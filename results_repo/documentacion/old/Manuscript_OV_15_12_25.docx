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1C0DF" w14:textId="7085BC15" w:rsidR="00C82F5B" w:rsidRPr="00790CF3" w:rsidRDefault="00971994" w:rsidP="00790CF3">
      <w:pPr>
        <w:pStyle w:val="Ttulo1"/>
        <w:jc w:val="center"/>
        <w:rPr>
          <w:rFonts w:ascii="Times New Roman" w:hAnsi="Times New Roman" w:cs="Times New Roman"/>
          <w:color w:val="auto"/>
          <w:sz w:val="20"/>
          <w:szCs w:val="20"/>
          <w:lang w:val="en-US"/>
        </w:rPr>
      </w:pPr>
      <w:r>
        <w:rPr>
          <w:rFonts w:ascii="Times New Roman" w:hAnsi="Times New Roman" w:cs="Times New Roman"/>
          <w:color w:val="auto"/>
          <w:sz w:val="20"/>
          <w:szCs w:val="20"/>
          <w:lang w:val="en-US"/>
        </w:rPr>
        <w:t xml:space="preserve"> </w:t>
      </w:r>
      <w:commentRangeStart w:id="0"/>
      <w:r w:rsidR="006909B6" w:rsidRPr="00790CF3">
        <w:rPr>
          <w:rFonts w:ascii="Times New Roman" w:hAnsi="Times New Roman" w:cs="Times New Roman"/>
          <w:color w:val="auto"/>
          <w:sz w:val="20"/>
          <w:szCs w:val="20"/>
          <w:lang w:val="en-US"/>
        </w:rPr>
        <w:t>Predicting Adolescent Victimization, Perpetration, and Their Overlap</w:t>
      </w:r>
      <w:commentRangeEnd w:id="0"/>
      <w:r w:rsidR="006909B6" w:rsidRPr="00790CF3">
        <w:rPr>
          <w:rStyle w:val="Refdecomentario"/>
          <w:rFonts w:ascii="Times New Roman" w:hAnsi="Times New Roman" w:cs="Times New Roman"/>
          <w:color w:val="auto"/>
          <w:sz w:val="20"/>
          <w:szCs w:val="20"/>
          <w:lang w:val="en-US"/>
        </w:rPr>
        <w:commentReference w:id="0"/>
      </w:r>
      <w:r w:rsidR="006909B6" w:rsidRPr="00790CF3">
        <w:rPr>
          <w:rFonts w:ascii="Times New Roman" w:hAnsi="Times New Roman" w:cs="Times New Roman"/>
          <w:color w:val="auto"/>
          <w:sz w:val="20"/>
          <w:szCs w:val="20"/>
          <w:lang w:val="en-US"/>
        </w:rPr>
        <w:t>: A Dual-Classifier Analysis Using Global Predictors from a Representative Violence Survey</w:t>
      </w:r>
      <w:commentRangeStart w:id="1"/>
      <w:commentRangeStart w:id="2"/>
      <w:commentRangeStart w:id="3"/>
      <w:commentRangeStart w:id="4"/>
      <w:r w:rsidR="0007126B" w:rsidRPr="00790CF3">
        <w:rPr>
          <w:rFonts w:ascii="Times New Roman" w:hAnsi="Times New Roman" w:cs="Times New Roman"/>
          <w:color w:val="auto"/>
          <w:sz w:val="20"/>
          <w:szCs w:val="20"/>
          <w:lang w:val="en-US"/>
        </w:rPr>
        <w:t xml:space="preserve"> </w:t>
      </w:r>
      <w:r w:rsidR="00FF792A" w:rsidRPr="00790CF3">
        <w:rPr>
          <w:rFonts w:ascii="Times New Roman" w:hAnsi="Times New Roman" w:cs="Times New Roman"/>
          <w:color w:val="auto"/>
          <w:sz w:val="20"/>
          <w:szCs w:val="20"/>
          <w:lang w:val="en-US"/>
        </w:rPr>
        <w:t xml:space="preserve">in </w:t>
      </w:r>
      <w:r w:rsidR="0007126B" w:rsidRPr="00790CF3">
        <w:rPr>
          <w:rFonts w:ascii="Times New Roman" w:hAnsi="Times New Roman" w:cs="Times New Roman"/>
          <w:color w:val="auto"/>
          <w:sz w:val="20"/>
          <w:szCs w:val="20"/>
          <w:lang w:val="en-US"/>
        </w:rPr>
        <w:t xml:space="preserve">Adolescents </w:t>
      </w:r>
      <w:commentRangeEnd w:id="1"/>
      <w:r w:rsidR="005A351B" w:rsidRPr="00790CF3">
        <w:rPr>
          <w:rStyle w:val="Refdecomentario"/>
          <w:rFonts w:ascii="Times New Roman" w:hAnsi="Times New Roman" w:cs="Times New Roman"/>
          <w:color w:val="auto"/>
          <w:sz w:val="20"/>
          <w:szCs w:val="20"/>
          <w:lang w:val="en-US"/>
        </w:rPr>
        <w:commentReference w:id="1"/>
      </w:r>
      <w:commentRangeEnd w:id="2"/>
      <w:r w:rsidR="00EF49AC" w:rsidRPr="00790CF3">
        <w:rPr>
          <w:rStyle w:val="Refdecomentario"/>
          <w:rFonts w:ascii="Times New Roman" w:hAnsi="Times New Roman" w:cs="Times New Roman"/>
          <w:color w:val="auto"/>
          <w:sz w:val="20"/>
          <w:szCs w:val="20"/>
          <w:lang w:val="en-US"/>
        </w:rPr>
        <w:commentReference w:id="2"/>
      </w:r>
      <w:commentRangeEnd w:id="3"/>
      <w:r w:rsidR="00EF49AC" w:rsidRPr="00790CF3">
        <w:rPr>
          <w:rStyle w:val="Refdecomentario"/>
          <w:rFonts w:ascii="Times New Roman" w:hAnsi="Times New Roman" w:cs="Times New Roman"/>
          <w:color w:val="auto"/>
          <w:sz w:val="20"/>
          <w:szCs w:val="20"/>
          <w:lang w:val="en-US"/>
        </w:rPr>
        <w:commentReference w:id="3"/>
      </w:r>
      <w:commentRangeEnd w:id="4"/>
      <w:r w:rsidR="007B3BD3">
        <w:rPr>
          <w:rStyle w:val="Refdecomentario"/>
          <w:rFonts w:ascii="Cambria" w:eastAsia="Cambria" w:hAnsi="Cambria" w:cs="Cambria"/>
          <w:b w:val="0"/>
          <w:color w:val="auto"/>
        </w:rPr>
        <w:commentReference w:id="4"/>
      </w:r>
    </w:p>
    <w:p w14:paraId="7DB74D1D" w14:textId="7DDFFBF6" w:rsidR="00C82F5B" w:rsidRPr="00376E6E" w:rsidRDefault="00C82F5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lang w:val="en-US"/>
        </w:rPr>
        <w:t>Noemí Pereda</w:t>
      </w:r>
      <w:r w:rsidRPr="00376E6E">
        <w:rPr>
          <w:rFonts w:ascii="Times New Roman" w:hAnsi="Times New Roman" w:cs="Times New Roman"/>
          <w:sz w:val="20"/>
          <w:szCs w:val="20"/>
          <w:vertAlign w:val="superscript"/>
          <w:lang w:val="en-US"/>
        </w:rPr>
        <w:t>1, 2</w:t>
      </w:r>
      <w:r w:rsidRPr="00376E6E">
        <w:rPr>
          <w:rFonts w:ascii="Times New Roman" w:hAnsi="Times New Roman" w:cs="Times New Roman"/>
          <w:sz w:val="20"/>
          <w:szCs w:val="20"/>
          <w:lang w:val="en-US"/>
        </w:rPr>
        <w:t>, xxxx</w:t>
      </w:r>
      <w:r w:rsidR="00457106" w:rsidRPr="00376E6E">
        <w:rPr>
          <w:rFonts w:ascii="Times New Roman" w:hAnsi="Times New Roman" w:cs="Times New Roman"/>
          <w:sz w:val="20"/>
          <w:szCs w:val="20"/>
          <w:vertAlign w:val="superscript"/>
          <w:lang w:val="en-US"/>
        </w:rPr>
        <w:t>3</w:t>
      </w:r>
      <w:r w:rsidRPr="00376E6E">
        <w:rPr>
          <w:rFonts w:ascii="Times New Roman" w:hAnsi="Times New Roman" w:cs="Times New Roman"/>
          <w:sz w:val="20"/>
          <w:szCs w:val="20"/>
          <w:lang w:val="en-US"/>
        </w:rPr>
        <w:t>, xxxxx</w:t>
      </w:r>
      <w:r w:rsidR="00457106" w:rsidRPr="00376E6E">
        <w:rPr>
          <w:rFonts w:ascii="Times New Roman" w:hAnsi="Times New Roman" w:cs="Times New Roman"/>
          <w:sz w:val="20"/>
          <w:szCs w:val="20"/>
          <w:vertAlign w:val="superscript"/>
          <w:lang w:val="en-US"/>
        </w:rPr>
        <w:t>4</w:t>
      </w:r>
      <w:r w:rsidR="00457106" w:rsidRPr="00376E6E">
        <w:rPr>
          <w:rFonts w:ascii="Times New Roman" w:hAnsi="Times New Roman" w:cs="Times New Roman"/>
          <w:sz w:val="20"/>
          <w:szCs w:val="20"/>
          <w:lang w:val="en-US"/>
        </w:rPr>
        <w:t>, xxxx</w:t>
      </w:r>
      <w:r w:rsidR="00457106" w:rsidRPr="00376E6E">
        <w:rPr>
          <w:rFonts w:ascii="Times New Roman" w:hAnsi="Times New Roman" w:cs="Times New Roman"/>
          <w:sz w:val="20"/>
          <w:szCs w:val="20"/>
          <w:vertAlign w:val="superscript"/>
          <w:lang w:val="en-US"/>
        </w:rPr>
        <w:t>5</w:t>
      </w:r>
    </w:p>
    <w:p w14:paraId="7C164CF0" w14:textId="61246291" w:rsidR="00C82F5B" w:rsidRPr="00376E6E" w:rsidRDefault="00C82F5B" w:rsidP="00016E22">
      <w:pPr>
        <w:spacing w:after="0" w:line="480" w:lineRule="auto"/>
        <w:jc w:val="center"/>
        <w:rPr>
          <w:rFonts w:ascii="Times New Roman" w:eastAsia="Times New Roman" w:hAnsi="Times New Roman" w:cs="Times New Roman"/>
          <w:sz w:val="20"/>
          <w:szCs w:val="20"/>
          <w:shd w:val="clear" w:color="auto" w:fill="FFFFFF"/>
          <w:lang w:val="en-US"/>
        </w:rPr>
      </w:pPr>
      <w:r w:rsidRPr="00376E6E">
        <w:rPr>
          <w:rFonts w:ascii="Times New Roman" w:eastAsia="Times New Roman" w:hAnsi="Times New Roman" w:cs="Times New Roman"/>
          <w:sz w:val="20"/>
          <w:szCs w:val="20"/>
          <w:shd w:val="clear" w:color="auto" w:fill="FFFFFF"/>
          <w:vertAlign w:val="superscript"/>
          <w:lang w:val="en-US"/>
        </w:rPr>
        <w:t>1</w:t>
      </w:r>
      <w:r w:rsidRPr="00376E6E">
        <w:rPr>
          <w:rFonts w:ascii="Times New Roman" w:eastAsia="Times New Roman" w:hAnsi="Times New Roman" w:cs="Times New Roman"/>
          <w:sz w:val="20"/>
          <w:szCs w:val="20"/>
          <w:shd w:val="clear" w:color="auto" w:fill="FFFFFF"/>
          <w:lang w:val="en-US"/>
        </w:rPr>
        <w:t xml:space="preserve"> Research Group on Child and Adolescent Victimization (GReVIA), </w:t>
      </w:r>
      <w:r w:rsidR="00CB1ED6">
        <w:rPr>
          <w:rFonts w:ascii="Times New Roman" w:eastAsia="Times New Roman" w:hAnsi="Times New Roman" w:cs="Times New Roman"/>
          <w:sz w:val="20"/>
          <w:szCs w:val="20"/>
          <w:shd w:val="clear" w:color="auto" w:fill="FFFFFF"/>
          <w:lang w:val="en-US"/>
        </w:rPr>
        <w:t>University of</w:t>
      </w:r>
      <w:r w:rsidRPr="00376E6E">
        <w:rPr>
          <w:rFonts w:ascii="Times New Roman" w:eastAsia="Times New Roman" w:hAnsi="Times New Roman" w:cs="Times New Roman"/>
          <w:sz w:val="20"/>
          <w:szCs w:val="20"/>
          <w:shd w:val="clear" w:color="auto" w:fill="FFFFFF"/>
          <w:lang w:val="en-US"/>
        </w:rPr>
        <w:t xml:space="preserve"> Barcelona, Spain</w:t>
      </w:r>
    </w:p>
    <w:p w14:paraId="7E9299AE" w14:textId="61C76755" w:rsidR="00C82F5B" w:rsidRPr="00376E6E" w:rsidRDefault="00C82F5B" w:rsidP="00016E22">
      <w:pPr>
        <w:spacing w:after="0" w:line="480" w:lineRule="auto"/>
        <w:jc w:val="center"/>
        <w:rPr>
          <w:rFonts w:ascii="Times New Roman" w:eastAsia="Times New Roman" w:hAnsi="Times New Roman" w:cs="Times New Roman"/>
          <w:sz w:val="20"/>
          <w:szCs w:val="20"/>
          <w:shd w:val="clear" w:color="auto" w:fill="FFFFFF"/>
          <w:lang w:val="en-US"/>
        </w:rPr>
      </w:pPr>
      <w:r w:rsidRPr="00376E6E">
        <w:rPr>
          <w:rFonts w:ascii="Times New Roman" w:eastAsia="Times New Roman" w:hAnsi="Times New Roman" w:cs="Times New Roman"/>
          <w:sz w:val="20"/>
          <w:szCs w:val="20"/>
          <w:shd w:val="clear" w:color="auto" w:fill="FFFFFF"/>
          <w:vertAlign w:val="superscript"/>
          <w:lang w:val="en-US"/>
        </w:rPr>
        <w:t>2</w:t>
      </w:r>
      <w:r w:rsidRPr="00376E6E">
        <w:rPr>
          <w:rFonts w:ascii="Times New Roman" w:eastAsia="Times New Roman" w:hAnsi="Times New Roman" w:cs="Times New Roman"/>
          <w:sz w:val="20"/>
          <w:szCs w:val="20"/>
          <w:shd w:val="clear" w:color="auto" w:fill="FFFFFF"/>
          <w:lang w:val="en-US"/>
        </w:rPr>
        <w:t xml:space="preserve"> Institute of Neurosciences (UBNeuro), </w:t>
      </w:r>
      <w:r w:rsidR="00CB1ED6">
        <w:rPr>
          <w:rFonts w:ascii="Times New Roman" w:eastAsia="Times New Roman" w:hAnsi="Times New Roman" w:cs="Times New Roman"/>
          <w:sz w:val="20"/>
          <w:szCs w:val="20"/>
          <w:shd w:val="clear" w:color="auto" w:fill="FFFFFF"/>
          <w:lang w:val="en-US"/>
        </w:rPr>
        <w:t xml:space="preserve">University of </w:t>
      </w:r>
      <w:r w:rsidRPr="00376E6E">
        <w:rPr>
          <w:rFonts w:ascii="Times New Roman" w:eastAsia="Times New Roman" w:hAnsi="Times New Roman" w:cs="Times New Roman"/>
          <w:sz w:val="20"/>
          <w:szCs w:val="20"/>
          <w:shd w:val="clear" w:color="auto" w:fill="FFFFFF"/>
          <w:lang w:val="en-US"/>
        </w:rPr>
        <w:t>Barcelona, Spain</w:t>
      </w:r>
    </w:p>
    <w:p w14:paraId="591EAA36" w14:textId="32A8A926" w:rsidR="00C82F5B" w:rsidRPr="00376E6E" w:rsidRDefault="00C82F5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3</w:t>
      </w:r>
      <w:r w:rsidRPr="00376E6E">
        <w:rPr>
          <w:rFonts w:ascii="Times New Roman" w:hAnsi="Times New Roman" w:cs="Times New Roman"/>
          <w:sz w:val="20"/>
          <w:szCs w:val="20"/>
          <w:lang w:val="en-US"/>
        </w:rPr>
        <w:t xml:space="preserve"> </w:t>
      </w:r>
      <w:r w:rsidR="00457106" w:rsidRPr="00376E6E">
        <w:rPr>
          <w:rFonts w:ascii="Times New Roman" w:hAnsi="Times New Roman" w:cs="Times New Roman"/>
          <w:sz w:val="20"/>
          <w:szCs w:val="20"/>
          <w:lang w:val="en-US"/>
        </w:rPr>
        <w:t>CCCCC</w:t>
      </w:r>
    </w:p>
    <w:p w14:paraId="31FE3BF1" w14:textId="194ECC70" w:rsidR="005A351B" w:rsidRPr="00376E6E" w:rsidRDefault="005A351B"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 xml:space="preserve">4 </w:t>
      </w:r>
      <w:r w:rsidRPr="00376E6E">
        <w:rPr>
          <w:rFonts w:ascii="Times New Roman" w:hAnsi="Times New Roman" w:cs="Times New Roman"/>
          <w:sz w:val="20"/>
          <w:szCs w:val="20"/>
          <w:lang w:val="en-US"/>
        </w:rPr>
        <w:t>CCCCCC</w:t>
      </w:r>
    </w:p>
    <w:p w14:paraId="616849D3" w14:textId="118AF494" w:rsidR="00457106" w:rsidRPr="00376E6E" w:rsidRDefault="00457106" w:rsidP="00016E22">
      <w:pPr>
        <w:spacing w:after="0" w:line="480" w:lineRule="auto"/>
        <w:jc w:val="center"/>
        <w:rPr>
          <w:rFonts w:ascii="Times New Roman" w:hAnsi="Times New Roman" w:cs="Times New Roman"/>
          <w:sz w:val="20"/>
          <w:szCs w:val="20"/>
          <w:lang w:val="en-US"/>
        </w:rPr>
      </w:pPr>
      <w:r w:rsidRPr="00376E6E">
        <w:rPr>
          <w:rFonts w:ascii="Times New Roman" w:hAnsi="Times New Roman" w:cs="Times New Roman"/>
          <w:sz w:val="20"/>
          <w:szCs w:val="20"/>
          <w:vertAlign w:val="superscript"/>
          <w:lang w:val="en-US"/>
        </w:rPr>
        <w:t xml:space="preserve">5 </w:t>
      </w:r>
      <w:r w:rsidRPr="00376E6E">
        <w:rPr>
          <w:rFonts w:ascii="Times New Roman" w:hAnsi="Times New Roman" w:cs="Times New Roman"/>
          <w:sz w:val="20"/>
          <w:szCs w:val="20"/>
          <w:lang w:val="en-US"/>
        </w:rPr>
        <w:t>CCCCC</w:t>
      </w:r>
    </w:p>
    <w:p w14:paraId="0874B928" w14:textId="77777777" w:rsidR="00C82F5B" w:rsidRPr="00376E6E" w:rsidRDefault="00C82F5B" w:rsidP="00016E22">
      <w:pPr>
        <w:spacing w:after="0" w:line="480" w:lineRule="auto"/>
        <w:jc w:val="center"/>
        <w:rPr>
          <w:rFonts w:ascii="Times New Roman" w:hAnsi="Times New Roman" w:cs="Times New Roman"/>
          <w:sz w:val="20"/>
          <w:szCs w:val="20"/>
          <w:lang w:val="en-US"/>
        </w:rPr>
      </w:pPr>
    </w:p>
    <w:p w14:paraId="00EFD75A" w14:textId="77777777" w:rsidR="00C82F5B" w:rsidRPr="00790CF3" w:rsidRDefault="00C82F5B">
      <w:pPr>
        <w:pStyle w:val="Ttulo1"/>
        <w:ind w:left="720" w:hanging="720"/>
        <w:jc w:val="center"/>
        <w:rPr>
          <w:rFonts w:ascii="Times New Roman" w:hAnsi="Times New Roman" w:cs="Times New Roman"/>
          <w:color w:val="auto"/>
          <w:sz w:val="20"/>
          <w:szCs w:val="20"/>
          <w:lang w:val="en-US"/>
        </w:rPr>
        <w:pPrChange w:id="5" w:author="Oriol" w:date="2025-10-15T15:13:00Z">
          <w:pPr>
            <w:pStyle w:val="Ttulo1"/>
            <w:jc w:val="center"/>
          </w:pPr>
        </w:pPrChange>
      </w:pPr>
      <w:r w:rsidRPr="00790CF3">
        <w:rPr>
          <w:rFonts w:ascii="Times New Roman" w:hAnsi="Times New Roman" w:cs="Times New Roman"/>
          <w:color w:val="auto"/>
          <w:sz w:val="20"/>
          <w:szCs w:val="20"/>
          <w:lang w:val="en-US"/>
        </w:rPr>
        <w:t>Author note</w:t>
      </w:r>
    </w:p>
    <w:p w14:paraId="0C25446E" w14:textId="77777777" w:rsidR="00C82F5B" w:rsidRPr="00376E6E" w:rsidRDefault="00C82F5B" w:rsidP="00016E22">
      <w:pPr>
        <w:spacing w:after="0" w:line="480" w:lineRule="auto"/>
        <w:ind w:firstLine="720"/>
        <w:rPr>
          <w:rStyle w:val="Hipervnculo"/>
          <w:rFonts w:ascii="Times New Roman" w:eastAsia="Times New Roman" w:hAnsi="Times New Roman" w:cs="Times New Roman"/>
          <w:color w:val="000000" w:themeColor="text1"/>
          <w:sz w:val="20"/>
          <w:szCs w:val="20"/>
          <w:lang w:val="en-US"/>
        </w:rPr>
      </w:pPr>
      <w:r w:rsidRPr="00376E6E">
        <w:rPr>
          <w:rFonts w:ascii="Times New Roman" w:eastAsia="Times New Roman" w:hAnsi="Times New Roman" w:cs="Times New Roman"/>
          <w:color w:val="000000" w:themeColor="text1"/>
          <w:sz w:val="20"/>
          <w:szCs w:val="20"/>
          <w:lang w:val="en-US"/>
        </w:rPr>
        <w:t xml:space="preserve">Noemí Pereda, </w:t>
      </w:r>
      <w:hyperlink r:id="rId11" w:history="1">
        <w:r w:rsidRPr="00376E6E">
          <w:rPr>
            <w:rStyle w:val="Hipervnculo"/>
            <w:rFonts w:ascii="Times New Roman" w:eastAsia="Times New Roman" w:hAnsi="Times New Roman" w:cs="Times New Roman"/>
            <w:color w:val="000000" w:themeColor="text1"/>
            <w:sz w:val="20"/>
            <w:szCs w:val="20"/>
            <w:lang w:val="en-US"/>
          </w:rPr>
          <w:t>https://orcid.org/0000-0001-5329-9323</w:t>
        </w:r>
      </w:hyperlink>
    </w:p>
    <w:p w14:paraId="13CB1D5D" w14:textId="77777777" w:rsidR="00C82F5B" w:rsidRPr="00376E6E" w:rsidRDefault="00C82F5B" w:rsidP="00016E22">
      <w:pPr>
        <w:spacing w:after="0" w:line="480" w:lineRule="auto"/>
        <w:ind w:firstLine="720"/>
        <w:rPr>
          <w:rFonts w:ascii="Times New Roman" w:eastAsia="Times New Roman" w:hAnsi="Times New Roman" w:cs="Times New Roman"/>
          <w:sz w:val="20"/>
          <w:szCs w:val="20"/>
          <w:lang w:val="en-US"/>
        </w:rPr>
      </w:pPr>
      <w:r w:rsidRPr="00376E6E">
        <w:rPr>
          <w:rFonts w:ascii="Times New Roman" w:eastAsia="Times New Roman" w:hAnsi="Times New Roman" w:cs="Times New Roman"/>
          <w:sz w:val="20"/>
          <w:szCs w:val="20"/>
          <w:lang w:val="en-US"/>
        </w:rPr>
        <w:t>Correspondence concerning this article should be addressed to Noemí Pereda, Faculty of Psychology, University of Barcelona, Passeig Vall d’Hebron, 171, 08035 Barcelona, Spain. Email: npereda@ub.edu</w:t>
      </w:r>
    </w:p>
    <w:p w14:paraId="723228A0"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Author contributions statement</w:t>
      </w:r>
    </w:p>
    <w:p w14:paraId="094D6E4A" w14:textId="663653D1" w:rsidR="00C82F5B" w:rsidRPr="00790CF3" w:rsidRDefault="00C82F5B"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All authors contributed to the study conception and design. Material preparation and data collection were supervised by </w:t>
      </w:r>
      <w:r w:rsidR="0047420A" w:rsidRPr="00790CF3">
        <w:rPr>
          <w:rFonts w:ascii="Times New Roman" w:hAnsi="Times New Roman" w:cs="Times New Roman"/>
          <w:sz w:val="20"/>
          <w:szCs w:val="20"/>
          <w:lang w:val="en-US"/>
        </w:rPr>
        <w:t>NP</w:t>
      </w:r>
      <w:r w:rsidRPr="00790CF3">
        <w:rPr>
          <w:rFonts w:ascii="Times New Roman" w:hAnsi="Times New Roman" w:cs="Times New Roman"/>
          <w:sz w:val="20"/>
          <w:szCs w:val="20"/>
          <w:lang w:val="en-US"/>
        </w:rPr>
        <w:t xml:space="preserve"> and </w:t>
      </w:r>
      <w:r w:rsidR="0047420A" w:rsidRPr="00790CF3">
        <w:rPr>
          <w:rFonts w:ascii="Times New Roman" w:hAnsi="Times New Roman" w:cs="Times New Roman"/>
          <w:sz w:val="20"/>
          <w:szCs w:val="20"/>
          <w:lang w:val="en-US"/>
        </w:rPr>
        <w:t>MB</w:t>
      </w:r>
      <w:r w:rsidRPr="00790CF3">
        <w:rPr>
          <w:rFonts w:ascii="Times New Roman" w:hAnsi="Times New Roman" w:cs="Times New Roman"/>
          <w:sz w:val="20"/>
          <w:szCs w:val="20"/>
          <w:lang w:val="en-US"/>
        </w:rPr>
        <w:t xml:space="preserve">. Formal analyses were performed by </w:t>
      </w:r>
      <w:r w:rsidR="0047420A" w:rsidRPr="00790CF3">
        <w:rPr>
          <w:rFonts w:ascii="Times New Roman" w:hAnsi="Times New Roman" w:cs="Times New Roman"/>
          <w:sz w:val="20"/>
          <w:szCs w:val="20"/>
          <w:lang w:val="en-US"/>
        </w:rPr>
        <w:t>OP</w:t>
      </w:r>
      <w:r w:rsidR="00E41C87" w:rsidRPr="00790CF3">
        <w:rPr>
          <w:rFonts w:ascii="Times New Roman" w:hAnsi="Times New Roman" w:cs="Times New Roman"/>
          <w:sz w:val="20"/>
          <w:szCs w:val="20"/>
          <w:lang w:val="en-US"/>
        </w:rPr>
        <w:t xml:space="preserve"> and I</w:t>
      </w:r>
      <w:r w:rsidR="00DB1319" w:rsidRPr="00790CF3">
        <w:rPr>
          <w:rFonts w:ascii="Times New Roman" w:hAnsi="Times New Roman" w:cs="Times New Roman"/>
          <w:sz w:val="20"/>
          <w:szCs w:val="20"/>
          <w:lang w:val="en-US"/>
        </w:rPr>
        <w:t>G</w:t>
      </w:r>
      <w:r w:rsidRPr="00790CF3">
        <w:rPr>
          <w:rFonts w:ascii="Times New Roman" w:hAnsi="Times New Roman" w:cs="Times New Roman"/>
          <w:sz w:val="20"/>
          <w:szCs w:val="20"/>
          <w:lang w:val="en-US"/>
        </w:rPr>
        <w:t xml:space="preserve">. The original draft was written by </w:t>
      </w:r>
      <w:r w:rsidR="0047420A" w:rsidRPr="00790CF3">
        <w:rPr>
          <w:rFonts w:ascii="Times New Roman" w:hAnsi="Times New Roman" w:cs="Times New Roman"/>
          <w:sz w:val="20"/>
          <w:szCs w:val="20"/>
          <w:lang w:val="en-US"/>
        </w:rPr>
        <w:t>OP</w:t>
      </w:r>
      <w:r w:rsidR="00DB1319" w:rsidRPr="00790CF3">
        <w:rPr>
          <w:rFonts w:ascii="Times New Roman" w:hAnsi="Times New Roman" w:cs="Times New Roman"/>
          <w:sz w:val="20"/>
          <w:szCs w:val="20"/>
          <w:lang w:val="en-US"/>
        </w:rPr>
        <w:t xml:space="preserve"> and IG</w:t>
      </w:r>
      <w:r w:rsidRPr="00790CF3">
        <w:rPr>
          <w:rFonts w:ascii="Times New Roman" w:hAnsi="Times New Roman" w:cs="Times New Roman"/>
          <w:sz w:val="20"/>
          <w:szCs w:val="20"/>
          <w:lang w:val="en-US"/>
        </w:rPr>
        <w:t>. All authors discussed the results and commented on the manuscript. The review and final manuscript were written by NP</w:t>
      </w:r>
      <w:r w:rsidR="0047420A" w:rsidRPr="00790CF3">
        <w:rPr>
          <w:rFonts w:ascii="Times New Roman" w:hAnsi="Times New Roman" w:cs="Times New Roman"/>
          <w:sz w:val="20"/>
          <w:szCs w:val="20"/>
          <w:lang w:val="en-US"/>
        </w:rPr>
        <w:t xml:space="preserve"> and MB</w:t>
      </w:r>
      <w:r w:rsidRPr="00790CF3">
        <w:rPr>
          <w:rFonts w:ascii="Times New Roman" w:hAnsi="Times New Roman" w:cs="Times New Roman"/>
          <w:sz w:val="20"/>
          <w:szCs w:val="20"/>
          <w:lang w:val="en-US"/>
        </w:rPr>
        <w:t xml:space="preserve">. </w:t>
      </w:r>
    </w:p>
    <w:p w14:paraId="7A8CB4D1"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Ethical considerations</w:t>
      </w:r>
    </w:p>
    <w:p w14:paraId="0301AF04" w14:textId="6A7F7AFE" w:rsidR="00C82F5B" w:rsidRDefault="00C82F5B" w:rsidP="00790CF3">
      <w:pPr>
        <w:spacing w:line="480" w:lineRule="auto"/>
        <w:ind w:firstLine="720"/>
        <w:rPr>
          <w:ins w:id="6" w:author="Oriol" w:date="2025-10-15T15:17:00Z"/>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The study adhered to the ethical principles outlined in the Helsinki Declaration on research involving human subjects (World Medical Association, 2013). Ethical approval for the research was obtained from the </w:t>
      </w:r>
      <w:r w:rsidR="00E87A77" w:rsidRPr="00790CF3">
        <w:rPr>
          <w:rFonts w:ascii="Times New Roman" w:hAnsi="Times New Roman" w:cs="Times New Roman"/>
          <w:sz w:val="20"/>
          <w:szCs w:val="20"/>
          <w:lang w:val="en-US"/>
        </w:rPr>
        <w:t>ethics committee</w:t>
      </w:r>
      <w:r w:rsidRPr="00790CF3">
        <w:rPr>
          <w:rFonts w:ascii="Times New Roman" w:hAnsi="Times New Roman" w:cs="Times New Roman"/>
          <w:sz w:val="20"/>
          <w:szCs w:val="20"/>
          <w:lang w:val="en-US"/>
        </w:rPr>
        <w:t xml:space="preserve"> of the </w:t>
      </w:r>
      <w:r w:rsidR="002D4EA4" w:rsidRPr="00790CF3">
        <w:rPr>
          <w:rFonts w:ascii="Times New Roman" w:hAnsi="Times New Roman" w:cs="Times New Roman"/>
          <w:sz w:val="20"/>
          <w:szCs w:val="20"/>
          <w:lang w:val="en-US"/>
        </w:rPr>
        <w:t>University of Barcelona (IRB00003099)</w:t>
      </w:r>
      <w:r w:rsidRPr="00790CF3">
        <w:rPr>
          <w:rFonts w:ascii="Times New Roman" w:hAnsi="Times New Roman" w:cs="Times New Roman"/>
          <w:sz w:val="20"/>
          <w:szCs w:val="20"/>
          <w:lang w:val="en-US"/>
        </w:rPr>
        <w:t>.</w:t>
      </w:r>
    </w:p>
    <w:p w14:paraId="379E5E48" w14:textId="5193BB3C" w:rsidR="0023390D" w:rsidRDefault="0023390D" w:rsidP="00790CF3">
      <w:pPr>
        <w:spacing w:line="480" w:lineRule="auto"/>
        <w:ind w:firstLine="720"/>
        <w:rPr>
          <w:ins w:id="7" w:author="Oriol" w:date="2025-10-15T15:17:00Z"/>
          <w:rFonts w:ascii="Times New Roman" w:hAnsi="Times New Roman" w:cs="Times New Roman"/>
          <w:sz w:val="20"/>
          <w:szCs w:val="20"/>
          <w:lang w:val="en-US"/>
        </w:rPr>
      </w:pPr>
    </w:p>
    <w:p w14:paraId="2B82C6CA" w14:textId="5310ECA1" w:rsidR="0023390D" w:rsidRDefault="0023390D" w:rsidP="00790CF3">
      <w:pPr>
        <w:spacing w:line="480" w:lineRule="auto"/>
        <w:ind w:firstLine="720"/>
        <w:rPr>
          <w:ins w:id="8" w:author="Oriol" w:date="2025-10-15T15:17:00Z"/>
          <w:rFonts w:ascii="Times New Roman" w:hAnsi="Times New Roman" w:cs="Times New Roman"/>
          <w:sz w:val="20"/>
          <w:szCs w:val="20"/>
          <w:lang w:val="en-US"/>
        </w:rPr>
      </w:pPr>
    </w:p>
    <w:p w14:paraId="4B52ADA3" w14:textId="77777777" w:rsidR="0023390D" w:rsidRPr="00790CF3" w:rsidRDefault="0023390D" w:rsidP="00790CF3">
      <w:pPr>
        <w:spacing w:line="480" w:lineRule="auto"/>
        <w:ind w:firstLine="720"/>
        <w:rPr>
          <w:rFonts w:ascii="Times New Roman" w:hAnsi="Times New Roman" w:cs="Times New Roman"/>
          <w:sz w:val="20"/>
          <w:szCs w:val="20"/>
          <w:lang w:val="en-US"/>
        </w:rPr>
      </w:pPr>
    </w:p>
    <w:p w14:paraId="72A3CDF1"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lastRenderedPageBreak/>
        <w:t>Consent to participate</w:t>
      </w:r>
    </w:p>
    <w:p w14:paraId="11209E2D" w14:textId="1F480489" w:rsidR="00C82F5B" w:rsidRPr="00790CF3" w:rsidRDefault="00486734" w:rsidP="00790CF3">
      <w:pPr>
        <w:spacing w:line="480" w:lineRule="auto"/>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All participants provided written informed consent prior to participation. Because all participants were 14 years or older, according to Spanish law, parental consent was not required for participation in this anonymous school survey. </w:t>
      </w:r>
      <w:r w:rsidR="00C82F5B" w:rsidRPr="00790CF3">
        <w:rPr>
          <w:rFonts w:ascii="Times New Roman" w:hAnsi="Times New Roman" w:cs="Times New Roman"/>
          <w:sz w:val="20"/>
          <w:szCs w:val="20"/>
          <w:lang w:val="en-US"/>
        </w:rPr>
        <w:t xml:space="preserve">No financial assistance or compensation was provided to participants. </w:t>
      </w:r>
    </w:p>
    <w:p w14:paraId="05578BFE"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Declaration of conflicting interest</w:t>
      </w:r>
    </w:p>
    <w:p w14:paraId="0AA230D8" w14:textId="77777777" w:rsidR="00C82F5B" w:rsidRPr="00790CF3" w:rsidRDefault="00C82F5B"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The authors declared no potential conflicts of interest with respect to the research, authorship, and/or publication of the article.</w:t>
      </w:r>
    </w:p>
    <w:p w14:paraId="0B389056" w14:textId="77777777"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Funding statement</w:t>
      </w:r>
    </w:p>
    <w:p w14:paraId="503A9E14" w14:textId="73CF3570" w:rsidR="002957C4" w:rsidRPr="00790CF3" w:rsidRDefault="002957C4"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This work was supported by the Social Observatory of the “la Caixa” Foundation (grant LCF/PR/SR21/52560016) and by the ICREA-Academia 2023 programme of the Catalan Institution for Research and Advanced Studies (ICREA).</w:t>
      </w:r>
    </w:p>
    <w:p w14:paraId="3F7FA8E4" w14:textId="688BA4B5" w:rsidR="00C82F5B" w:rsidRPr="00376E6E" w:rsidRDefault="00C82F5B" w:rsidP="00016E22">
      <w:pPr>
        <w:spacing w:after="0" w:line="480" w:lineRule="auto"/>
        <w:contextualSpacing/>
        <w:jc w:val="center"/>
        <w:outlineLvl w:val="0"/>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t>Data availability statement</w:t>
      </w:r>
    </w:p>
    <w:p w14:paraId="1F7EFC43" w14:textId="319C9196" w:rsidR="00C82F5B" w:rsidRPr="00790CF3" w:rsidRDefault="00745010" w:rsidP="00790CF3">
      <w:pPr>
        <w:spacing w:line="480" w:lineRule="auto"/>
        <w:ind w:firstLine="720"/>
        <w:rPr>
          <w:rFonts w:ascii="Times New Roman" w:hAnsi="Times New Roman" w:cs="Times New Roman"/>
          <w:sz w:val="20"/>
          <w:szCs w:val="20"/>
          <w:lang w:val="en-US"/>
        </w:rPr>
      </w:pPr>
      <w:r w:rsidRPr="00790CF3">
        <w:rPr>
          <w:rFonts w:ascii="Times New Roman" w:hAnsi="Times New Roman" w:cs="Times New Roman"/>
          <w:sz w:val="20"/>
          <w:szCs w:val="20"/>
          <w:lang w:val="en-US"/>
        </w:rPr>
        <w:t xml:space="preserve">The data that support the findings of the study are available in the OSF repository, but restrictions apply to the availability of the data, which were used under license for the study, and so are not publicly available until 2026. Data </w:t>
      </w:r>
      <w:del w:id="9" w:author="Ignasi" w:date="2025-10-16T11:38:00Z">
        <w:r w:rsidRPr="00790CF3" w:rsidDel="00A606C8">
          <w:rPr>
            <w:rFonts w:ascii="Times New Roman" w:hAnsi="Times New Roman" w:cs="Times New Roman"/>
            <w:sz w:val="20"/>
            <w:szCs w:val="20"/>
            <w:lang w:val="en-US"/>
          </w:rPr>
          <w:delText>are</w:delText>
        </w:r>
      </w:del>
      <w:ins w:id="10" w:author="Ignasi" w:date="2025-10-16T11:38:00Z">
        <w:r w:rsidR="00A606C8">
          <w:rPr>
            <w:rFonts w:ascii="Times New Roman" w:hAnsi="Times New Roman" w:cs="Times New Roman"/>
            <w:sz w:val="20"/>
            <w:szCs w:val="20"/>
            <w:lang w:val="en-US"/>
          </w:rPr>
          <w:t>is</w:t>
        </w:r>
      </w:ins>
      <w:r w:rsidRPr="00790CF3">
        <w:rPr>
          <w:rFonts w:ascii="Times New Roman" w:hAnsi="Times New Roman" w:cs="Times New Roman"/>
          <w:sz w:val="20"/>
          <w:szCs w:val="20"/>
          <w:lang w:val="en-US"/>
        </w:rPr>
        <w:t>, however, available from the authors upon reasonable request.</w:t>
      </w:r>
    </w:p>
    <w:p w14:paraId="72DABAC4" w14:textId="42E6E37B" w:rsidR="0007126B" w:rsidRPr="00376E6E" w:rsidRDefault="0007126B" w:rsidP="00016E22">
      <w:pPr>
        <w:spacing w:after="0" w:line="480" w:lineRule="auto"/>
        <w:jc w:val="center"/>
        <w:rPr>
          <w:rFonts w:ascii="Times New Roman" w:eastAsia="Calibri" w:hAnsi="Times New Roman" w:cs="Times New Roman"/>
          <w:b/>
          <w:bCs/>
          <w:sz w:val="20"/>
          <w:szCs w:val="20"/>
          <w:lang w:val="en-US"/>
        </w:rPr>
      </w:pPr>
      <w:r w:rsidRPr="00376E6E">
        <w:rPr>
          <w:rFonts w:ascii="Times New Roman" w:hAnsi="Times New Roman" w:cs="Times New Roman"/>
          <w:b/>
          <w:bCs/>
          <w:sz w:val="20"/>
          <w:szCs w:val="20"/>
          <w:lang w:val="en-US"/>
        </w:rPr>
        <w:br w:type="page"/>
      </w:r>
    </w:p>
    <w:p w14:paraId="6A5E22F8" w14:textId="6A27F27D" w:rsidR="0007126B" w:rsidRPr="00790CF3" w:rsidRDefault="0034056F" w:rsidP="00790CF3">
      <w:pPr>
        <w:pStyle w:val="Ttulo1"/>
        <w:jc w:val="center"/>
        <w:rPr>
          <w:rFonts w:ascii="Times New Roman" w:hAnsi="Times New Roman" w:cs="Times New Roman"/>
          <w:color w:val="auto"/>
          <w:sz w:val="20"/>
          <w:szCs w:val="20"/>
          <w:lang w:val="en-US"/>
        </w:rPr>
      </w:pPr>
      <w:commentRangeStart w:id="11"/>
      <w:commentRangeStart w:id="12"/>
      <w:r w:rsidRPr="00790CF3">
        <w:rPr>
          <w:rFonts w:ascii="Times New Roman" w:hAnsi="Times New Roman" w:cs="Times New Roman"/>
          <w:color w:val="auto"/>
          <w:sz w:val="20"/>
          <w:szCs w:val="20"/>
          <w:lang w:val="en-US"/>
        </w:rPr>
        <w:lastRenderedPageBreak/>
        <w:t>Abstract</w:t>
      </w:r>
      <w:commentRangeEnd w:id="11"/>
      <w:r w:rsidR="005A351B" w:rsidRPr="00790CF3">
        <w:rPr>
          <w:rStyle w:val="Refdecomentario"/>
          <w:rFonts w:ascii="Times New Roman" w:eastAsia="Cambria" w:hAnsi="Times New Roman" w:cs="Times New Roman"/>
          <w:color w:val="auto"/>
          <w:sz w:val="20"/>
          <w:szCs w:val="20"/>
          <w:lang w:val="en-US"/>
        </w:rPr>
        <w:commentReference w:id="11"/>
      </w:r>
      <w:commentRangeEnd w:id="12"/>
      <w:r w:rsidR="00406A5A">
        <w:rPr>
          <w:rStyle w:val="Refdecomentario"/>
          <w:rFonts w:ascii="Cambria" w:eastAsia="Cambria" w:hAnsi="Cambria" w:cs="Cambria"/>
          <w:b w:val="0"/>
          <w:color w:val="auto"/>
        </w:rPr>
        <w:commentReference w:id="12"/>
      </w:r>
    </w:p>
    <w:p w14:paraId="19DF6608" w14:textId="55228C98" w:rsidR="00627B2D" w:rsidRDefault="00C82F5B" w:rsidP="00971994">
      <w:pPr>
        <w:spacing w:after="0" w:line="480" w:lineRule="auto"/>
        <w:ind w:firstLine="720"/>
        <w:rPr>
          <w:rFonts w:ascii="Times New Roman" w:hAnsi="Times New Roman" w:cs="Times New Roman"/>
          <w:sz w:val="20"/>
          <w:szCs w:val="20"/>
          <w:lang w:val="en-US"/>
        </w:rPr>
      </w:pPr>
      <w:commentRangeStart w:id="13"/>
      <w:r w:rsidRPr="00376E6E">
        <w:rPr>
          <w:rFonts w:ascii="Times New Roman" w:hAnsi="Times New Roman" w:cs="Times New Roman"/>
          <w:b/>
          <w:bCs/>
          <w:sz w:val="20"/>
          <w:szCs w:val="20"/>
          <w:lang w:val="en-US"/>
        </w:rPr>
        <w:t>Objective</w:t>
      </w:r>
      <w:r w:rsidR="00627B2D" w:rsidRPr="00376E6E">
        <w:rPr>
          <w:rFonts w:ascii="Times New Roman" w:hAnsi="Times New Roman" w:cs="Times New Roman"/>
          <w:b/>
          <w:bCs/>
          <w:sz w:val="20"/>
          <w:szCs w:val="20"/>
          <w:lang w:val="en-US"/>
        </w:rPr>
        <w:t>s</w:t>
      </w:r>
      <w:r w:rsidRPr="00376E6E">
        <w:rPr>
          <w:rFonts w:ascii="Times New Roman" w:hAnsi="Times New Roman" w:cs="Times New Roman"/>
          <w:b/>
          <w:bCs/>
          <w:sz w:val="20"/>
          <w:szCs w:val="20"/>
          <w:lang w:val="en-US"/>
        </w:rPr>
        <w:t>:</w:t>
      </w:r>
      <w:r w:rsidRPr="00376E6E">
        <w:rPr>
          <w:rFonts w:ascii="Times New Roman" w:hAnsi="Times New Roman" w:cs="Times New Roman"/>
          <w:sz w:val="20"/>
          <w:szCs w:val="20"/>
          <w:lang w:val="en-US"/>
        </w:rPr>
        <w:t xml:space="preserve"> </w:t>
      </w:r>
      <w:commentRangeStart w:id="14"/>
      <w:commentRangeStart w:id="15"/>
      <w:r w:rsidRPr="00376E6E">
        <w:rPr>
          <w:rFonts w:ascii="Times New Roman" w:hAnsi="Times New Roman" w:cs="Times New Roman"/>
          <w:sz w:val="20"/>
          <w:szCs w:val="20"/>
          <w:lang w:val="en-US"/>
        </w:rPr>
        <w:t xml:space="preserve">This study examines the overlap between adolescent </w:t>
      </w:r>
      <w:r w:rsidR="000D2CC3" w:rsidRPr="00376E6E">
        <w:rPr>
          <w:rFonts w:ascii="Times New Roman" w:hAnsi="Times New Roman" w:cs="Times New Roman"/>
          <w:sz w:val="20"/>
          <w:szCs w:val="20"/>
          <w:lang w:val="en-US"/>
        </w:rPr>
        <w:t>victimization</w:t>
      </w:r>
      <w:r w:rsidRPr="00376E6E">
        <w:rPr>
          <w:rFonts w:ascii="Times New Roman" w:hAnsi="Times New Roman" w:cs="Times New Roman"/>
          <w:sz w:val="20"/>
          <w:szCs w:val="20"/>
          <w:lang w:val="en-US"/>
        </w:rPr>
        <w:t xml:space="preserve"> and perpetration using a dual-classifier framework based on global predictors. The objective is to develop an interpretable, recall-oriented screening tool capable of identifying adolescents at heightened risk of </w:t>
      </w:r>
      <w:r w:rsidR="008C61A8">
        <w:rPr>
          <w:rFonts w:ascii="Times New Roman" w:hAnsi="Times New Roman" w:cs="Times New Roman"/>
          <w:sz w:val="20"/>
          <w:szCs w:val="20"/>
          <w:lang w:val="en-US"/>
        </w:rPr>
        <w:t xml:space="preserve">being victims, perpetrators or </w:t>
      </w:r>
      <w:ins w:id="16" w:author="Microsoft Office User" w:date="2025-09-22T17:34:00Z">
        <w:r w:rsidR="007B3BD3">
          <w:rPr>
            <w:rFonts w:ascii="Times New Roman" w:hAnsi="Times New Roman" w:cs="Times New Roman"/>
            <w:sz w:val="20"/>
            <w:szCs w:val="20"/>
            <w:lang w:val="en-US"/>
          </w:rPr>
          <w:t xml:space="preserve">the overlap of </w:t>
        </w:r>
      </w:ins>
      <w:r w:rsidR="008C61A8">
        <w:rPr>
          <w:rFonts w:ascii="Times New Roman" w:hAnsi="Times New Roman" w:cs="Times New Roman"/>
          <w:sz w:val="20"/>
          <w:szCs w:val="20"/>
          <w:lang w:val="en-US"/>
        </w:rPr>
        <w:t>both</w:t>
      </w:r>
      <w:ins w:id="17" w:author="Microsoft Office User" w:date="2025-09-22T17:34:00Z">
        <w:r w:rsidR="007B3BD3">
          <w:rPr>
            <w:rFonts w:ascii="Times New Roman" w:hAnsi="Times New Roman" w:cs="Times New Roman"/>
            <w:sz w:val="20"/>
            <w:szCs w:val="20"/>
            <w:lang w:val="en-US"/>
          </w:rPr>
          <w:t xml:space="preserve"> roles at the same time</w:t>
        </w:r>
      </w:ins>
      <w:r w:rsidR="008C61A8">
        <w:rPr>
          <w:rFonts w:ascii="Times New Roman" w:hAnsi="Times New Roman" w:cs="Times New Roman"/>
          <w:sz w:val="20"/>
          <w:szCs w:val="20"/>
          <w:lang w:val="en-US"/>
        </w:rPr>
        <w:t>.</w:t>
      </w:r>
      <w:commentRangeStart w:id="18"/>
      <w:commentRangeStart w:id="19"/>
      <w:r w:rsidRPr="00376E6E">
        <w:rPr>
          <w:rFonts w:ascii="Times New Roman" w:hAnsi="Times New Roman" w:cs="Times New Roman"/>
          <w:sz w:val="20"/>
          <w:szCs w:val="20"/>
          <w:lang w:val="en-US"/>
        </w:rPr>
        <w:t xml:space="preserve"> </w:t>
      </w:r>
      <w:commentRangeEnd w:id="14"/>
      <w:r w:rsidR="006909B6" w:rsidRPr="00376E6E">
        <w:rPr>
          <w:rStyle w:val="Refdecomentario"/>
          <w:rFonts w:ascii="Times New Roman" w:hAnsi="Times New Roman" w:cs="Times New Roman"/>
          <w:sz w:val="20"/>
          <w:szCs w:val="20"/>
          <w:lang w:val="en-US"/>
        </w:rPr>
        <w:commentReference w:id="14"/>
      </w:r>
      <w:commentRangeEnd w:id="15"/>
      <w:commentRangeEnd w:id="18"/>
      <w:commentRangeEnd w:id="19"/>
      <w:r w:rsidR="009F4535">
        <w:rPr>
          <w:rStyle w:val="Refdecomentario"/>
        </w:rPr>
        <w:commentReference w:id="15"/>
      </w:r>
      <w:r w:rsidR="00FF792A">
        <w:rPr>
          <w:rStyle w:val="Refdecomentario"/>
        </w:rPr>
        <w:commentReference w:id="18"/>
      </w:r>
      <w:r w:rsidR="009F4535">
        <w:rPr>
          <w:rStyle w:val="Refdecomentario"/>
        </w:rPr>
        <w:commentReference w:id="19"/>
      </w:r>
    </w:p>
    <w:p w14:paraId="596B54FA" w14:textId="2DF7B437" w:rsidR="00627B2D"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Methods:</w:t>
      </w:r>
      <w:r w:rsidRPr="00376E6E">
        <w:rPr>
          <w:rFonts w:ascii="Times New Roman" w:hAnsi="Times New Roman" w:cs="Times New Roman"/>
          <w:sz w:val="20"/>
          <w:szCs w:val="20"/>
          <w:lang w:val="en-US"/>
        </w:rPr>
        <w:t xml:space="preserve"> Analyses were conducted on a representative sample of 4,024 school-aged adolescents in Spain (14–17 years old</w:t>
      </w:r>
      <w:r w:rsidRPr="00C64F3C">
        <w:rPr>
          <w:rFonts w:ascii="Times New Roman" w:hAnsi="Times New Roman" w:cs="Times New Roman"/>
          <w:sz w:val="20"/>
          <w:szCs w:val="20"/>
          <w:lang w:val="en-US"/>
        </w:rPr>
        <w:t>)</w:t>
      </w:r>
      <w:ins w:id="20" w:author="Oriol" w:date="2025-10-15T15:19:00Z">
        <w:r w:rsidR="00C64F3C" w:rsidRPr="00C64F3C">
          <w:rPr>
            <w:rFonts w:ascii="Times New Roman" w:hAnsi="Times New Roman" w:cs="Times New Roman"/>
            <w:sz w:val="20"/>
            <w:szCs w:val="20"/>
            <w:lang w:val="en-US"/>
          </w:rPr>
          <w:t xml:space="preserve">, </w:t>
        </w:r>
      </w:ins>
      <w:ins w:id="21" w:author="Oriol" w:date="2025-10-15T15:21:00Z">
        <w:r w:rsidR="00C64F3C" w:rsidRPr="00C64F3C">
          <w:rPr>
            <w:rFonts w:ascii="Times New Roman" w:hAnsi="Times New Roman" w:cs="Times New Roman"/>
            <w:sz w:val="20"/>
            <w:szCs w:val="20"/>
            <w:lang w:val="en-US"/>
          </w:rPr>
          <w:t>with data collected online through the eAlicia platform</w:t>
        </w:r>
      </w:ins>
      <w:r w:rsidRPr="00376E6E">
        <w:rPr>
          <w:rFonts w:ascii="Times New Roman" w:hAnsi="Times New Roman" w:cs="Times New Roman"/>
          <w:sz w:val="20"/>
          <w:szCs w:val="20"/>
          <w:lang w:val="en-US"/>
        </w:rPr>
        <w:t xml:space="preserve">. To address class imbalance, the victim–perpetrator overlap was decomposed into two balanced binary classification tasks: (i) </w:t>
      </w:r>
      <w:r w:rsidR="000D2CC3" w:rsidRPr="00376E6E">
        <w:rPr>
          <w:rFonts w:ascii="Times New Roman" w:hAnsi="Times New Roman" w:cs="Times New Roman"/>
          <w:sz w:val="20"/>
          <w:szCs w:val="20"/>
          <w:lang w:val="en-US"/>
        </w:rPr>
        <w:t>victimization</w:t>
      </w:r>
      <w:r w:rsidRPr="00376E6E">
        <w:rPr>
          <w:rFonts w:ascii="Times New Roman" w:hAnsi="Times New Roman" w:cs="Times New Roman"/>
          <w:sz w:val="20"/>
          <w:szCs w:val="20"/>
          <w:lang w:val="en-US"/>
        </w:rPr>
        <w:t xml:space="preserve"> and (ii) perpetration. Victim status was modelled with a cost–complexity pruned decision tree, and perpetrator status with a compact feed-forward neural network. Predictors were processed through a pipeline of feature selection, engineering, and scaling, followed by </w:t>
      </w:r>
      <w:r w:rsidR="000D2CC3" w:rsidRPr="00376E6E">
        <w:rPr>
          <w:rFonts w:ascii="Times New Roman" w:hAnsi="Times New Roman" w:cs="Times New Roman"/>
          <w:sz w:val="20"/>
          <w:szCs w:val="20"/>
          <w:lang w:val="en-US"/>
        </w:rPr>
        <w:t>orthogonalization</w:t>
      </w:r>
      <w:r w:rsidRPr="00376E6E">
        <w:rPr>
          <w:rFonts w:ascii="Times New Roman" w:hAnsi="Times New Roman" w:cs="Times New Roman"/>
          <w:sz w:val="20"/>
          <w:szCs w:val="20"/>
          <w:lang w:val="en-US"/>
        </w:rPr>
        <w:t xml:space="preserve"> via principal components analysis (PCA). Each classifier was trained on these components, and an ensemble rule predicted dual-role status only when both models concurred. </w:t>
      </w:r>
    </w:p>
    <w:p w14:paraId="15310B11" w14:textId="77777777" w:rsidR="00627B2D"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Results:</w:t>
      </w:r>
      <w:r w:rsidRPr="00376E6E">
        <w:rPr>
          <w:rFonts w:ascii="Times New Roman" w:hAnsi="Times New Roman" w:cs="Times New Roman"/>
          <w:sz w:val="20"/>
          <w:szCs w:val="20"/>
          <w:lang w:val="en-US"/>
        </w:rPr>
        <w:t xml:space="preserve"> The victim classifier achieved a recall of 91.1% (F1 = 0.68), while the perpetrator classifier reached 90.0% recall (F1 = 0.45). The ensemble, though more conservative, preserved high sensitivity with a recall of 93.8% and achieved a balanced accuracy of 70.3%. Compared with single models, it substantially improved specificity, reducing false positives and enhancing utility for screening in prevention-focused settings. </w:t>
      </w:r>
    </w:p>
    <w:p w14:paraId="565C49C7" w14:textId="04632A65" w:rsidR="00C82F5B" w:rsidRPr="00376E6E" w:rsidRDefault="00C82F5B" w:rsidP="00971994">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b/>
          <w:bCs/>
          <w:sz w:val="20"/>
          <w:szCs w:val="20"/>
          <w:lang w:val="en-US"/>
        </w:rPr>
        <w:t>Conclusions:</w:t>
      </w:r>
      <w:r w:rsidRPr="00376E6E">
        <w:rPr>
          <w:rFonts w:ascii="Times New Roman" w:hAnsi="Times New Roman" w:cs="Times New Roman"/>
          <w:sz w:val="20"/>
          <w:szCs w:val="20"/>
          <w:lang w:val="en-US"/>
        </w:rPr>
        <w:t xml:space="preserve"> The dual-classifier framework offers a transparent, high-sensitivity approach to assessing violence risk. The decision tree enables rapid identification of potential victims, </w:t>
      </w:r>
      <w:ins w:id="22" w:author="Microsoft Office User" w:date="2025-09-22T17:35:00Z">
        <w:r w:rsidR="007B3BD3">
          <w:rPr>
            <w:rFonts w:ascii="Times New Roman" w:hAnsi="Times New Roman" w:cs="Times New Roman"/>
            <w:sz w:val="20"/>
            <w:szCs w:val="20"/>
            <w:lang w:val="en-US"/>
          </w:rPr>
          <w:t xml:space="preserve">with human interpretable results. </w:t>
        </w:r>
      </w:ins>
      <w:del w:id="23" w:author="Microsoft Office User" w:date="2025-09-22T17:35:00Z">
        <w:r w:rsidRPr="00376E6E" w:rsidDel="007B3BD3">
          <w:rPr>
            <w:rFonts w:ascii="Times New Roman" w:hAnsi="Times New Roman" w:cs="Times New Roman"/>
            <w:sz w:val="20"/>
            <w:szCs w:val="20"/>
            <w:lang w:val="en-US"/>
          </w:rPr>
          <w:delText xml:space="preserve">while </w:delText>
        </w:r>
      </w:del>
      <w:ins w:id="24" w:author="Microsoft Office User" w:date="2025-09-22T17:35:00Z">
        <w:r w:rsidR="007B3BD3">
          <w:rPr>
            <w:rFonts w:ascii="Times New Roman" w:hAnsi="Times New Roman" w:cs="Times New Roman"/>
            <w:sz w:val="20"/>
            <w:szCs w:val="20"/>
            <w:lang w:val="en-US"/>
          </w:rPr>
          <w:t>At the same time,</w:t>
        </w:r>
        <w:r w:rsidR="007B3BD3" w:rsidRPr="00376E6E">
          <w:rPr>
            <w:rFonts w:ascii="Times New Roman" w:hAnsi="Times New Roman" w:cs="Times New Roman"/>
            <w:sz w:val="20"/>
            <w:szCs w:val="20"/>
            <w:lang w:val="en-US"/>
          </w:rPr>
          <w:t xml:space="preserve"> </w:t>
        </w:r>
      </w:ins>
      <w:r w:rsidRPr="00376E6E">
        <w:rPr>
          <w:rFonts w:ascii="Times New Roman" w:hAnsi="Times New Roman" w:cs="Times New Roman"/>
          <w:sz w:val="20"/>
          <w:szCs w:val="20"/>
          <w:lang w:val="en-US"/>
        </w:rPr>
        <w:t xml:space="preserve">the neural network captures </w:t>
      </w:r>
      <w:r w:rsidR="000D2CC3" w:rsidRPr="00376E6E">
        <w:rPr>
          <w:rFonts w:ascii="Times New Roman" w:hAnsi="Times New Roman" w:cs="Times New Roman"/>
          <w:sz w:val="20"/>
          <w:szCs w:val="20"/>
          <w:lang w:val="en-US"/>
        </w:rPr>
        <w:t>behavioral</w:t>
      </w:r>
      <w:r w:rsidRPr="00376E6E">
        <w:rPr>
          <w:rFonts w:ascii="Times New Roman" w:hAnsi="Times New Roman" w:cs="Times New Roman"/>
          <w:sz w:val="20"/>
          <w:szCs w:val="20"/>
          <w:lang w:val="en-US"/>
        </w:rPr>
        <w:t xml:space="preserve"> volatility linked to offending</w:t>
      </w:r>
      <w:ins w:id="25" w:author="Microsoft Office User" w:date="2025-09-22T17:36:00Z">
        <w:r w:rsidR="007B3BD3">
          <w:rPr>
            <w:rFonts w:ascii="Times New Roman" w:hAnsi="Times New Roman" w:cs="Times New Roman"/>
            <w:sz w:val="20"/>
            <w:szCs w:val="20"/>
            <w:lang w:val="en-US"/>
          </w:rPr>
          <w:t>, but with limited human interpretability</w:t>
        </w:r>
      </w:ins>
      <w:r w:rsidRPr="00376E6E">
        <w:rPr>
          <w:rFonts w:ascii="Times New Roman" w:hAnsi="Times New Roman" w:cs="Times New Roman"/>
          <w:sz w:val="20"/>
          <w:szCs w:val="20"/>
          <w:lang w:val="en-US"/>
        </w:rPr>
        <w:t>. Shared predictors—particularly household structure, substance use, and coping resources—emerge as key mechanisms underlying the victim–perpetrator overlap.</w:t>
      </w:r>
      <w:commentRangeEnd w:id="13"/>
      <w:r w:rsidR="000A04A9">
        <w:rPr>
          <w:rStyle w:val="Refdecomentario"/>
        </w:rPr>
        <w:commentReference w:id="13"/>
      </w:r>
    </w:p>
    <w:p w14:paraId="410C19F1" w14:textId="77777777" w:rsidR="00627B2D" w:rsidRPr="00376E6E" w:rsidRDefault="00627B2D" w:rsidP="00016E22">
      <w:pPr>
        <w:spacing w:after="0" w:line="480" w:lineRule="auto"/>
        <w:rPr>
          <w:rFonts w:ascii="Times New Roman" w:hAnsi="Times New Roman" w:cs="Times New Roman"/>
          <w:sz w:val="20"/>
          <w:szCs w:val="20"/>
          <w:lang w:val="en-US"/>
        </w:rPr>
      </w:pPr>
    </w:p>
    <w:p w14:paraId="261BD534" w14:textId="16809A46" w:rsidR="00F80465" w:rsidRPr="00376E6E" w:rsidRDefault="0034056F" w:rsidP="00971994">
      <w:pPr>
        <w:spacing w:after="0" w:line="480" w:lineRule="auto"/>
        <w:ind w:firstLine="720"/>
        <w:rPr>
          <w:rFonts w:ascii="Times New Roman" w:hAnsi="Times New Roman" w:cs="Times New Roman"/>
          <w:sz w:val="20"/>
          <w:szCs w:val="20"/>
          <w:lang w:val="en-US"/>
        </w:rPr>
      </w:pPr>
      <w:commentRangeStart w:id="26"/>
      <w:r w:rsidRPr="00376E6E">
        <w:rPr>
          <w:rFonts w:ascii="Times New Roman" w:hAnsi="Times New Roman" w:cs="Times New Roman"/>
          <w:b/>
          <w:bCs/>
          <w:sz w:val="20"/>
          <w:szCs w:val="20"/>
          <w:lang w:val="en-US"/>
        </w:rPr>
        <w:t>Keywords</w:t>
      </w:r>
      <w:r w:rsidR="00C82F5B" w:rsidRPr="00376E6E">
        <w:rPr>
          <w:rFonts w:ascii="Times New Roman" w:hAnsi="Times New Roman" w:cs="Times New Roman"/>
          <w:b/>
          <w:bCs/>
          <w:sz w:val="20"/>
          <w:szCs w:val="20"/>
          <w:lang w:val="en-US"/>
        </w:rPr>
        <w:t>:</w:t>
      </w:r>
      <w:r w:rsidR="00C82F5B" w:rsidRPr="00376E6E">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 xml:space="preserve">victim–perpetrator overlap; dual classifier; decision tree; neural network; </w:t>
      </w:r>
      <w:commentRangeEnd w:id="26"/>
      <w:r w:rsidR="003C6FCC">
        <w:rPr>
          <w:rStyle w:val="Refdecomentario"/>
        </w:rPr>
        <w:commentReference w:id="26"/>
      </w:r>
    </w:p>
    <w:p w14:paraId="124C16C1" w14:textId="77777777" w:rsidR="00627B2D" w:rsidRPr="00376E6E" w:rsidRDefault="00627B2D" w:rsidP="00016E22">
      <w:pPr>
        <w:spacing w:line="480" w:lineRule="auto"/>
        <w:rPr>
          <w:rFonts w:ascii="Times New Roman" w:hAnsi="Times New Roman" w:cs="Times New Roman"/>
          <w:bCs/>
          <w:sz w:val="20"/>
          <w:szCs w:val="20"/>
          <w:lang w:val="en-US"/>
        </w:rPr>
      </w:pPr>
      <w:r w:rsidRPr="00376E6E">
        <w:rPr>
          <w:rFonts w:ascii="Times New Roman" w:hAnsi="Times New Roman" w:cs="Times New Roman"/>
          <w:bCs/>
          <w:sz w:val="20"/>
          <w:szCs w:val="20"/>
          <w:lang w:val="en-US"/>
        </w:rPr>
        <w:br w:type="page"/>
      </w:r>
    </w:p>
    <w:p w14:paraId="6C03F640" w14:textId="2BCAFE52" w:rsidR="00627B2D" w:rsidRPr="00790CF3" w:rsidRDefault="00F42CB7" w:rsidP="00790CF3">
      <w:pPr>
        <w:pStyle w:val="Ttulo1"/>
        <w:rPr>
          <w:rFonts w:ascii="Times New Roman" w:hAnsi="Times New Roman" w:cs="Times New Roman"/>
          <w:color w:val="auto"/>
          <w:sz w:val="20"/>
          <w:szCs w:val="20"/>
          <w:lang w:val="en-US"/>
        </w:rPr>
      </w:pPr>
      <w:del w:id="27" w:author="Marina Bartolome" w:date="2025-11-06T11:12:00Z">
        <w:r w:rsidRPr="00790CF3" w:rsidDel="008406B5">
          <w:rPr>
            <w:rFonts w:ascii="Times New Roman" w:hAnsi="Times New Roman" w:cs="Times New Roman"/>
            <w:color w:val="auto"/>
            <w:sz w:val="20"/>
            <w:szCs w:val="20"/>
            <w:lang w:val="en-US"/>
          </w:rPr>
          <w:lastRenderedPageBreak/>
          <w:delText xml:space="preserve">1. </w:delText>
        </w:r>
      </w:del>
      <w:r w:rsidR="00C82F5B" w:rsidRPr="00790CF3">
        <w:rPr>
          <w:rFonts w:ascii="Times New Roman" w:hAnsi="Times New Roman" w:cs="Times New Roman"/>
          <w:color w:val="auto"/>
          <w:sz w:val="20"/>
          <w:szCs w:val="20"/>
          <w:lang w:val="en-US"/>
        </w:rPr>
        <w:t>INTRODUCTION</w:t>
      </w:r>
    </w:p>
    <w:p w14:paraId="783C64A4" w14:textId="56615DAE" w:rsidR="00122619" w:rsidRPr="00376E6E" w:rsidRDefault="00122619" w:rsidP="00016E22">
      <w:pPr>
        <w:spacing w:after="0" w:line="480" w:lineRule="auto"/>
        <w:ind w:firstLine="720"/>
        <w:rPr>
          <w:rFonts w:ascii="Times New Roman" w:hAnsi="Times New Roman" w:cs="Times New Roman"/>
          <w:bCs/>
          <w:sz w:val="20"/>
          <w:szCs w:val="20"/>
          <w:lang w:val="en-US"/>
        </w:rPr>
      </w:pPr>
      <w:r w:rsidRPr="00376E6E">
        <w:rPr>
          <w:rFonts w:ascii="Times New Roman" w:hAnsi="Times New Roman" w:cs="Times New Roman"/>
          <w:bCs/>
          <w:sz w:val="20"/>
          <w:szCs w:val="20"/>
          <w:lang w:val="en-US"/>
        </w:rPr>
        <w:t>Victimization and offending are both highly prevalent during adolescence, and empirical research increasingly demonstrates that these roles often intersect</w:t>
      </w:r>
      <w:r w:rsidR="00A55DBE" w:rsidRPr="00376E6E">
        <w:rPr>
          <w:rFonts w:ascii="Times New Roman" w:hAnsi="Times New Roman" w:cs="Times New Roman"/>
          <w:bCs/>
          <w:sz w:val="20"/>
          <w:szCs w:val="20"/>
          <w:lang w:val="en-US"/>
        </w:rPr>
        <w:t xml:space="preserve"> (</w:t>
      </w:r>
      <w:r w:rsidR="00A55DBE" w:rsidRPr="00376E6E">
        <w:rPr>
          <w:rFonts w:ascii="Times New Roman" w:hAnsi="Times New Roman" w:cs="Times New Roman"/>
          <w:bCs/>
          <w:sz w:val="20"/>
          <w:szCs w:val="20"/>
          <w:highlight w:val="green"/>
          <w:lang w:val="en-US"/>
        </w:rPr>
        <w:t>Cuevas et al., 2007</w:t>
      </w:r>
      <w:r w:rsidR="00A55DBE" w:rsidRPr="00376E6E">
        <w:rPr>
          <w:rFonts w:ascii="Times New Roman" w:hAnsi="Times New Roman" w:cs="Times New Roman"/>
          <w:bCs/>
          <w:sz w:val="20"/>
          <w:szCs w:val="20"/>
          <w:lang w:val="en-US"/>
        </w:rPr>
        <w:t>)</w:t>
      </w:r>
      <w:r w:rsidRPr="00376E6E">
        <w:rPr>
          <w:rFonts w:ascii="Times New Roman" w:hAnsi="Times New Roman" w:cs="Times New Roman"/>
          <w:bCs/>
          <w:sz w:val="20"/>
          <w:szCs w:val="20"/>
          <w:lang w:val="en-US"/>
        </w:rPr>
        <w:t>. Victimization is widespread among juvenile offenders (</w:t>
      </w:r>
      <w:r w:rsidRPr="00376E6E">
        <w:rPr>
          <w:rFonts w:ascii="Times New Roman" w:hAnsi="Times New Roman" w:cs="Times New Roman"/>
          <w:bCs/>
          <w:sz w:val="20"/>
          <w:szCs w:val="20"/>
          <w:highlight w:val="green"/>
          <w:lang w:val="en-US"/>
        </w:rPr>
        <w:t>Pires &amp; Almeida, 2024</w:t>
      </w:r>
      <w:r w:rsidRPr="00376E6E">
        <w:rPr>
          <w:rFonts w:ascii="Times New Roman" w:hAnsi="Times New Roman" w:cs="Times New Roman"/>
          <w:bCs/>
          <w:sz w:val="20"/>
          <w:szCs w:val="20"/>
          <w:lang w:val="en-US"/>
        </w:rPr>
        <w:t>), and many young people who experience relational victimization also engage in relational aggression (</w:t>
      </w:r>
      <w:r w:rsidRPr="00376E6E">
        <w:rPr>
          <w:rFonts w:ascii="Times New Roman" w:hAnsi="Times New Roman" w:cs="Times New Roman"/>
          <w:bCs/>
          <w:sz w:val="20"/>
          <w:szCs w:val="20"/>
          <w:highlight w:val="green"/>
          <w:lang w:val="en-US"/>
        </w:rPr>
        <w:t>Casper et al., 2020</w:t>
      </w:r>
      <w:r w:rsidRPr="00376E6E">
        <w:rPr>
          <w:rFonts w:ascii="Times New Roman" w:hAnsi="Times New Roman" w:cs="Times New Roman"/>
          <w:bCs/>
          <w:sz w:val="20"/>
          <w:szCs w:val="20"/>
          <w:lang w:val="en-US"/>
        </w:rPr>
        <w:t>). Similarly, adolescents involved in dating violence frequently move fluidly between victim and perpetrator roles (</w:t>
      </w:r>
      <w:r w:rsidRPr="00376E6E">
        <w:rPr>
          <w:rFonts w:ascii="Times New Roman" w:hAnsi="Times New Roman" w:cs="Times New Roman"/>
          <w:bCs/>
          <w:sz w:val="20"/>
          <w:szCs w:val="20"/>
          <w:highlight w:val="green"/>
          <w:lang w:val="en-US"/>
        </w:rPr>
        <w:t>Park &amp; Kim, 2019</w:t>
      </w:r>
      <w:r w:rsidRPr="00376E6E">
        <w:rPr>
          <w:rFonts w:ascii="Times New Roman" w:hAnsi="Times New Roman" w:cs="Times New Roman"/>
          <w:bCs/>
          <w:sz w:val="20"/>
          <w:szCs w:val="20"/>
          <w:lang w:val="en-US"/>
        </w:rPr>
        <w:t>). This convergence of roles reflects one of the most striking findings in criminology—the victim–offender overlap, where individuals may simultaneously experience victimization and engage in offending (</w:t>
      </w:r>
      <w:r w:rsidRPr="00376E6E">
        <w:rPr>
          <w:rFonts w:ascii="Times New Roman" w:hAnsi="Times New Roman" w:cs="Times New Roman"/>
          <w:bCs/>
          <w:sz w:val="20"/>
          <w:szCs w:val="20"/>
          <w:highlight w:val="green"/>
          <w:lang w:val="en-US"/>
        </w:rPr>
        <w:t>Jennings et al., 2012</w:t>
      </w:r>
      <w:r w:rsidRPr="00376E6E">
        <w:rPr>
          <w:rFonts w:ascii="Times New Roman" w:hAnsi="Times New Roman" w:cs="Times New Roman"/>
          <w:bCs/>
          <w:sz w:val="20"/>
          <w:szCs w:val="20"/>
          <w:lang w:val="en-US"/>
        </w:rPr>
        <w:t>). Despite this evidence, most quantitative studies continue to treat victimization and offending as separate outcomes</w:t>
      </w:r>
      <w:ins w:id="28" w:author="Marina Bartolome" w:date="2025-11-05T11:30:00Z">
        <w:r w:rsidR="00191D39">
          <w:rPr>
            <w:rFonts w:ascii="Times New Roman" w:hAnsi="Times New Roman" w:cs="Times New Roman"/>
            <w:bCs/>
            <w:sz w:val="20"/>
            <w:szCs w:val="20"/>
            <w:lang w:val="en-US"/>
          </w:rPr>
          <w:t xml:space="preserve"> (</w:t>
        </w:r>
      </w:ins>
      <w:ins w:id="29" w:author="Marina Bartolome" w:date="2025-11-05T11:34:00Z">
        <w:r w:rsidR="00191D39" w:rsidRPr="00191D39">
          <w:rPr>
            <w:rFonts w:ascii="Times New Roman" w:hAnsi="Times New Roman" w:cs="Times New Roman"/>
            <w:bCs/>
            <w:sz w:val="20"/>
            <w:szCs w:val="20"/>
            <w:lang w:val="en-US"/>
          </w:rPr>
          <w:t>Turanovic</w:t>
        </w:r>
        <w:r w:rsidR="00191D39">
          <w:rPr>
            <w:rFonts w:ascii="Times New Roman" w:hAnsi="Times New Roman" w:cs="Times New Roman"/>
            <w:bCs/>
            <w:sz w:val="20"/>
            <w:szCs w:val="20"/>
            <w:lang w:val="en-US"/>
          </w:rPr>
          <w:t>, 2022</w:t>
        </w:r>
      </w:ins>
      <w:ins w:id="30" w:author="Marina Bartolome" w:date="2025-11-05T11:30:00Z">
        <w:r w:rsidR="00191D39">
          <w:rPr>
            <w:rFonts w:ascii="Times New Roman" w:hAnsi="Times New Roman" w:cs="Times New Roman"/>
            <w:bCs/>
            <w:sz w:val="20"/>
            <w:szCs w:val="20"/>
            <w:lang w:val="en-US"/>
          </w:rPr>
          <w:t>)</w:t>
        </w:r>
      </w:ins>
      <w:r w:rsidRPr="00376E6E">
        <w:rPr>
          <w:rFonts w:ascii="Times New Roman" w:hAnsi="Times New Roman" w:cs="Times New Roman"/>
          <w:bCs/>
          <w:sz w:val="20"/>
          <w:szCs w:val="20"/>
          <w:lang w:val="en-US"/>
        </w:rPr>
        <w:t xml:space="preserve">, which </w:t>
      </w:r>
      <w:ins w:id="31" w:author="Marina Bartolome" w:date="2025-11-05T11:42:00Z">
        <w:r w:rsidR="00F20F5E" w:rsidRPr="00F20F5E">
          <w:rPr>
            <w:rFonts w:ascii="Times New Roman" w:hAnsi="Times New Roman" w:cs="Times New Roman"/>
            <w:bCs/>
            <w:sz w:val="20"/>
            <w:szCs w:val="20"/>
            <w:lang w:val="en-US"/>
          </w:rPr>
          <w:t>makes it more difficult to identify the common underlying causes they share and, in turn,</w:t>
        </w:r>
      </w:ins>
      <w:del w:id="32" w:author="Marina Bartolome" w:date="2025-11-05T11:39:00Z">
        <w:r w:rsidRPr="00376E6E" w:rsidDel="00191D39">
          <w:rPr>
            <w:rFonts w:ascii="Times New Roman" w:hAnsi="Times New Roman" w:cs="Times New Roman"/>
            <w:bCs/>
            <w:sz w:val="20"/>
            <w:szCs w:val="20"/>
            <w:lang w:val="en-US"/>
          </w:rPr>
          <w:delText xml:space="preserve">obscures shared mechanisms </w:delText>
        </w:r>
      </w:del>
      <w:del w:id="33" w:author="Marina Bartolome" w:date="2025-11-05T11:42:00Z">
        <w:r w:rsidRPr="00376E6E" w:rsidDel="00F20F5E">
          <w:rPr>
            <w:rFonts w:ascii="Times New Roman" w:hAnsi="Times New Roman" w:cs="Times New Roman"/>
            <w:bCs/>
            <w:sz w:val="20"/>
            <w:szCs w:val="20"/>
            <w:lang w:val="en-US"/>
          </w:rPr>
          <w:delText>and</w:delText>
        </w:r>
      </w:del>
      <w:r w:rsidRPr="00376E6E">
        <w:rPr>
          <w:rFonts w:ascii="Times New Roman" w:hAnsi="Times New Roman" w:cs="Times New Roman"/>
          <w:bCs/>
          <w:sz w:val="20"/>
          <w:szCs w:val="20"/>
          <w:lang w:val="en-US"/>
        </w:rPr>
        <w:t xml:space="preserve"> limits integrated crime prevention strategies. </w:t>
      </w:r>
      <w:moveToRangeStart w:id="34" w:author="Marina Bartolome" w:date="2025-11-05T11:55:00Z" w:name="move213236159"/>
      <w:moveTo w:id="35" w:author="Marina Bartolome" w:date="2025-11-05T11:55:00Z">
        <w:r w:rsidR="00516F24" w:rsidRPr="00376E6E">
          <w:rPr>
            <w:rFonts w:ascii="Times New Roman" w:hAnsi="Times New Roman" w:cs="Times New Roman"/>
            <w:bCs/>
            <w:sz w:val="20"/>
            <w:szCs w:val="20"/>
            <w:lang w:val="en-US"/>
          </w:rPr>
          <w:t>Social and institutional discourses also reinforce this divide, classifying individuals as either victims or offenders and overlooking the “grey zone” in which both roles coexist.</w:t>
        </w:r>
      </w:moveTo>
      <w:moveToRangeEnd w:id="34"/>
      <w:ins w:id="36" w:author="Marina Bartolome" w:date="2025-11-05T11:55:00Z">
        <w:r w:rsidR="00516F24">
          <w:rPr>
            <w:rFonts w:ascii="Times New Roman" w:hAnsi="Times New Roman" w:cs="Times New Roman"/>
            <w:bCs/>
            <w:sz w:val="20"/>
            <w:szCs w:val="20"/>
            <w:lang w:val="en-US"/>
          </w:rPr>
          <w:t xml:space="preserve"> </w:t>
        </w:r>
      </w:ins>
      <w:ins w:id="37" w:author="Marina Bartolome" w:date="2025-11-05T11:43:00Z">
        <w:r w:rsidR="00102217">
          <w:rPr>
            <w:rFonts w:ascii="Times New Roman" w:hAnsi="Times New Roman" w:cs="Times New Roman"/>
            <w:bCs/>
            <w:sz w:val="20"/>
            <w:szCs w:val="20"/>
            <w:lang w:val="en-US"/>
          </w:rPr>
          <w:t xml:space="preserve">In this sense, </w:t>
        </w:r>
      </w:ins>
      <w:ins w:id="38" w:author="Marina Bartolome" w:date="2025-11-05T11:46:00Z">
        <w:r w:rsidR="00102217" w:rsidRPr="00102217">
          <w:rPr>
            <w:rFonts w:ascii="Times New Roman" w:hAnsi="Times New Roman" w:cs="Times New Roman"/>
            <w:bCs/>
            <w:sz w:val="20"/>
            <w:szCs w:val="20"/>
            <w:lang w:val="en-US"/>
          </w:rPr>
          <w:t>research indicates</w:t>
        </w:r>
      </w:ins>
      <w:ins w:id="39" w:author="Marina Bartolome" w:date="2025-11-05T11:45:00Z">
        <w:r w:rsidR="00102217">
          <w:rPr>
            <w:rFonts w:ascii="Times New Roman" w:hAnsi="Times New Roman" w:cs="Times New Roman"/>
            <w:bCs/>
            <w:sz w:val="20"/>
            <w:szCs w:val="20"/>
            <w:lang w:val="en-US"/>
          </w:rPr>
          <w:t xml:space="preserve"> that </w:t>
        </w:r>
      </w:ins>
      <w:ins w:id="40" w:author="Marina Bartolome" w:date="2025-11-05T11:43:00Z">
        <w:r w:rsidR="00102217">
          <w:rPr>
            <w:rFonts w:ascii="Times New Roman" w:hAnsi="Times New Roman" w:cs="Times New Roman"/>
            <w:bCs/>
            <w:sz w:val="20"/>
            <w:szCs w:val="20"/>
            <w:lang w:val="en-US"/>
          </w:rPr>
          <w:t>s</w:t>
        </w:r>
      </w:ins>
      <w:moveToRangeStart w:id="41" w:author="Marina Bartolome" w:date="2025-11-05T11:43:00Z" w:name="move213235416"/>
      <w:moveTo w:id="42" w:author="Marina Bartolome" w:date="2025-11-05T11:43:00Z">
        <w:del w:id="43" w:author="Marina Bartolome" w:date="2025-11-05T11:43:00Z">
          <w:r w:rsidR="00102217" w:rsidRPr="00376E6E" w:rsidDel="00102217">
            <w:rPr>
              <w:rFonts w:ascii="Times New Roman" w:hAnsi="Times New Roman" w:cs="Times New Roman"/>
              <w:bCs/>
              <w:sz w:val="20"/>
              <w:szCs w:val="20"/>
              <w:lang w:val="en-US"/>
            </w:rPr>
            <w:delText>S</w:delText>
          </w:r>
        </w:del>
        <w:r w:rsidR="00102217" w:rsidRPr="00376E6E">
          <w:rPr>
            <w:rFonts w:ascii="Times New Roman" w:hAnsi="Times New Roman" w:cs="Times New Roman"/>
            <w:bCs/>
            <w:sz w:val="20"/>
            <w:szCs w:val="20"/>
            <w:lang w:val="en-US"/>
          </w:rPr>
          <w:t>tudying victimization and offending in isolation provides only a partial view</w:t>
        </w:r>
      </w:moveTo>
      <w:ins w:id="44" w:author="Marina Bartolome" w:date="2025-11-05T11:55:00Z">
        <w:r w:rsidR="00516F24">
          <w:rPr>
            <w:rFonts w:ascii="Times New Roman" w:hAnsi="Times New Roman" w:cs="Times New Roman"/>
            <w:bCs/>
            <w:sz w:val="20"/>
            <w:szCs w:val="20"/>
            <w:lang w:val="en-US"/>
          </w:rPr>
          <w:t xml:space="preserve"> of the phenomenon</w:t>
        </w:r>
      </w:ins>
      <w:moveTo w:id="45" w:author="Marina Bartolome" w:date="2025-11-05T11:43:00Z">
        <w:r w:rsidR="00102217" w:rsidRPr="00376E6E">
          <w:rPr>
            <w:rFonts w:ascii="Times New Roman" w:hAnsi="Times New Roman" w:cs="Times New Roman"/>
            <w:bCs/>
            <w:sz w:val="20"/>
            <w:szCs w:val="20"/>
            <w:lang w:val="en-US"/>
          </w:rPr>
          <w:t>, overlooking the interconnected nature of these experiences (</w:t>
        </w:r>
        <w:r w:rsidR="00102217" w:rsidRPr="00376E6E">
          <w:rPr>
            <w:rFonts w:ascii="Times New Roman" w:hAnsi="Times New Roman" w:cs="Times New Roman"/>
            <w:bCs/>
            <w:sz w:val="20"/>
            <w:szCs w:val="20"/>
            <w:highlight w:val="green"/>
            <w:lang w:val="en-US"/>
          </w:rPr>
          <w:t>Berg &amp; Mulford, 2020</w:t>
        </w:r>
        <w:r w:rsidR="00102217" w:rsidRPr="00376E6E">
          <w:rPr>
            <w:rFonts w:ascii="Times New Roman" w:hAnsi="Times New Roman" w:cs="Times New Roman"/>
            <w:bCs/>
            <w:sz w:val="20"/>
            <w:szCs w:val="20"/>
            <w:lang w:val="en-US"/>
          </w:rPr>
          <w:t>).</w:t>
        </w:r>
      </w:moveTo>
      <w:moveToRangeEnd w:id="41"/>
      <w:commentRangeStart w:id="46"/>
      <w:ins w:id="47" w:author="Marina Bartolome" w:date="2025-11-05T11:43:00Z">
        <w:r w:rsidR="00102217">
          <w:rPr>
            <w:rFonts w:ascii="Times New Roman" w:hAnsi="Times New Roman" w:cs="Times New Roman"/>
            <w:bCs/>
            <w:sz w:val="20"/>
            <w:szCs w:val="20"/>
            <w:lang w:val="en-US"/>
          </w:rPr>
          <w:t xml:space="preserve"> </w:t>
        </w:r>
      </w:ins>
      <w:moveFromRangeStart w:id="48" w:author="Marina Bartolome" w:date="2025-11-05T11:55:00Z" w:name="move213236159"/>
      <w:moveFrom w:id="49" w:author="Marina Bartolome" w:date="2025-11-05T11:55:00Z">
        <w:r w:rsidRPr="00376E6E" w:rsidDel="00516F24">
          <w:rPr>
            <w:rFonts w:ascii="Times New Roman" w:hAnsi="Times New Roman" w:cs="Times New Roman"/>
            <w:bCs/>
            <w:sz w:val="20"/>
            <w:szCs w:val="20"/>
            <w:lang w:val="en-US"/>
          </w:rPr>
          <w:t>Social and institutional discourses also reinforce this divide, classifying individuals as either victims or offenders and overlooking the “grey zone” in which both roles coexist.</w:t>
        </w:r>
      </w:moveFrom>
      <w:moveFromRangeEnd w:id="48"/>
      <w:moveToRangeStart w:id="50" w:author="Marina Bartolome" w:date="2025-11-05T11:44:00Z" w:name="move213235497"/>
      <w:moveTo w:id="51" w:author="Marina Bartolome" w:date="2025-11-05T11:44:00Z">
        <w:del w:id="52" w:author="Marina Bartolome" w:date="2025-11-05T11:44:00Z">
          <w:r w:rsidR="00102217" w:rsidRPr="00376E6E" w:rsidDel="00102217">
            <w:rPr>
              <w:rFonts w:ascii="Times New Roman" w:hAnsi="Times New Roman" w:cs="Times New Roman"/>
              <w:bCs/>
              <w:sz w:val="20"/>
              <w:szCs w:val="20"/>
              <w:lang w:val="en-US"/>
            </w:rPr>
            <w:delText>By contrast, i</w:delText>
          </w:r>
        </w:del>
      </w:moveTo>
      <w:ins w:id="53" w:author="Marina Bartolome" w:date="2025-11-05T11:47:00Z">
        <w:r w:rsidR="00102217">
          <w:rPr>
            <w:rFonts w:ascii="Times New Roman" w:hAnsi="Times New Roman" w:cs="Times New Roman"/>
            <w:bCs/>
            <w:sz w:val="20"/>
            <w:szCs w:val="20"/>
            <w:lang w:val="en-US"/>
          </w:rPr>
          <w:t>L</w:t>
        </w:r>
      </w:ins>
      <w:moveTo w:id="54" w:author="Marina Bartolome" w:date="2025-11-05T11:44:00Z">
        <w:del w:id="55" w:author="Marina Bartolome" w:date="2025-11-05T11:47:00Z">
          <w:r w:rsidR="00102217" w:rsidRPr="00376E6E" w:rsidDel="00102217">
            <w:rPr>
              <w:rFonts w:ascii="Times New Roman" w:hAnsi="Times New Roman" w:cs="Times New Roman"/>
              <w:bCs/>
              <w:sz w:val="20"/>
              <w:szCs w:val="20"/>
              <w:lang w:val="en-US"/>
            </w:rPr>
            <w:delText>gnoring the overlap</w:delText>
          </w:r>
          <w:r w:rsidR="00102217" w:rsidDel="00102217">
            <w:rPr>
              <w:rFonts w:ascii="Times New Roman" w:hAnsi="Times New Roman" w:cs="Times New Roman"/>
              <w:bCs/>
              <w:sz w:val="20"/>
              <w:szCs w:val="20"/>
              <w:lang w:val="en-US"/>
            </w:rPr>
            <w:delText xml:space="preserve"> and </w:delText>
          </w:r>
          <w:r w:rsidR="00102217" w:rsidRPr="00376E6E" w:rsidDel="00102217">
            <w:rPr>
              <w:rFonts w:ascii="Times New Roman" w:hAnsi="Times New Roman" w:cs="Times New Roman"/>
              <w:bCs/>
              <w:sz w:val="20"/>
              <w:szCs w:val="20"/>
              <w:lang w:val="en-US"/>
            </w:rPr>
            <w:delText>l</w:delText>
          </w:r>
        </w:del>
        <w:r w:rsidR="00102217" w:rsidRPr="00376E6E">
          <w:rPr>
            <w:rFonts w:ascii="Times New Roman" w:hAnsi="Times New Roman" w:cs="Times New Roman"/>
            <w:bCs/>
            <w:sz w:val="20"/>
            <w:szCs w:val="20"/>
            <w:lang w:val="en-US"/>
          </w:rPr>
          <w:t>abeling a young person solely as an offender risk missing key opportunities for intervention</w:t>
        </w:r>
        <w:r w:rsidR="00102217">
          <w:rPr>
            <w:rFonts w:ascii="Times New Roman" w:hAnsi="Times New Roman" w:cs="Times New Roman"/>
            <w:bCs/>
            <w:sz w:val="20"/>
            <w:szCs w:val="20"/>
            <w:lang w:val="en-US"/>
          </w:rPr>
          <w:t xml:space="preserve"> and </w:t>
        </w:r>
        <w:r w:rsidR="00102217" w:rsidRPr="00376E6E">
          <w:rPr>
            <w:rFonts w:ascii="Times New Roman" w:hAnsi="Times New Roman" w:cs="Times New Roman"/>
            <w:bCs/>
            <w:sz w:val="20"/>
            <w:szCs w:val="20"/>
            <w:lang w:val="en-US"/>
          </w:rPr>
          <w:t>can lead practitioners to overlook their victimization.</w:t>
        </w:r>
      </w:moveTo>
      <w:moveToRangeEnd w:id="50"/>
      <w:ins w:id="56" w:author="Marina Bartolome" w:date="2025-11-05T11:54:00Z">
        <w:r w:rsidR="00516F24">
          <w:rPr>
            <w:rFonts w:ascii="Times New Roman" w:hAnsi="Times New Roman" w:cs="Times New Roman"/>
            <w:bCs/>
            <w:sz w:val="20"/>
            <w:szCs w:val="20"/>
            <w:lang w:val="en-US"/>
          </w:rPr>
          <w:t xml:space="preserve"> </w:t>
        </w:r>
      </w:ins>
      <w:ins w:id="57" w:author="Marina Bartolome" w:date="2025-11-05T12:07:00Z">
        <w:r w:rsidR="0082128B" w:rsidRPr="0082128B">
          <w:rPr>
            <w:rFonts w:ascii="Times New Roman" w:hAnsi="Times New Roman" w:cs="Times New Roman"/>
            <w:bCs/>
            <w:sz w:val="20"/>
            <w:szCs w:val="20"/>
            <w:lang w:val="en-US"/>
          </w:rPr>
          <w:t>In parallel</w:t>
        </w:r>
      </w:ins>
      <w:ins w:id="58" w:author="Marina Bartolome" w:date="2025-11-05T11:54:00Z">
        <w:r w:rsidR="00516F24">
          <w:rPr>
            <w:rFonts w:ascii="Times New Roman" w:hAnsi="Times New Roman" w:cs="Times New Roman"/>
            <w:bCs/>
            <w:sz w:val="20"/>
            <w:szCs w:val="20"/>
            <w:lang w:val="en-US"/>
          </w:rPr>
          <w:t>, l</w:t>
        </w:r>
        <w:r w:rsidR="00516F24" w:rsidRPr="00376E6E">
          <w:rPr>
            <w:rFonts w:ascii="Times New Roman" w:hAnsi="Times New Roman" w:cs="Times New Roman"/>
            <w:bCs/>
            <w:sz w:val="20"/>
            <w:szCs w:val="20"/>
            <w:lang w:val="en-US"/>
          </w:rPr>
          <w:t xml:space="preserve">abeling a young person solely as a </w:t>
        </w:r>
        <w:r w:rsidR="00516F24">
          <w:rPr>
            <w:rFonts w:ascii="Times New Roman" w:hAnsi="Times New Roman" w:cs="Times New Roman"/>
            <w:bCs/>
            <w:sz w:val="20"/>
            <w:szCs w:val="20"/>
            <w:lang w:val="en-US"/>
          </w:rPr>
          <w:t>victi</w:t>
        </w:r>
      </w:ins>
      <w:ins w:id="59" w:author="Marina Bartolome" w:date="2025-11-05T11:55:00Z">
        <w:r w:rsidR="00516F24">
          <w:rPr>
            <w:rFonts w:ascii="Times New Roman" w:hAnsi="Times New Roman" w:cs="Times New Roman"/>
            <w:bCs/>
            <w:sz w:val="20"/>
            <w:szCs w:val="20"/>
            <w:lang w:val="en-US"/>
          </w:rPr>
          <w:t>m</w:t>
        </w:r>
      </w:ins>
      <w:ins w:id="60" w:author="Marina Bartolome" w:date="2025-11-05T11:54:00Z">
        <w:r w:rsidR="00516F24" w:rsidRPr="00376E6E">
          <w:rPr>
            <w:rFonts w:ascii="Times New Roman" w:hAnsi="Times New Roman" w:cs="Times New Roman"/>
            <w:bCs/>
            <w:sz w:val="20"/>
            <w:szCs w:val="20"/>
            <w:lang w:val="en-US"/>
          </w:rPr>
          <w:t xml:space="preserve"> </w:t>
        </w:r>
      </w:ins>
      <w:ins w:id="61" w:author="Marina Bartolome" w:date="2025-11-05T12:00:00Z">
        <w:r w:rsidR="00516F24" w:rsidRPr="00516F24">
          <w:rPr>
            <w:rFonts w:ascii="Times New Roman" w:hAnsi="Times New Roman" w:cs="Times New Roman"/>
            <w:bCs/>
            <w:sz w:val="20"/>
            <w:szCs w:val="20"/>
            <w:lang w:val="en-US"/>
          </w:rPr>
          <w:t>risks neglecting their agency and the factors driving their own offending behavior</w:t>
        </w:r>
      </w:ins>
      <w:ins w:id="62" w:author="Marina Bartolome" w:date="2025-11-05T12:11:00Z">
        <w:r w:rsidR="0094546F">
          <w:rPr>
            <w:rFonts w:ascii="Times New Roman" w:hAnsi="Times New Roman" w:cs="Times New Roman"/>
            <w:bCs/>
            <w:sz w:val="20"/>
            <w:szCs w:val="20"/>
            <w:lang w:val="en-US"/>
          </w:rPr>
          <w:t xml:space="preserve"> (</w:t>
        </w:r>
        <w:r w:rsidR="0094546F" w:rsidRPr="0094546F">
          <w:rPr>
            <w:rFonts w:ascii="Times New Roman" w:hAnsi="Times New Roman" w:cs="Times New Roman"/>
            <w:bCs/>
            <w:sz w:val="20"/>
            <w:szCs w:val="20"/>
            <w:highlight w:val="green"/>
            <w:lang w:val="en-US"/>
            <w:rPrChange w:id="63" w:author="Marina Bartolome" w:date="2025-11-05T12:11:00Z">
              <w:rPr>
                <w:rFonts w:ascii="Times New Roman" w:hAnsi="Times New Roman" w:cs="Times New Roman"/>
                <w:bCs/>
                <w:sz w:val="20"/>
                <w:szCs w:val="20"/>
                <w:lang w:val="en-US"/>
              </w:rPr>
            </w:rPrChange>
          </w:rPr>
          <w:t>XXX</w:t>
        </w:r>
        <w:r w:rsidR="0094546F">
          <w:rPr>
            <w:rFonts w:ascii="Times New Roman" w:hAnsi="Times New Roman" w:cs="Times New Roman"/>
            <w:bCs/>
            <w:sz w:val="20"/>
            <w:szCs w:val="20"/>
            <w:lang w:val="en-US"/>
          </w:rPr>
          <w:t>)</w:t>
        </w:r>
      </w:ins>
      <w:ins w:id="64" w:author="Marina Bartolome" w:date="2025-11-05T12:00:00Z">
        <w:r w:rsidR="00516F24" w:rsidRPr="00516F24">
          <w:rPr>
            <w:rFonts w:ascii="Times New Roman" w:hAnsi="Times New Roman" w:cs="Times New Roman"/>
            <w:bCs/>
            <w:sz w:val="20"/>
            <w:szCs w:val="20"/>
            <w:lang w:val="en-US"/>
          </w:rPr>
          <w:t>.</w:t>
        </w:r>
      </w:ins>
      <w:commentRangeEnd w:id="46"/>
      <w:r w:rsidR="00C03DBE">
        <w:rPr>
          <w:rStyle w:val="Refdecomentario"/>
        </w:rPr>
        <w:commentReference w:id="46"/>
      </w:r>
    </w:p>
    <w:p w14:paraId="7CC4A96B" w14:textId="47ECE78F" w:rsidR="00122619" w:rsidRPr="00376E6E" w:rsidRDefault="00122619" w:rsidP="00016E22">
      <w:pPr>
        <w:spacing w:after="0" w:line="480" w:lineRule="auto"/>
        <w:ind w:firstLine="708"/>
        <w:rPr>
          <w:rFonts w:ascii="Times New Roman" w:hAnsi="Times New Roman" w:cs="Times New Roman"/>
          <w:bCs/>
          <w:sz w:val="20"/>
          <w:szCs w:val="20"/>
          <w:lang w:val="en-US"/>
        </w:rPr>
      </w:pPr>
      <w:del w:id="65" w:author="Marina Bartolome" w:date="2025-11-05T12:07:00Z">
        <w:r w:rsidRPr="00376E6E" w:rsidDel="0082128B">
          <w:rPr>
            <w:rFonts w:ascii="Times New Roman" w:hAnsi="Times New Roman" w:cs="Times New Roman"/>
            <w:bCs/>
            <w:sz w:val="20"/>
            <w:szCs w:val="20"/>
            <w:lang w:val="en-US"/>
          </w:rPr>
          <w:delText>T</w:delText>
        </w:r>
      </w:del>
      <w:del w:id="66" w:author="Marina Bartolome" w:date="2025-11-05T12:08:00Z">
        <w:r w:rsidRPr="00376E6E" w:rsidDel="0082128B">
          <w:rPr>
            <w:rFonts w:ascii="Times New Roman" w:hAnsi="Times New Roman" w:cs="Times New Roman"/>
            <w:bCs/>
            <w:sz w:val="20"/>
            <w:szCs w:val="20"/>
            <w:lang w:val="en-US"/>
          </w:rPr>
          <w:delText>he association between offending and victimization weakens with age (</w:delText>
        </w:r>
        <w:r w:rsidRPr="00376E6E" w:rsidDel="0082128B">
          <w:rPr>
            <w:rFonts w:ascii="Times New Roman" w:hAnsi="Times New Roman" w:cs="Times New Roman"/>
            <w:bCs/>
            <w:sz w:val="20"/>
            <w:szCs w:val="20"/>
            <w:highlight w:val="green"/>
            <w:lang w:val="en-US"/>
          </w:rPr>
          <w:delText>Schreck et al., 2017</w:delText>
        </w:r>
        <w:r w:rsidRPr="00376E6E" w:rsidDel="0082128B">
          <w:rPr>
            <w:rFonts w:ascii="Times New Roman" w:hAnsi="Times New Roman" w:cs="Times New Roman"/>
            <w:bCs/>
            <w:sz w:val="20"/>
            <w:szCs w:val="20"/>
            <w:lang w:val="en-US"/>
          </w:rPr>
          <w:delText xml:space="preserve">), making adolescence a critical period for examining how these roles intersect and for identifying those at risk of occupying both. </w:delText>
        </w:r>
      </w:del>
      <w:moveFromRangeStart w:id="67" w:author="Marina Bartolome" w:date="2025-11-05T11:43:00Z" w:name="move213235416"/>
      <w:moveFrom w:id="68" w:author="Marina Bartolome" w:date="2025-11-05T11:43:00Z">
        <w:r w:rsidRPr="00376E6E" w:rsidDel="00102217">
          <w:rPr>
            <w:rFonts w:ascii="Times New Roman" w:hAnsi="Times New Roman" w:cs="Times New Roman"/>
            <w:bCs/>
            <w:sz w:val="20"/>
            <w:szCs w:val="20"/>
            <w:lang w:val="en-US"/>
          </w:rPr>
          <w:t>Studying victimization and offending in isolation provides only a partial view, overlooking the interconnected nature of these experiences (</w:t>
        </w:r>
        <w:r w:rsidRPr="00376E6E" w:rsidDel="00102217">
          <w:rPr>
            <w:rFonts w:ascii="Times New Roman" w:hAnsi="Times New Roman" w:cs="Times New Roman"/>
            <w:bCs/>
            <w:sz w:val="20"/>
            <w:szCs w:val="20"/>
            <w:highlight w:val="green"/>
            <w:lang w:val="en-US"/>
          </w:rPr>
          <w:t>Berg &amp; Mulford, 2020</w:t>
        </w:r>
        <w:r w:rsidRPr="00376E6E" w:rsidDel="00102217">
          <w:rPr>
            <w:rFonts w:ascii="Times New Roman" w:hAnsi="Times New Roman" w:cs="Times New Roman"/>
            <w:bCs/>
            <w:sz w:val="20"/>
            <w:szCs w:val="20"/>
            <w:lang w:val="en-US"/>
          </w:rPr>
          <w:t xml:space="preserve">). </w:t>
        </w:r>
      </w:moveFrom>
      <w:moveFromRangeEnd w:id="67"/>
      <w:r w:rsidRPr="00376E6E">
        <w:rPr>
          <w:rFonts w:ascii="Times New Roman" w:hAnsi="Times New Roman" w:cs="Times New Roman"/>
          <w:bCs/>
          <w:sz w:val="20"/>
          <w:szCs w:val="20"/>
          <w:lang w:val="en-US"/>
        </w:rPr>
        <w:t>Adopting a victim–offender overlap framework moves beyond this fragmented perspective toward a more comprehensive understanding of violent behaviors (</w:t>
      </w:r>
      <w:r w:rsidR="00806E1C" w:rsidRPr="00376E6E">
        <w:rPr>
          <w:rFonts w:ascii="Times New Roman" w:hAnsi="Times New Roman" w:cs="Times New Roman"/>
          <w:bCs/>
          <w:sz w:val="20"/>
          <w:szCs w:val="20"/>
          <w:highlight w:val="green"/>
          <w:lang w:val="en-US"/>
        </w:rPr>
        <w:t>v</w:t>
      </w:r>
      <w:r w:rsidRPr="00376E6E">
        <w:rPr>
          <w:rFonts w:ascii="Times New Roman" w:hAnsi="Times New Roman" w:cs="Times New Roman"/>
          <w:bCs/>
          <w:sz w:val="20"/>
          <w:szCs w:val="20"/>
          <w:highlight w:val="green"/>
          <w:lang w:val="en-US"/>
        </w:rPr>
        <w:t>an Gelder et al., 2015</w:t>
      </w:r>
      <w:r w:rsidRPr="00376E6E">
        <w:rPr>
          <w:rFonts w:ascii="Times New Roman" w:hAnsi="Times New Roman" w:cs="Times New Roman"/>
          <w:bCs/>
          <w:sz w:val="20"/>
          <w:szCs w:val="20"/>
          <w:lang w:val="en-US"/>
        </w:rPr>
        <w:t xml:space="preserve">). This approach can reveal modifiable factors that prevent adolescent victims from becoming perpetrators. </w:t>
      </w:r>
      <w:ins w:id="69" w:author="Marina Bartolome" w:date="2025-11-05T12:08:00Z">
        <w:r w:rsidR="0082128B">
          <w:rPr>
            <w:rFonts w:ascii="Times New Roman" w:hAnsi="Times New Roman" w:cs="Times New Roman"/>
            <w:bCs/>
            <w:sz w:val="20"/>
            <w:szCs w:val="20"/>
            <w:lang w:val="en-US"/>
          </w:rPr>
          <w:t xml:space="preserve">At the same time, </w:t>
        </w:r>
      </w:ins>
      <w:ins w:id="70" w:author="Marina Bartolome" w:date="2025-11-05T12:09:00Z">
        <w:r w:rsidR="0082128B" w:rsidRPr="00376E6E">
          <w:rPr>
            <w:rFonts w:ascii="Times New Roman" w:hAnsi="Times New Roman" w:cs="Times New Roman"/>
            <w:bCs/>
            <w:sz w:val="20"/>
            <w:szCs w:val="20"/>
            <w:lang w:val="en-US"/>
          </w:rPr>
          <w:t xml:space="preserve">adolescence </w:t>
        </w:r>
        <w:r w:rsidR="0082128B">
          <w:rPr>
            <w:rFonts w:ascii="Times New Roman" w:hAnsi="Times New Roman" w:cs="Times New Roman"/>
            <w:bCs/>
            <w:sz w:val="20"/>
            <w:szCs w:val="20"/>
            <w:lang w:val="en-US"/>
          </w:rPr>
          <w:t xml:space="preserve">is </w:t>
        </w:r>
        <w:r w:rsidR="0082128B" w:rsidRPr="00376E6E">
          <w:rPr>
            <w:rFonts w:ascii="Times New Roman" w:hAnsi="Times New Roman" w:cs="Times New Roman"/>
            <w:bCs/>
            <w:sz w:val="20"/>
            <w:szCs w:val="20"/>
            <w:lang w:val="en-US"/>
          </w:rPr>
          <w:t>a critical period for examining how these roles intersect and for identifying those at risk of occupying both</w:t>
        </w:r>
        <w:r w:rsidR="0082128B">
          <w:rPr>
            <w:rFonts w:ascii="Times New Roman" w:hAnsi="Times New Roman" w:cs="Times New Roman"/>
            <w:bCs/>
            <w:sz w:val="20"/>
            <w:szCs w:val="20"/>
            <w:lang w:val="en-US"/>
          </w:rPr>
          <w:t xml:space="preserve">, </w:t>
        </w:r>
      </w:ins>
      <w:ins w:id="71" w:author="Marina Bartolome" w:date="2025-11-05T12:08:00Z">
        <w:r w:rsidR="0082128B">
          <w:rPr>
            <w:rFonts w:ascii="Times New Roman" w:hAnsi="Times New Roman" w:cs="Times New Roman"/>
            <w:bCs/>
            <w:sz w:val="20"/>
            <w:szCs w:val="20"/>
            <w:lang w:val="en-US"/>
          </w:rPr>
          <w:t>since t</w:t>
        </w:r>
        <w:r w:rsidR="0082128B" w:rsidRPr="00376E6E">
          <w:rPr>
            <w:rFonts w:ascii="Times New Roman" w:hAnsi="Times New Roman" w:cs="Times New Roman"/>
            <w:bCs/>
            <w:sz w:val="20"/>
            <w:szCs w:val="20"/>
            <w:lang w:val="en-US"/>
          </w:rPr>
          <w:t>he association between offending and victimization weakens with age (</w:t>
        </w:r>
        <w:r w:rsidR="0082128B" w:rsidRPr="00376E6E">
          <w:rPr>
            <w:rFonts w:ascii="Times New Roman" w:hAnsi="Times New Roman" w:cs="Times New Roman"/>
            <w:bCs/>
            <w:sz w:val="20"/>
            <w:szCs w:val="20"/>
            <w:highlight w:val="green"/>
            <w:lang w:val="en-US"/>
          </w:rPr>
          <w:t>Schreck et al., 2017</w:t>
        </w:r>
        <w:r w:rsidR="0082128B" w:rsidRPr="00376E6E">
          <w:rPr>
            <w:rFonts w:ascii="Times New Roman" w:hAnsi="Times New Roman" w:cs="Times New Roman"/>
            <w:bCs/>
            <w:sz w:val="20"/>
            <w:szCs w:val="20"/>
            <w:lang w:val="en-US"/>
          </w:rPr>
          <w:t xml:space="preserve">). </w:t>
        </w:r>
      </w:ins>
      <w:moveFromRangeStart w:id="72" w:author="Marina Bartolome" w:date="2025-11-05T11:44:00Z" w:name="move213235497"/>
      <w:moveFrom w:id="73" w:author="Marina Bartolome" w:date="2025-11-05T11:44:00Z">
        <w:r w:rsidRPr="00376E6E" w:rsidDel="00102217">
          <w:rPr>
            <w:rFonts w:ascii="Times New Roman" w:hAnsi="Times New Roman" w:cs="Times New Roman"/>
            <w:bCs/>
            <w:sz w:val="20"/>
            <w:szCs w:val="20"/>
            <w:lang w:val="en-US"/>
          </w:rPr>
          <w:t>By contrast, ignoring the overlap</w:t>
        </w:r>
        <w:r w:rsidR="00DA5D87" w:rsidDel="00102217">
          <w:rPr>
            <w:rFonts w:ascii="Times New Roman" w:hAnsi="Times New Roman" w:cs="Times New Roman"/>
            <w:bCs/>
            <w:sz w:val="20"/>
            <w:szCs w:val="20"/>
            <w:lang w:val="en-US"/>
          </w:rPr>
          <w:t xml:space="preserve"> and </w:t>
        </w:r>
        <w:r w:rsidR="00DA5D87" w:rsidRPr="00376E6E" w:rsidDel="00102217">
          <w:rPr>
            <w:rFonts w:ascii="Times New Roman" w:hAnsi="Times New Roman" w:cs="Times New Roman"/>
            <w:bCs/>
            <w:sz w:val="20"/>
            <w:szCs w:val="20"/>
            <w:lang w:val="en-US"/>
          </w:rPr>
          <w:t xml:space="preserve">labeling a young person solely as an </w:t>
        </w:r>
        <w:r w:rsidR="00B16D35" w:rsidRPr="00376E6E" w:rsidDel="00102217">
          <w:rPr>
            <w:rFonts w:ascii="Times New Roman" w:hAnsi="Times New Roman" w:cs="Times New Roman"/>
            <w:bCs/>
            <w:sz w:val="20"/>
            <w:szCs w:val="20"/>
            <w:lang w:val="en-US"/>
          </w:rPr>
          <w:t>offender risk</w:t>
        </w:r>
        <w:r w:rsidRPr="00376E6E" w:rsidDel="00102217">
          <w:rPr>
            <w:rFonts w:ascii="Times New Roman" w:hAnsi="Times New Roman" w:cs="Times New Roman"/>
            <w:bCs/>
            <w:sz w:val="20"/>
            <w:szCs w:val="20"/>
            <w:lang w:val="en-US"/>
          </w:rPr>
          <w:t xml:space="preserve"> missing key opportunities for intervention</w:t>
        </w:r>
        <w:r w:rsidR="00DA5D87" w:rsidDel="00102217">
          <w:rPr>
            <w:rFonts w:ascii="Times New Roman" w:hAnsi="Times New Roman" w:cs="Times New Roman"/>
            <w:bCs/>
            <w:sz w:val="20"/>
            <w:szCs w:val="20"/>
            <w:lang w:val="en-US"/>
          </w:rPr>
          <w:t xml:space="preserve"> and </w:t>
        </w:r>
        <w:r w:rsidRPr="00376E6E" w:rsidDel="00102217">
          <w:rPr>
            <w:rFonts w:ascii="Times New Roman" w:hAnsi="Times New Roman" w:cs="Times New Roman"/>
            <w:bCs/>
            <w:sz w:val="20"/>
            <w:szCs w:val="20"/>
            <w:lang w:val="en-US"/>
          </w:rPr>
          <w:t>can lead practitioners to overlook their victimization.</w:t>
        </w:r>
      </w:moveFrom>
      <w:moveFromRangeEnd w:id="72"/>
    </w:p>
    <w:p w14:paraId="452C1CF6" w14:textId="77777777" w:rsidR="00FD1437" w:rsidRPr="00376E6E" w:rsidRDefault="00122619" w:rsidP="00016E22">
      <w:pPr>
        <w:spacing w:after="0" w:line="480" w:lineRule="auto"/>
        <w:ind w:firstLine="708"/>
        <w:rPr>
          <w:rFonts w:ascii="Times New Roman" w:hAnsi="Times New Roman" w:cs="Times New Roman"/>
          <w:bCs/>
          <w:sz w:val="20"/>
          <w:szCs w:val="20"/>
          <w:lang w:val="en-US"/>
        </w:rPr>
      </w:pPr>
      <w:r w:rsidRPr="00376E6E">
        <w:rPr>
          <w:rFonts w:ascii="Times New Roman" w:hAnsi="Times New Roman" w:cs="Times New Roman"/>
          <w:bCs/>
          <w:sz w:val="20"/>
          <w:szCs w:val="20"/>
          <w:lang w:val="en-US"/>
        </w:rPr>
        <w:t>Addressing this complexity has fueled calls to shift from description to prediction (</w:t>
      </w:r>
      <w:r w:rsidRPr="00376E6E">
        <w:rPr>
          <w:rFonts w:ascii="Times New Roman" w:hAnsi="Times New Roman" w:cs="Times New Roman"/>
          <w:bCs/>
          <w:sz w:val="20"/>
          <w:szCs w:val="20"/>
          <w:highlight w:val="green"/>
          <w:lang w:val="en-US"/>
        </w:rPr>
        <w:t>Rosenbusch et al., 2021</w:t>
      </w:r>
      <w:r w:rsidRPr="00376E6E">
        <w:rPr>
          <w:rFonts w:ascii="Times New Roman" w:hAnsi="Times New Roman" w:cs="Times New Roman"/>
          <w:bCs/>
          <w:sz w:val="20"/>
          <w:szCs w:val="20"/>
          <w:lang w:val="en-US"/>
        </w:rPr>
        <w:t>), emphasizing methods that anticipate, rather than merely document, adolescent outcomes. Machine learning models, for example, outperform traditional statistical techniques in forecasting phenomena such as suicidal thoughts and behaviors (</w:t>
      </w:r>
      <w:r w:rsidRPr="00376E6E">
        <w:rPr>
          <w:rFonts w:ascii="Times New Roman" w:hAnsi="Times New Roman" w:cs="Times New Roman"/>
          <w:bCs/>
          <w:sz w:val="20"/>
          <w:szCs w:val="20"/>
          <w:highlight w:val="green"/>
          <w:lang w:val="en-US"/>
        </w:rPr>
        <w:t>Weller et al., 2021</w:t>
      </w:r>
      <w:r w:rsidRPr="00376E6E">
        <w:rPr>
          <w:rFonts w:ascii="Times New Roman" w:hAnsi="Times New Roman" w:cs="Times New Roman"/>
          <w:bCs/>
          <w:sz w:val="20"/>
          <w:szCs w:val="20"/>
          <w:lang w:val="en-US"/>
        </w:rPr>
        <w:t>), extremist attitudes (</w:t>
      </w:r>
      <w:r w:rsidRPr="00376E6E">
        <w:rPr>
          <w:rFonts w:ascii="Times New Roman" w:hAnsi="Times New Roman" w:cs="Times New Roman"/>
          <w:bCs/>
          <w:sz w:val="20"/>
          <w:szCs w:val="20"/>
          <w:highlight w:val="green"/>
          <w:lang w:val="en-US"/>
        </w:rPr>
        <w:t>Haghish et al., 2023</w:t>
      </w:r>
      <w:r w:rsidRPr="00376E6E">
        <w:rPr>
          <w:rFonts w:ascii="Times New Roman" w:hAnsi="Times New Roman" w:cs="Times New Roman"/>
          <w:bCs/>
          <w:sz w:val="20"/>
          <w:szCs w:val="20"/>
          <w:lang w:val="en-US"/>
        </w:rPr>
        <w:t>), bullying perpetration (</w:t>
      </w:r>
      <w:r w:rsidRPr="00376E6E">
        <w:rPr>
          <w:rFonts w:ascii="Times New Roman" w:hAnsi="Times New Roman" w:cs="Times New Roman"/>
          <w:bCs/>
          <w:sz w:val="20"/>
          <w:szCs w:val="20"/>
          <w:highlight w:val="green"/>
          <w:lang w:val="en-US"/>
        </w:rPr>
        <w:t>Zhou et al., 2025</w:t>
      </w:r>
      <w:r w:rsidRPr="00376E6E">
        <w:rPr>
          <w:rFonts w:ascii="Times New Roman" w:hAnsi="Times New Roman" w:cs="Times New Roman"/>
          <w:bCs/>
          <w:sz w:val="20"/>
          <w:szCs w:val="20"/>
          <w:lang w:val="en-US"/>
        </w:rPr>
        <w:t>), and school violence risk (</w:t>
      </w:r>
      <w:r w:rsidRPr="00376E6E">
        <w:rPr>
          <w:rFonts w:ascii="Times New Roman" w:hAnsi="Times New Roman" w:cs="Times New Roman"/>
          <w:bCs/>
          <w:sz w:val="20"/>
          <w:szCs w:val="20"/>
          <w:highlight w:val="green"/>
          <w:lang w:val="en-US"/>
        </w:rPr>
        <w:t>Ni et al., 2020</w:t>
      </w:r>
      <w:r w:rsidRPr="00376E6E">
        <w:rPr>
          <w:rFonts w:ascii="Times New Roman" w:hAnsi="Times New Roman" w:cs="Times New Roman"/>
          <w:bCs/>
          <w:sz w:val="20"/>
          <w:szCs w:val="20"/>
          <w:lang w:val="en-US"/>
        </w:rPr>
        <w:t xml:space="preserve">). Beyond </w:t>
      </w:r>
      <w:r w:rsidRPr="00376E6E">
        <w:rPr>
          <w:rFonts w:ascii="Times New Roman" w:hAnsi="Times New Roman" w:cs="Times New Roman"/>
          <w:bCs/>
          <w:sz w:val="20"/>
          <w:szCs w:val="20"/>
          <w:lang w:val="en-US"/>
        </w:rPr>
        <w:lastRenderedPageBreak/>
        <w:t>predictive accuracy, these methods help mitigate measurement bias stemming from underreporting of sensitive experiences (</w:t>
      </w:r>
      <w:r w:rsidRPr="00376E6E">
        <w:rPr>
          <w:rFonts w:ascii="Times New Roman" w:hAnsi="Times New Roman" w:cs="Times New Roman"/>
          <w:bCs/>
          <w:sz w:val="20"/>
          <w:szCs w:val="20"/>
          <w:highlight w:val="green"/>
          <w:lang w:val="en-US"/>
        </w:rPr>
        <w:t>Chen et al., 2023</w:t>
      </w:r>
      <w:r w:rsidRPr="00376E6E">
        <w:rPr>
          <w:rFonts w:ascii="Times New Roman" w:hAnsi="Times New Roman" w:cs="Times New Roman"/>
          <w:bCs/>
          <w:sz w:val="20"/>
          <w:szCs w:val="20"/>
          <w:lang w:val="en-US"/>
        </w:rPr>
        <w:t xml:space="preserve">). </w:t>
      </w:r>
      <w:r w:rsidR="00FD1437" w:rsidRPr="00376E6E">
        <w:rPr>
          <w:rFonts w:ascii="Times New Roman" w:hAnsi="Times New Roman" w:cs="Times New Roman"/>
          <w:bCs/>
          <w:sz w:val="20"/>
          <w:szCs w:val="20"/>
          <w:lang w:val="en-US"/>
        </w:rPr>
        <w:t>Applying predictive approaches to adolescent victimization, perpetration, and their overlap offers a promising pathway for the early identification of at-risk youth, the implementation of effective trauma-informed interventions, and the design of more targeted prevention strategies.</w:t>
      </w:r>
    </w:p>
    <w:p w14:paraId="3964D139" w14:textId="2A3EB00D" w:rsidR="00F80465" w:rsidRPr="00790CF3" w:rsidRDefault="00F42CB7" w:rsidP="00790CF3">
      <w:pPr>
        <w:pStyle w:val="Ttulo1"/>
        <w:rPr>
          <w:rFonts w:ascii="Times New Roman" w:hAnsi="Times New Roman" w:cs="Times New Roman"/>
          <w:color w:val="auto"/>
          <w:sz w:val="20"/>
          <w:szCs w:val="20"/>
          <w:lang w:val="en-US"/>
        </w:rPr>
      </w:pPr>
      <w:del w:id="74" w:author="Marina Bartolome" w:date="2025-11-06T11:12:00Z">
        <w:r w:rsidRPr="00790CF3" w:rsidDel="008406B5">
          <w:rPr>
            <w:rFonts w:ascii="Times New Roman" w:hAnsi="Times New Roman" w:cs="Times New Roman"/>
            <w:color w:val="auto"/>
            <w:sz w:val="20"/>
            <w:szCs w:val="20"/>
            <w:lang w:val="en-US"/>
          </w:rPr>
          <w:delText xml:space="preserve">2. </w:delText>
        </w:r>
      </w:del>
      <w:r w:rsidR="00745010" w:rsidRPr="00790CF3">
        <w:rPr>
          <w:rFonts w:ascii="Times New Roman" w:hAnsi="Times New Roman" w:cs="Times New Roman"/>
          <w:color w:val="auto"/>
          <w:sz w:val="20"/>
          <w:szCs w:val="20"/>
          <w:lang w:val="en-US"/>
        </w:rPr>
        <w:t>BACKGROUND</w:t>
      </w:r>
    </w:p>
    <w:p w14:paraId="0B2C78A7" w14:textId="33054059" w:rsidR="00AA7978" w:rsidRPr="00376E6E" w:rsidRDefault="001C3178"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Adolescent violence is a complex, multidimensional phenomenon that represents a major challenge for public health worldwide. Both victimization and offending are highly prevalent during this developmental period. </w:t>
      </w:r>
      <w:r w:rsidR="00AA7978" w:rsidRPr="00376E6E">
        <w:rPr>
          <w:rFonts w:ascii="Times New Roman" w:hAnsi="Times New Roman" w:cs="Times New Roman"/>
          <w:sz w:val="20"/>
          <w:szCs w:val="20"/>
          <w:lang w:val="en-US"/>
        </w:rPr>
        <w:t>Meta-analyses have shown that violence is a common experience during adolescence, with more than one in three young people worldwide reporting exposure to at least one form of violence—physical, sexual, or emotional—within the previous year (</w:t>
      </w:r>
      <w:r w:rsidR="00BA5881" w:rsidRPr="00376E6E">
        <w:rPr>
          <w:rFonts w:ascii="Times New Roman" w:hAnsi="Times New Roman" w:cs="Times New Roman"/>
          <w:sz w:val="20"/>
          <w:szCs w:val="20"/>
          <w:highlight w:val="green"/>
          <w:lang w:val="en-US"/>
        </w:rPr>
        <w:t>Hillis et al., 2016;</w:t>
      </w:r>
      <w:r w:rsidR="00BA5881" w:rsidRPr="00376E6E">
        <w:rPr>
          <w:rFonts w:ascii="Times New Roman" w:hAnsi="Times New Roman" w:cs="Times New Roman"/>
          <w:sz w:val="20"/>
          <w:szCs w:val="20"/>
          <w:lang w:val="en-US"/>
        </w:rPr>
        <w:t xml:space="preserve"> </w:t>
      </w:r>
      <w:r w:rsidR="00AA7978" w:rsidRPr="00376E6E">
        <w:rPr>
          <w:rFonts w:ascii="Times New Roman" w:hAnsi="Times New Roman" w:cs="Times New Roman"/>
          <w:sz w:val="20"/>
          <w:szCs w:val="20"/>
          <w:highlight w:val="green"/>
          <w:lang w:val="en-US"/>
        </w:rPr>
        <w:t>Stoltenborgh et al., 2015</w:t>
      </w:r>
      <w:r w:rsidR="00AA7978" w:rsidRPr="00376E6E">
        <w:rPr>
          <w:rFonts w:ascii="Times New Roman" w:hAnsi="Times New Roman" w:cs="Times New Roman"/>
          <w:sz w:val="20"/>
          <w:szCs w:val="20"/>
          <w:lang w:val="en-US"/>
        </w:rPr>
        <w:t xml:space="preserve">). Evidence from international surveys underscores that adolescents are not only victims but also active participants in violent behaviors. For instance, </w:t>
      </w:r>
      <w:r w:rsidR="00AA7978" w:rsidRPr="00376E6E">
        <w:rPr>
          <w:rFonts w:ascii="Times New Roman" w:hAnsi="Times New Roman" w:cs="Times New Roman"/>
          <w:sz w:val="20"/>
          <w:szCs w:val="20"/>
          <w:highlight w:val="green"/>
          <w:lang w:val="en-US"/>
        </w:rPr>
        <w:t>Gatti et al. (2011)</w:t>
      </w:r>
      <w:r w:rsidR="00AA7978" w:rsidRPr="00376E6E">
        <w:rPr>
          <w:rFonts w:ascii="Times New Roman" w:hAnsi="Times New Roman" w:cs="Times New Roman"/>
          <w:sz w:val="20"/>
          <w:szCs w:val="20"/>
          <w:lang w:val="en-US"/>
        </w:rPr>
        <w:t xml:space="preserve"> documented that 16% of adolescents aged 12 to 17 in a sample spanning 30 countries acknowledged engaging in violent acts over the course of a year. Similarly, </w:t>
      </w:r>
      <w:r w:rsidR="00AA7978" w:rsidRPr="00376E6E">
        <w:rPr>
          <w:rFonts w:ascii="Times New Roman" w:hAnsi="Times New Roman" w:cs="Times New Roman"/>
          <w:sz w:val="20"/>
          <w:szCs w:val="20"/>
          <w:highlight w:val="green"/>
          <w:lang w:val="en-US"/>
        </w:rPr>
        <w:t>Enzmann et al. (2010)</w:t>
      </w:r>
      <w:r w:rsidR="00AA7978" w:rsidRPr="00376E6E">
        <w:rPr>
          <w:rFonts w:ascii="Times New Roman" w:hAnsi="Times New Roman" w:cs="Times New Roman"/>
          <w:sz w:val="20"/>
          <w:szCs w:val="20"/>
          <w:lang w:val="en-US"/>
        </w:rPr>
        <w:t>, drawing on data from 31 European nations, observed self-reported prevalence rates exceeding 20% among 12- to 15-year-olds.</w:t>
      </w:r>
    </w:p>
    <w:p w14:paraId="170CF496" w14:textId="572288ED" w:rsidR="008A00C7" w:rsidRPr="00376E6E" w:rsidRDefault="008A00C7"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A critical feature of adolescent violence is the overlap between victimization and offending</w:t>
      </w:r>
      <w:r w:rsidR="00A646F3">
        <w:rPr>
          <w:rFonts w:ascii="Times New Roman" w:hAnsi="Times New Roman" w:cs="Times New Roman"/>
          <w:sz w:val="20"/>
          <w:szCs w:val="20"/>
          <w:lang w:val="en-US"/>
        </w:rPr>
        <w:t xml:space="preserve"> (</w:t>
      </w:r>
      <w:r w:rsidR="00A646F3" w:rsidRPr="00B16D35">
        <w:rPr>
          <w:rFonts w:ascii="Times New Roman" w:hAnsi="Times New Roman" w:cs="Times New Roman"/>
          <w:sz w:val="20"/>
          <w:szCs w:val="20"/>
          <w:highlight w:val="green"/>
          <w:lang w:val="en-US"/>
        </w:rPr>
        <w:t>Zun et al., 2005</w:t>
      </w:r>
      <w:r w:rsidR="00A646F3">
        <w:rPr>
          <w:rFonts w:ascii="Times New Roman" w:hAnsi="Times New Roman" w:cs="Times New Roman"/>
          <w:sz w:val="20"/>
          <w:szCs w:val="20"/>
          <w:lang w:val="en-US"/>
        </w:rPr>
        <w:t>)</w:t>
      </w:r>
      <w:r w:rsidRPr="00376E6E">
        <w:rPr>
          <w:rFonts w:ascii="Times New Roman" w:hAnsi="Times New Roman" w:cs="Times New Roman"/>
          <w:sz w:val="20"/>
          <w:szCs w:val="20"/>
          <w:lang w:val="en-US"/>
        </w:rPr>
        <w:t>. Research consistently shows that young people who engage in offending are more likely than their peers to have histories of victimization</w:t>
      </w:r>
      <w:r w:rsidR="00BA5881" w:rsidRPr="00376E6E">
        <w:rPr>
          <w:rFonts w:ascii="Times New Roman" w:hAnsi="Times New Roman" w:cs="Times New Roman"/>
          <w:sz w:val="20"/>
          <w:szCs w:val="20"/>
          <w:lang w:val="en-US"/>
        </w:rPr>
        <w:t xml:space="preserve"> (</w:t>
      </w:r>
      <w:r w:rsidR="00BA5881" w:rsidRPr="00376E6E">
        <w:rPr>
          <w:rFonts w:ascii="Times New Roman" w:hAnsi="Times New Roman" w:cs="Times New Roman"/>
          <w:sz w:val="20"/>
          <w:szCs w:val="20"/>
          <w:highlight w:val="green"/>
          <w:lang w:val="en-US"/>
        </w:rPr>
        <w:t>Fitton et al., 2020</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w:t>
      </w:r>
      <w:r w:rsidRPr="006733CB">
        <w:rPr>
          <w:rFonts w:ascii="Times New Roman" w:hAnsi="Times New Roman" w:cs="Times New Roman"/>
          <w:sz w:val="20"/>
          <w:szCs w:val="20"/>
          <w:lang w:val="en-US"/>
        </w:rPr>
        <w:t>while victims face heightened risks of violent behavior (</w:t>
      </w:r>
      <w:r w:rsidR="006733CB" w:rsidRPr="006733CB">
        <w:rPr>
          <w:rFonts w:ascii="Times New Roman" w:hAnsi="Times New Roman" w:cs="Times New Roman"/>
          <w:sz w:val="20"/>
          <w:szCs w:val="20"/>
          <w:highlight w:val="green"/>
          <w:lang w:val="en-US"/>
        </w:rPr>
        <w:t>Peltonen et al., 2020</w:t>
      </w:r>
      <w:r w:rsidRPr="006733CB">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For instance, </w:t>
      </w:r>
      <w:r w:rsidRPr="00376E6E">
        <w:rPr>
          <w:rFonts w:ascii="Times New Roman" w:hAnsi="Times New Roman" w:cs="Times New Roman"/>
          <w:sz w:val="20"/>
          <w:szCs w:val="20"/>
          <w:highlight w:val="green"/>
          <w:lang w:val="en-US"/>
        </w:rPr>
        <w:t>Erdmann and Reinecke (2018)</w:t>
      </w:r>
      <w:r w:rsidRPr="00376E6E">
        <w:rPr>
          <w:rFonts w:ascii="Times New Roman" w:hAnsi="Times New Roman" w:cs="Times New Roman"/>
          <w:sz w:val="20"/>
          <w:szCs w:val="20"/>
          <w:lang w:val="en-US"/>
        </w:rPr>
        <w:t xml:space="preserve"> found in a longitudinal study of German students aged 14 to 20 that, at age 14, 8.5% of youth fell into the victim–offender overlap category. This represented 40.0% of all victims who also offended and 44.4% of all offenders who also experienced victimization. While the victim–offender overlap has been observed across the life course (</w:t>
      </w:r>
      <w:r w:rsidRPr="00376E6E">
        <w:rPr>
          <w:rFonts w:ascii="Times New Roman" w:hAnsi="Times New Roman" w:cs="Times New Roman"/>
          <w:sz w:val="20"/>
          <w:szCs w:val="20"/>
          <w:highlight w:val="green"/>
          <w:lang w:val="en-US"/>
        </w:rPr>
        <w:t>Lauritsen &amp; Laub, 2007</w:t>
      </w:r>
      <w:r w:rsidRPr="00376E6E">
        <w:rPr>
          <w:rFonts w:ascii="Times New Roman" w:hAnsi="Times New Roman" w:cs="Times New Roman"/>
          <w:sz w:val="20"/>
          <w:szCs w:val="20"/>
          <w:lang w:val="en-US"/>
        </w:rPr>
        <w:t>), adolescence is the stage when this association is most pronounced (</w:t>
      </w:r>
      <w:r w:rsidRPr="00376E6E">
        <w:rPr>
          <w:rFonts w:ascii="Times New Roman" w:hAnsi="Times New Roman" w:cs="Times New Roman"/>
          <w:sz w:val="20"/>
          <w:szCs w:val="20"/>
          <w:highlight w:val="green"/>
          <w:lang w:val="en-US"/>
        </w:rPr>
        <w:t>Beckley et al., 2018</w:t>
      </w:r>
      <w:r w:rsidRPr="00376E6E">
        <w:rPr>
          <w:rFonts w:ascii="Times New Roman" w:hAnsi="Times New Roman" w:cs="Times New Roman"/>
          <w:sz w:val="20"/>
          <w:szCs w:val="20"/>
          <w:lang w:val="en-US"/>
        </w:rPr>
        <w:t>).</w:t>
      </w:r>
    </w:p>
    <w:p w14:paraId="0B16ED47" w14:textId="7D276D2F" w:rsidR="00A252E1" w:rsidRDefault="001C3178"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Taken together, these findings emphasize adolescence as a pivotal stage for the emergence and entanglement of violent behaviors and victimization. Understanding these dynamics is crucial not only for </w:t>
      </w:r>
      <w:r w:rsidRPr="00376E6E">
        <w:rPr>
          <w:rFonts w:ascii="Times New Roman" w:hAnsi="Times New Roman" w:cs="Times New Roman"/>
          <w:sz w:val="20"/>
          <w:szCs w:val="20"/>
          <w:lang w:val="en-US"/>
        </w:rPr>
        <w:lastRenderedPageBreak/>
        <w:t>refining theoretical models of violence but also for informing prevention strategies that can reduce both the immediate and long-term harms associated with youth violence</w:t>
      </w:r>
      <w:r w:rsidR="00DF1E7F">
        <w:rPr>
          <w:rFonts w:ascii="Times New Roman" w:hAnsi="Times New Roman" w:cs="Times New Roman"/>
          <w:sz w:val="20"/>
          <w:szCs w:val="20"/>
          <w:lang w:val="en-US"/>
        </w:rPr>
        <w:t xml:space="preserve"> and victimization</w:t>
      </w:r>
      <w:r w:rsidRPr="00376E6E">
        <w:rPr>
          <w:rFonts w:ascii="Times New Roman" w:hAnsi="Times New Roman" w:cs="Times New Roman"/>
          <w:sz w:val="20"/>
          <w:szCs w:val="20"/>
          <w:lang w:val="en-US"/>
        </w:rPr>
        <w:t>.</w:t>
      </w:r>
    </w:p>
    <w:p w14:paraId="6C948DB9" w14:textId="77777777" w:rsidR="006F16E7" w:rsidRPr="00376E6E" w:rsidRDefault="006F16E7" w:rsidP="00016E22">
      <w:pPr>
        <w:spacing w:after="0" w:line="480" w:lineRule="auto"/>
        <w:ind w:firstLine="708"/>
        <w:rPr>
          <w:rFonts w:ascii="Times New Roman" w:hAnsi="Times New Roman" w:cs="Times New Roman"/>
          <w:sz w:val="20"/>
          <w:szCs w:val="20"/>
          <w:highlight w:val="yellow"/>
          <w:lang w:val="en-US"/>
        </w:rPr>
      </w:pPr>
    </w:p>
    <w:p w14:paraId="0E92D878" w14:textId="07435978" w:rsidR="006909B6" w:rsidRPr="00790CF3" w:rsidRDefault="005F1AA1" w:rsidP="00790CF3">
      <w:pPr>
        <w:pStyle w:val="Ttulo2"/>
        <w:rPr>
          <w:rFonts w:ascii="Times New Roman" w:hAnsi="Times New Roman" w:cs="Times New Roman"/>
          <w:color w:val="auto"/>
          <w:sz w:val="20"/>
          <w:szCs w:val="20"/>
          <w:lang w:val="en-US"/>
        </w:rPr>
      </w:pPr>
      <w:del w:id="75" w:author="Marina Bartolome" w:date="2025-11-06T11:12:00Z">
        <w:r w:rsidRPr="00790CF3" w:rsidDel="008406B5">
          <w:rPr>
            <w:rFonts w:ascii="Times New Roman" w:hAnsi="Times New Roman" w:cs="Times New Roman"/>
            <w:color w:val="auto"/>
            <w:sz w:val="20"/>
            <w:szCs w:val="20"/>
            <w:lang w:val="en-US"/>
          </w:rPr>
          <w:delText xml:space="preserve">2.1. </w:delText>
        </w:r>
      </w:del>
      <w:r w:rsidR="006909B6" w:rsidRPr="00790CF3">
        <w:rPr>
          <w:rFonts w:ascii="Times New Roman" w:hAnsi="Times New Roman" w:cs="Times New Roman"/>
          <w:color w:val="auto"/>
          <w:sz w:val="20"/>
          <w:szCs w:val="20"/>
          <w:lang w:val="en-US"/>
        </w:rPr>
        <w:t>Risk Factors for Adolescent Victimization and Offending</w:t>
      </w:r>
    </w:p>
    <w:p w14:paraId="52C7EE90" w14:textId="6D267FBA" w:rsidR="008F5392" w:rsidRPr="00376E6E" w:rsidRDefault="008F5392"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Adolescent victims and offenders frequently share overlapping characteristics, life experiences, and behavioural patterns. In fact, many of the risk factors that predict </w:t>
      </w:r>
      <w:ins w:id="76" w:author="Marina Bartolome" w:date="2025-09-05T09:50:00Z">
        <w:r w:rsidR="005442AE" w:rsidRPr="00376E6E">
          <w:rPr>
            <w:rFonts w:ascii="Times New Roman" w:hAnsi="Times New Roman" w:cs="Times New Roman"/>
            <w:sz w:val="20"/>
            <w:szCs w:val="20"/>
            <w:lang w:val="en-US"/>
          </w:rPr>
          <w:t xml:space="preserve">delinquency </w:t>
        </w:r>
        <w:r w:rsidR="005442AE">
          <w:rPr>
            <w:rFonts w:ascii="Times New Roman" w:hAnsi="Times New Roman" w:cs="Times New Roman"/>
            <w:sz w:val="20"/>
            <w:szCs w:val="20"/>
            <w:lang w:val="en-US"/>
          </w:rPr>
          <w:t>-</w:t>
        </w:r>
      </w:ins>
      <w:ins w:id="77" w:author="Marina Bartolome" w:date="2025-09-05T09:13:00Z">
        <w:r w:rsidR="00DF1E7F">
          <w:rPr>
            <w:rFonts w:ascii="Times New Roman" w:hAnsi="Times New Roman" w:cs="Times New Roman"/>
            <w:sz w:val="20"/>
            <w:szCs w:val="20"/>
            <w:lang w:val="en-US"/>
          </w:rPr>
          <w:t xml:space="preserve"> such</w:t>
        </w:r>
      </w:ins>
      <w:ins w:id="78" w:author="Marina Bartolome" w:date="2025-09-05T09:14:00Z">
        <w:r w:rsidR="00DF1E7F">
          <w:rPr>
            <w:rFonts w:ascii="Times New Roman" w:hAnsi="Times New Roman" w:cs="Times New Roman"/>
            <w:sz w:val="20"/>
            <w:szCs w:val="20"/>
            <w:lang w:val="en-US"/>
          </w:rPr>
          <w:t xml:space="preserve"> as </w:t>
        </w:r>
      </w:ins>
      <w:commentRangeStart w:id="79"/>
      <w:commentRangeStart w:id="80"/>
      <w:ins w:id="81" w:author="Marina Bartolome" w:date="2025-09-05T09:28:00Z">
        <w:r w:rsidR="00A646F3">
          <w:rPr>
            <w:rFonts w:ascii="Times New Roman" w:hAnsi="Times New Roman" w:cs="Times New Roman"/>
            <w:sz w:val="20"/>
            <w:szCs w:val="20"/>
            <w:lang w:val="en-US"/>
          </w:rPr>
          <w:t>family problems</w:t>
        </w:r>
      </w:ins>
      <w:commentRangeEnd w:id="79"/>
      <w:ins w:id="82" w:author="Marina Bartolome" w:date="2025-09-05T11:12:00Z">
        <w:r w:rsidR="005B5B14">
          <w:rPr>
            <w:rStyle w:val="Refdecomentario"/>
          </w:rPr>
          <w:commentReference w:id="79"/>
        </w:r>
      </w:ins>
      <w:commentRangeEnd w:id="80"/>
      <w:r w:rsidR="006F16E7">
        <w:rPr>
          <w:rStyle w:val="Refdecomentario"/>
        </w:rPr>
        <w:commentReference w:id="80"/>
      </w:r>
      <w:ins w:id="83" w:author="Marina Bartolome" w:date="2025-09-05T09:28:00Z">
        <w:r w:rsidR="00A646F3">
          <w:rPr>
            <w:rFonts w:ascii="Times New Roman" w:hAnsi="Times New Roman" w:cs="Times New Roman"/>
            <w:sz w:val="20"/>
            <w:szCs w:val="20"/>
            <w:lang w:val="en-US"/>
          </w:rPr>
          <w:t xml:space="preserve">, substance abuse or </w:t>
        </w:r>
      </w:ins>
      <w:ins w:id="84" w:author="Marina Bartolome" w:date="2025-09-05T09:49:00Z">
        <w:r w:rsidR="00ED4431">
          <w:rPr>
            <w:rFonts w:ascii="Times New Roman" w:hAnsi="Times New Roman" w:cs="Times New Roman"/>
            <w:sz w:val="20"/>
            <w:szCs w:val="20"/>
            <w:lang w:val="en-US"/>
          </w:rPr>
          <w:t>poor school performance</w:t>
        </w:r>
      </w:ins>
      <w:ins w:id="85" w:author="Marina Bartolome" w:date="2025-09-05T09:14:00Z">
        <w:r w:rsidR="00DF1E7F">
          <w:rPr>
            <w:rFonts w:ascii="Times New Roman" w:hAnsi="Times New Roman" w:cs="Times New Roman"/>
            <w:sz w:val="20"/>
            <w:szCs w:val="20"/>
            <w:lang w:val="en-US"/>
          </w:rPr>
          <w:t xml:space="preserve"> - </w:t>
        </w:r>
      </w:ins>
      <w:r w:rsidRPr="00376E6E">
        <w:rPr>
          <w:rFonts w:ascii="Times New Roman" w:hAnsi="Times New Roman" w:cs="Times New Roman"/>
          <w:sz w:val="20"/>
          <w:szCs w:val="20"/>
          <w:lang w:val="en-US"/>
        </w:rPr>
        <w:t>also predict victimization</w:t>
      </w:r>
      <w:ins w:id="86" w:author="Marina Bartolome" w:date="2025-09-05T09:14:00Z">
        <w:r w:rsidR="00DF1E7F">
          <w:rPr>
            <w:rFonts w:ascii="Times New Roman" w:hAnsi="Times New Roman" w:cs="Times New Roman"/>
            <w:sz w:val="20"/>
            <w:szCs w:val="20"/>
            <w:lang w:val="en-US"/>
          </w:rPr>
          <w:t xml:space="preserve"> </w:t>
        </w:r>
      </w:ins>
      <w:ins w:id="87" w:author="Marina Bartolome" w:date="2025-09-05T09:39:00Z">
        <w:r w:rsidR="00242129" w:rsidRPr="00376E6E">
          <w:rPr>
            <w:rFonts w:ascii="Times New Roman" w:hAnsi="Times New Roman" w:cs="Times New Roman"/>
            <w:sz w:val="20"/>
            <w:szCs w:val="20"/>
            <w:lang w:val="en-US"/>
          </w:rPr>
          <w:t>(</w:t>
        </w:r>
      </w:ins>
      <w:ins w:id="88" w:author="Marina Bartolome" w:date="2025-09-05T09:49:00Z">
        <w:r w:rsidR="00902E3C" w:rsidRPr="00334A95">
          <w:rPr>
            <w:rFonts w:ascii="Times New Roman" w:hAnsi="Times New Roman" w:cs="Times New Roman"/>
            <w:sz w:val="20"/>
            <w:szCs w:val="20"/>
            <w:highlight w:val="green"/>
            <w:lang w:val="en-US"/>
            <w:rPrChange w:id="89" w:author="Marina Bartolome" w:date="2025-09-05T09:53:00Z">
              <w:rPr>
                <w:rFonts w:ascii="Times New Roman" w:hAnsi="Times New Roman" w:cs="Times New Roman"/>
                <w:sz w:val="20"/>
                <w:szCs w:val="20"/>
                <w:lang w:val="en-US"/>
              </w:rPr>
            </w:rPrChange>
          </w:rPr>
          <w:t>Fagan &amp; Mazerolle, 2011</w:t>
        </w:r>
      </w:ins>
      <w:ins w:id="90" w:author="Marina Bartolome" w:date="2025-09-05T09:48:00Z">
        <w:r w:rsidR="00902E3C">
          <w:rPr>
            <w:rFonts w:ascii="Times New Roman" w:hAnsi="Times New Roman" w:cs="Times New Roman"/>
            <w:sz w:val="20"/>
            <w:szCs w:val="20"/>
            <w:highlight w:val="green"/>
            <w:lang w:val="en-US"/>
          </w:rPr>
          <w:t>;</w:t>
        </w:r>
      </w:ins>
      <w:ins w:id="91" w:author="Marina Bartolome" w:date="2025-09-05T10:00:00Z">
        <w:r w:rsidR="004A0882">
          <w:rPr>
            <w:rFonts w:ascii="Times New Roman" w:hAnsi="Times New Roman" w:cs="Times New Roman"/>
            <w:sz w:val="20"/>
            <w:szCs w:val="20"/>
            <w:highlight w:val="green"/>
            <w:lang w:val="en-US"/>
          </w:rPr>
          <w:t xml:space="preserve"> </w:t>
        </w:r>
      </w:ins>
      <w:ins w:id="92" w:author="Marina Bartolome" w:date="2025-09-05T09:48:00Z">
        <w:r w:rsidR="00902E3C">
          <w:rPr>
            <w:rFonts w:ascii="Times New Roman" w:hAnsi="Times New Roman" w:cs="Times New Roman"/>
            <w:sz w:val="20"/>
            <w:szCs w:val="20"/>
            <w:highlight w:val="green"/>
            <w:lang w:val="en-US"/>
          </w:rPr>
          <w:t>F</w:t>
        </w:r>
      </w:ins>
      <w:ins w:id="93" w:author="Marina Bartolome" w:date="2025-09-05T09:39:00Z">
        <w:r w:rsidR="00242129" w:rsidRPr="00376E6E">
          <w:rPr>
            <w:rFonts w:ascii="Times New Roman" w:hAnsi="Times New Roman" w:cs="Times New Roman"/>
            <w:sz w:val="20"/>
            <w:szCs w:val="20"/>
            <w:highlight w:val="green"/>
            <w:lang w:val="en-US"/>
          </w:rPr>
          <w:t>arrington et al., 201</w:t>
        </w:r>
        <w:r w:rsidR="00242129" w:rsidRPr="00242129">
          <w:rPr>
            <w:rFonts w:ascii="Times New Roman" w:hAnsi="Times New Roman" w:cs="Times New Roman"/>
            <w:sz w:val="20"/>
            <w:szCs w:val="20"/>
            <w:highlight w:val="green"/>
            <w:lang w:val="en-US"/>
            <w:rPrChange w:id="94" w:author="Marina Bartolome" w:date="2025-09-05T09:39:00Z">
              <w:rPr>
                <w:rFonts w:ascii="Times New Roman" w:hAnsi="Times New Roman" w:cs="Times New Roman"/>
                <w:sz w:val="20"/>
                <w:szCs w:val="20"/>
                <w:lang w:val="en-US"/>
              </w:rPr>
            </w:rPrChange>
          </w:rPr>
          <w:t>2</w:t>
        </w:r>
        <w:r w:rsidR="00242129" w:rsidRPr="00376E6E">
          <w:rPr>
            <w:rFonts w:ascii="Times New Roman" w:hAnsi="Times New Roman" w:cs="Times New Roman"/>
            <w:sz w:val="20"/>
            <w:szCs w:val="20"/>
            <w:lang w:val="en-US"/>
          </w:rPr>
          <w:t>)</w:t>
        </w:r>
      </w:ins>
      <w:r w:rsidRPr="00376E6E">
        <w:rPr>
          <w:rFonts w:ascii="Times New Roman" w:hAnsi="Times New Roman" w:cs="Times New Roman"/>
          <w:sz w:val="20"/>
          <w:szCs w:val="20"/>
          <w:lang w:val="en-US"/>
        </w:rPr>
        <w:t xml:space="preserve">. </w:t>
      </w:r>
      <w:r w:rsidR="00301570">
        <w:rPr>
          <w:rFonts w:ascii="Times New Roman" w:hAnsi="Times New Roman" w:cs="Times New Roman"/>
          <w:sz w:val="20"/>
          <w:szCs w:val="20"/>
          <w:lang w:val="en-US"/>
        </w:rPr>
        <w:t>Furthermore,</w:t>
      </w:r>
      <w:r w:rsidR="00301570" w:rsidRPr="00301570">
        <w:rPr>
          <w:rFonts w:ascii="Times New Roman" w:hAnsi="Times New Roman" w:cs="Times New Roman"/>
          <w:sz w:val="20"/>
          <w:szCs w:val="20"/>
          <w:lang w:val="en-US"/>
        </w:rPr>
        <w:t xml:space="preserve"> victimization </w:t>
      </w:r>
      <w:r w:rsidR="00301570">
        <w:rPr>
          <w:rFonts w:ascii="Times New Roman" w:hAnsi="Times New Roman" w:cs="Times New Roman"/>
          <w:sz w:val="20"/>
          <w:szCs w:val="20"/>
          <w:lang w:val="en-US"/>
        </w:rPr>
        <w:t xml:space="preserve">has been found as a </w:t>
      </w:r>
      <w:r w:rsidR="00301570" w:rsidRPr="00301570">
        <w:rPr>
          <w:rFonts w:ascii="Times New Roman" w:hAnsi="Times New Roman" w:cs="Times New Roman"/>
          <w:sz w:val="20"/>
          <w:szCs w:val="20"/>
          <w:lang w:val="en-US"/>
        </w:rPr>
        <w:t>significant risk factor for involvement in delinquency</w:t>
      </w:r>
      <w:r w:rsidR="00301570">
        <w:rPr>
          <w:rFonts w:ascii="Times New Roman" w:hAnsi="Times New Roman" w:cs="Times New Roman"/>
          <w:sz w:val="20"/>
          <w:szCs w:val="20"/>
          <w:lang w:val="en-US"/>
        </w:rPr>
        <w:t xml:space="preserve"> (</w:t>
      </w:r>
      <w:r w:rsidR="00301570" w:rsidRPr="00B16D35">
        <w:rPr>
          <w:rFonts w:ascii="Times New Roman" w:hAnsi="Times New Roman" w:cs="Times New Roman"/>
          <w:sz w:val="20"/>
          <w:szCs w:val="20"/>
          <w:highlight w:val="green"/>
          <w:lang w:val="en-US"/>
        </w:rPr>
        <w:t>Pires &amp; Almeida, 20</w:t>
      </w:r>
      <w:r w:rsidR="00085647">
        <w:rPr>
          <w:rFonts w:ascii="Times New Roman" w:hAnsi="Times New Roman" w:cs="Times New Roman"/>
          <w:sz w:val="20"/>
          <w:szCs w:val="20"/>
          <w:highlight w:val="green"/>
          <w:lang w:val="en-US"/>
        </w:rPr>
        <w:t xml:space="preserve">24; </w:t>
      </w:r>
      <w:r w:rsidR="00085647" w:rsidRPr="00B16D35">
        <w:rPr>
          <w:rFonts w:ascii="Times New Roman" w:hAnsi="Times New Roman" w:cs="Times New Roman"/>
          <w:sz w:val="20"/>
          <w:szCs w:val="20"/>
          <w:highlight w:val="green"/>
          <w:lang w:val="en-US"/>
        </w:rPr>
        <w:t>Shaffer &amp; Ruback, 2002</w:t>
      </w:r>
      <w:r w:rsidR="00301570">
        <w:rPr>
          <w:rFonts w:ascii="Times New Roman" w:hAnsi="Times New Roman" w:cs="Times New Roman"/>
          <w:sz w:val="20"/>
          <w:szCs w:val="20"/>
          <w:lang w:val="en-US"/>
        </w:rPr>
        <w:t>)</w:t>
      </w:r>
      <w:r w:rsidR="006F2CA2">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However, relatively few studies have investigated which factors specifically differentiate victim–offenders from those who are exclusively offenders or exclusively victims (</w:t>
      </w:r>
      <w:r w:rsidRPr="00376E6E">
        <w:rPr>
          <w:rFonts w:ascii="Times New Roman" w:hAnsi="Times New Roman" w:cs="Times New Roman"/>
          <w:sz w:val="20"/>
          <w:szCs w:val="20"/>
          <w:highlight w:val="green"/>
          <w:lang w:val="en-US"/>
        </w:rPr>
        <w:t>Beckley et al., 2018</w:t>
      </w:r>
      <w:r w:rsidRPr="00376E6E">
        <w:rPr>
          <w:rFonts w:ascii="Times New Roman" w:hAnsi="Times New Roman" w:cs="Times New Roman"/>
          <w:sz w:val="20"/>
          <w:szCs w:val="20"/>
          <w:lang w:val="en-US"/>
        </w:rPr>
        <w:t>). Clarifying both the distinctions between these groups and the risk factors common to both roles is essential for advancing our understanding of youth violence and for designing more effective prevention strategies during adolescence (</w:t>
      </w:r>
      <w:r w:rsidRPr="00376E6E">
        <w:rPr>
          <w:rFonts w:ascii="Times New Roman" w:hAnsi="Times New Roman" w:cs="Times New Roman"/>
          <w:sz w:val="20"/>
          <w:szCs w:val="20"/>
          <w:highlight w:val="green"/>
          <w:lang w:val="en-US"/>
        </w:rPr>
        <w:t>Farrington et al., 2017</w:t>
      </w:r>
      <w:r w:rsidRPr="00376E6E">
        <w:rPr>
          <w:rFonts w:ascii="Times New Roman" w:hAnsi="Times New Roman" w:cs="Times New Roman"/>
          <w:sz w:val="20"/>
          <w:szCs w:val="20"/>
          <w:lang w:val="en-US"/>
        </w:rPr>
        <w:t>). Importantly, progress in this area requires moving beyond the analysis of individual or contextual variables in isolation, and instead examining how these factors interact and reinforce one another (</w:t>
      </w:r>
      <w:r w:rsidRPr="00376E6E">
        <w:rPr>
          <w:rFonts w:ascii="Times New Roman" w:hAnsi="Times New Roman" w:cs="Times New Roman"/>
          <w:sz w:val="20"/>
          <w:szCs w:val="20"/>
          <w:highlight w:val="green"/>
          <w:lang w:val="en-US"/>
        </w:rPr>
        <w:t>Trinidad et al., 2018</w:t>
      </w:r>
      <w:r w:rsidRPr="00376E6E">
        <w:rPr>
          <w:rFonts w:ascii="Times New Roman" w:hAnsi="Times New Roman" w:cs="Times New Roman"/>
          <w:sz w:val="20"/>
          <w:szCs w:val="20"/>
          <w:lang w:val="en-US"/>
        </w:rPr>
        <w:t>). Although existing research confirms a strong association between victimization and offending, deeper insights are still needed into the unique vulnerabilities of victim–offenders and the mechanisms that heighten their risk for involvement in both roles (</w:t>
      </w:r>
      <w:r w:rsidRPr="00376E6E">
        <w:rPr>
          <w:rFonts w:ascii="Times New Roman" w:hAnsi="Times New Roman" w:cs="Times New Roman"/>
          <w:sz w:val="20"/>
          <w:szCs w:val="20"/>
          <w:highlight w:val="green"/>
          <w:lang w:val="en-US"/>
        </w:rPr>
        <w:t>Ousey et al., 2011</w:t>
      </w:r>
      <w:r w:rsidRPr="00376E6E">
        <w:rPr>
          <w:rFonts w:ascii="Times New Roman" w:hAnsi="Times New Roman" w:cs="Times New Roman"/>
          <w:sz w:val="20"/>
          <w:szCs w:val="20"/>
          <w:lang w:val="en-US"/>
        </w:rPr>
        <w:t>).</w:t>
      </w:r>
    </w:p>
    <w:p w14:paraId="3E1C9CAD" w14:textId="72191E9D" w:rsidR="00DE1F4B" w:rsidRPr="00376E6E" w:rsidRDefault="008F5392"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Several theoretical frameworks have been proposed to explain victimization, offending, and their overlap (</w:t>
      </w:r>
      <w:r w:rsidRPr="00376E6E">
        <w:rPr>
          <w:rFonts w:ascii="Times New Roman" w:hAnsi="Times New Roman" w:cs="Times New Roman"/>
          <w:sz w:val="20"/>
          <w:szCs w:val="20"/>
          <w:highlight w:val="green"/>
          <w:lang w:val="en-US"/>
        </w:rPr>
        <w:t>Berg &amp; Schreck, 2022</w:t>
      </w:r>
      <w:r w:rsidRPr="00376E6E">
        <w:rPr>
          <w:rFonts w:ascii="Times New Roman" w:hAnsi="Times New Roman" w:cs="Times New Roman"/>
          <w:sz w:val="20"/>
          <w:szCs w:val="20"/>
          <w:lang w:val="en-US"/>
        </w:rPr>
        <w:t xml:space="preserve">). Among the most influential are the exposure perspective, which includes </w:t>
      </w:r>
      <w:r w:rsidRPr="00376E6E">
        <w:rPr>
          <w:rFonts w:ascii="Times New Roman" w:hAnsi="Times New Roman" w:cs="Times New Roman"/>
          <w:sz w:val="20"/>
          <w:szCs w:val="20"/>
          <w:highlight w:val="green"/>
          <w:lang w:val="en-US"/>
        </w:rPr>
        <w:t>Hindelang et al.’s (1978)</w:t>
      </w:r>
      <w:r w:rsidRPr="00376E6E">
        <w:rPr>
          <w:rFonts w:ascii="Times New Roman" w:hAnsi="Times New Roman" w:cs="Times New Roman"/>
          <w:sz w:val="20"/>
          <w:szCs w:val="20"/>
          <w:lang w:val="en-US"/>
        </w:rPr>
        <w:t xml:space="preserve"> lifestyle theory and </w:t>
      </w:r>
      <w:r w:rsidRPr="00376E6E">
        <w:rPr>
          <w:rFonts w:ascii="Times New Roman" w:hAnsi="Times New Roman" w:cs="Times New Roman"/>
          <w:sz w:val="20"/>
          <w:szCs w:val="20"/>
          <w:highlight w:val="green"/>
          <w:lang w:val="en-US"/>
        </w:rPr>
        <w:t>Cohen and Felson’s (1979)</w:t>
      </w:r>
      <w:r w:rsidRPr="00376E6E">
        <w:rPr>
          <w:rFonts w:ascii="Times New Roman" w:hAnsi="Times New Roman" w:cs="Times New Roman"/>
          <w:sz w:val="20"/>
          <w:szCs w:val="20"/>
          <w:lang w:val="en-US"/>
        </w:rPr>
        <w:t xml:space="preserve"> routine activity approach</w:t>
      </w:r>
      <w:r w:rsidR="00B16D35">
        <w:rPr>
          <w:rFonts w:ascii="Times New Roman" w:hAnsi="Times New Roman" w:cs="Times New Roman"/>
          <w:sz w:val="20"/>
          <w:szCs w:val="20"/>
          <w:lang w:val="en-US"/>
        </w:rPr>
        <w:t xml:space="preserve">, the </w:t>
      </w:r>
      <w:r w:rsidR="00B16D35" w:rsidRPr="00376E6E">
        <w:rPr>
          <w:rFonts w:ascii="Times New Roman" w:hAnsi="Times New Roman" w:cs="Times New Roman"/>
          <w:sz w:val="20"/>
          <w:szCs w:val="20"/>
          <w:lang w:val="en-US"/>
        </w:rPr>
        <w:t>control theory (</w:t>
      </w:r>
      <w:r w:rsidR="00B16D35" w:rsidRPr="00376E6E">
        <w:rPr>
          <w:rFonts w:ascii="Times New Roman" w:hAnsi="Times New Roman" w:cs="Times New Roman"/>
          <w:sz w:val="20"/>
          <w:szCs w:val="20"/>
          <w:highlight w:val="green"/>
          <w:lang w:val="en-US"/>
        </w:rPr>
        <w:t>Gottfredson &amp; Hirschi, 1990</w:t>
      </w:r>
      <w:r w:rsidR="00B16D35" w:rsidRPr="00376E6E">
        <w:rPr>
          <w:rFonts w:ascii="Times New Roman" w:hAnsi="Times New Roman" w:cs="Times New Roman"/>
          <w:sz w:val="20"/>
          <w:szCs w:val="20"/>
          <w:lang w:val="en-US"/>
        </w:rPr>
        <w:t xml:space="preserve">), </w:t>
      </w:r>
      <w:r w:rsidR="00B16D35">
        <w:rPr>
          <w:rFonts w:ascii="Times New Roman" w:hAnsi="Times New Roman" w:cs="Times New Roman"/>
          <w:sz w:val="20"/>
          <w:szCs w:val="20"/>
          <w:lang w:val="en-US"/>
        </w:rPr>
        <w:t xml:space="preserve">and </w:t>
      </w:r>
      <w:r w:rsidR="00B16D35" w:rsidRPr="00376E6E">
        <w:rPr>
          <w:rFonts w:ascii="Times New Roman" w:hAnsi="Times New Roman" w:cs="Times New Roman"/>
          <w:sz w:val="20"/>
          <w:szCs w:val="20"/>
          <w:lang w:val="en-US"/>
        </w:rPr>
        <w:t>the social interactionist–situational perspective (</w:t>
      </w:r>
      <w:r w:rsidR="00B16D35" w:rsidRPr="00376E6E">
        <w:rPr>
          <w:rFonts w:ascii="Times New Roman" w:hAnsi="Times New Roman" w:cs="Times New Roman"/>
          <w:sz w:val="20"/>
          <w:szCs w:val="20"/>
          <w:highlight w:val="green"/>
          <w:lang w:val="en-US"/>
        </w:rPr>
        <w:t>Berg &amp; Felson, 2020</w:t>
      </w:r>
      <w:r w:rsidR="00B16D35"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These perspectives are especially relevant during adolescence, a developmental stage marked by profound changes in both violent behavior and vulnerability to victimization that extend from childhood into adulthood (</w:t>
      </w:r>
      <w:r w:rsidRPr="00376E6E">
        <w:rPr>
          <w:rFonts w:ascii="Times New Roman" w:hAnsi="Times New Roman" w:cs="Times New Roman"/>
          <w:sz w:val="20"/>
          <w:szCs w:val="20"/>
          <w:highlight w:val="green"/>
          <w:lang w:val="en-US"/>
        </w:rPr>
        <w:t>Erdmann &amp; Reinecke, 2018</w:t>
      </w:r>
      <w:r w:rsidRPr="00376E6E">
        <w:rPr>
          <w:rFonts w:ascii="Times New Roman" w:hAnsi="Times New Roman" w:cs="Times New Roman"/>
          <w:sz w:val="20"/>
          <w:szCs w:val="20"/>
          <w:lang w:val="en-US"/>
        </w:rPr>
        <w:t>). Empirical research consistently shows that victims and offenders share comparable sociodemographic and psychological characteristics (</w:t>
      </w:r>
      <w:r w:rsidRPr="00376E6E">
        <w:rPr>
          <w:rFonts w:ascii="Times New Roman" w:hAnsi="Times New Roman" w:cs="Times New Roman"/>
          <w:sz w:val="20"/>
          <w:szCs w:val="20"/>
          <w:highlight w:val="green"/>
          <w:lang w:val="en-US"/>
        </w:rPr>
        <w:t>Berg &amp; Mulford, 2020</w:t>
      </w:r>
      <w:r w:rsidRPr="00376E6E">
        <w:rPr>
          <w:rFonts w:ascii="Times New Roman" w:hAnsi="Times New Roman" w:cs="Times New Roman"/>
          <w:sz w:val="20"/>
          <w:szCs w:val="20"/>
          <w:lang w:val="en-US"/>
        </w:rPr>
        <w:t xml:space="preserve">). </w:t>
      </w:r>
    </w:p>
    <w:p w14:paraId="68B3E62E" w14:textId="6D692260"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The exposure perspective emphasizes how adolescents’ daily routines and lifestyle choices shape opportunities to encounter risky situations, thereby increasing the likelihood of both offending and victimization. Some risk factors operate similarly for boys and girls, while others differ, as daily routines can vary considerably by gender (</w:t>
      </w:r>
      <w:r w:rsidRPr="00376E6E">
        <w:rPr>
          <w:rFonts w:ascii="Times New Roman" w:hAnsi="Times New Roman" w:cs="Times New Roman"/>
          <w:sz w:val="20"/>
          <w:szCs w:val="20"/>
          <w:highlight w:val="green"/>
          <w:lang w:val="en-US"/>
        </w:rPr>
        <w:t>Pusch &amp; Holtfreter, 2021</w:t>
      </w:r>
      <w:r w:rsidRPr="00376E6E">
        <w:rPr>
          <w:rFonts w:ascii="Times New Roman" w:hAnsi="Times New Roman" w:cs="Times New Roman"/>
          <w:sz w:val="20"/>
          <w:szCs w:val="20"/>
          <w:lang w:val="en-US"/>
        </w:rPr>
        <w:t>). Age is another relevant dimension: although the risk of delinquent behavior peaks in mid-adolescence and tends to decline thereafter, this pattern appears to reflect lifestyle differences shaped by social and cultural changes rather than being solely the result of a fixed biological trajectory (</w:t>
      </w:r>
      <w:r w:rsidRPr="00376E6E">
        <w:rPr>
          <w:rFonts w:ascii="Times New Roman" w:hAnsi="Times New Roman" w:cs="Times New Roman"/>
          <w:sz w:val="20"/>
          <w:szCs w:val="20"/>
          <w:highlight w:val="green"/>
          <w:lang w:val="en-US"/>
        </w:rPr>
        <w:t xml:space="preserve">Steffensmeier </w:t>
      </w:r>
      <w:r w:rsidR="00E049E3" w:rsidRPr="00376E6E">
        <w:rPr>
          <w:rFonts w:ascii="Times New Roman" w:hAnsi="Times New Roman" w:cs="Times New Roman"/>
          <w:sz w:val="20"/>
          <w:szCs w:val="20"/>
          <w:highlight w:val="green"/>
          <w:lang w:val="en-US"/>
        </w:rPr>
        <w:t>et al.</w:t>
      </w:r>
      <w:r w:rsidRPr="00376E6E">
        <w:rPr>
          <w:rFonts w:ascii="Times New Roman" w:hAnsi="Times New Roman" w:cs="Times New Roman"/>
          <w:sz w:val="20"/>
          <w:szCs w:val="20"/>
          <w:highlight w:val="green"/>
          <w:lang w:val="en-US"/>
        </w:rPr>
        <w:t>, 2025</w:t>
      </w:r>
      <w:r w:rsidRPr="00376E6E">
        <w:rPr>
          <w:rFonts w:ascii="Times New Roman" w:hAnsi="Times New Roman" w:cs="Times New Roman"/>
          <w:sz w:val="20"/>
          <w:szCs w:val="20"/>
          <w:lang w:val="en-US"/>
        </w:rPr>
        <w:t>).</w:t>
      </w:r>
    </w:p>
    <w:p w14:paraId="0FAD6F10" w14:textId="0ED688DD"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From the perspective of control theory, individual traits such as impulsivity and other self-regulation deficits explain part of the association between victimization and offending. Longitudinal research shows that low self-control is a common feature of trajectories of both delinquency and victimization (</w:t>
      </w:r>
      <w:r w:rsidRPr="00376E6E">
        <w:rPr>
          <w:rFonts w:ascii="Times New Roman" w:hAnsi="Times New Roman" w:cs="Times New Roman"/>
          <w:sz w:val="20"/>
          <w:szCs w:val="20"/>
          <w:highlight w:val="green"/>
          <w:lang w:val="en-US"/>
        </w:rPr>
        <w:t>Jennings et al., 2010</w:t>
      </w:r>
      <w:r w:rsidRPr="00376E6E">
        <w:rPr>
          <w:rFonts w:ascii="Times New Roman" w:hAnsi="Times New Roman" w:cs="Times New Roman"/>
          <w:sz w:val="20"/>
          <w:szCs w:val="20"/>
          <w:lang w:val="en-US"/>
        </w:rPr>
        <w:t>), while meta-analytic evidence confirms that low self-control is a robust predictor of both crime (</w:t>
      </w:r>
      <w:r w:rsidRPr="00376E6E">
        <w:rPr>
          <w:rFonts w:ascii="Times New Roman" w:hAnsi="Times New Roman" w:cs="Times New Roman"/>
          <w:sz w:val="20"/>
          <w:szCs w:val="20"/>
          <w:highlight w:val="green"/>
          <w:lang w:val="en-US"/>
        </w:rPr>
        <w:t>Pratt &amp; Cullen, 2000</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Pratt et al., 2014</w:t>
      </w:r>
      <w:r w:rsidRPr="00376E6E">
        <w:rPr>
          <w:rFonts w:ascii="Times New Roman" w:hAnsi="Times New Roman" w:cs="Times New Roman"/>
          <w:sz w:val="20"/>
          <w:szCs w:val="20"/>
          <w:lang w:val="en-US"/>
        </w:rPr>
        <w:t xml:space="preserve">). </w:t>
      </w:r>
    </w:p>
    <w:p w14:paraId="24F2757D" w14:textId="034B7107" w:rsidR="00DE1F4B" w:rsidRPr="00376E6E" w:rsidRDefault="00DE1F4B"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Other variables relevant to control theory include moral emotions. Guilt and shame occupy a prominent place in criminological research, as both have been shown to inhibit criminal behavior, with meta-analytic studies confirming their protective role (</w:t>
      </w:r>
      <w:r w:rsidRPr="00376E6E">
        <w:rPr>
          <w:rFonts w:ascii="Times New Roman" w:hAnsi="Times New Roman" w:cs="Times New Roman"/>
          <w:sz w:val="20"/>
          <w:szCs w:val="20"/>
          <w:highlight w:val="green"/>
          <w:lang w:val="en-US"/>
        </w:rPr>
        <w:t>Spruit et al., 2016</w:t>
      </w:r>
      <w:r w:rsidRPr="00376E6E">
        <w:rPr>
          <w:rFonts w:ascii="Times New Roman" w:hAnsi="Times New Roman" w:cs="Times New Roman"/>
          <w:sz w:val="20"/>
          <w:szCs w:val="20"/>
          <w:lang w:val="en-US"/>
        </w:rPr>
        <w:t>). In particular, self-reported conscience among young people—comprising empathy, guilt, and moral reasoning—has been found to reduce the likelihood of delinquent behavior (</w:t>
      </w:r>
      <w:r w:rsidRPr="00376E6E">
        <w:rPr>
          <w:rFonts w:ascii="Times New Roman" w:hAnsi="Times New Roman" w:cs="Times New Roman"/>
          <w:sz w:val="20"/>
          <w:szCs w:val="20"/>
          <w:highlight w:val="green"/>
          <w:lang w:val="en-US"/>
        </w:rPr>
        <w:t>Walters, 2022</w:t>
      </w:r>
      <w:r w:rsidRPr="00376E6E">
        <w:rPr>
          <w:rFonts w:ascii="Times New Roman" w:hAnsi="Times New Roman" w:cs="Times New Roman"/>
          <w:sz w:val="20"/>
          <w:szCs w:val="20"/>
          <w:lang w:val="en-US"/>
        </w:rPr>
        <w:t>), whereas moral disengagement is consistently associated with aggressive conduct in childhood and adolescence (</w:t>
      </w:r>
      <w:r w:rsidRPr="00376E6E">
        <w:rPr>
          <w:rFonts w:ascii="Times New Roman" w:hAnsi="Times New Roman" w:cs="Times New Roman"/>
          <w:sz w:val="20"/>
          <w:szCs w:val="20"/>
          <w:highlight w:val="green"/>
          <w:lang w:val="en-US"/>
        </w:rPr>
        <w:t>Gini et al., 2014</w:t>
      </w:r>
      <w:r w:rsidRPr="00376E6E">
        <w:rPr>
          <w:rFonts w:ascii="Times New Roman" w:hAnsi="Times New Roman" w:cs="Times New Roman"/>
          <w:sz w:val="20"/>
          <w:szCs w:val="20"/>
          <w:lang w:val="en-US"/>
        </w:rPr>
        <w:t>).</w:t>
      </w:r>
      <w:r w:rsidR="00EF10B8">
        <w:rPr>
          <w:rFonts w:ascii="Times New Roman" w:hAnsi="Times New Roman" w:cs="Times New Roman"/>
          <w:sz w:val="20"/>
          <w:szCs w:val="20"/>
          <w:lang w:val="en-US"/>
        </w:rPr>
        <w:t xml:space="preserve"> </w:t>
      </w:r>
      <w:r w:rsidR="002E3B54" w:rsidRPr="002E3B54">
        <w:rPr>
          <w:rFonts w:ascii="Times New Roman" w:hAnsi="Times New Roman" w:cs="Times New Roman"/>
          <w:sz w:val="20"/>
          <w:szCs w:val="20"/>
          <w:lang w:val="en-US"/>
        </w:rPr>
        <w:t xml:space="preserve">In this sense, </w:t>
      </w:r>
      <w:r w:rsidR="00491E44" w:rsidRPr="00B16D35">
        <w:rPr>
          <w:rFonts w:ascii="Times New Roman" w:hAnsi="Times New Roman" w:cs="Times New Roman"/>
          <w:sz w:val="20"/>
          <w:szCs w:val="20"/>
          <w:highlight w:val="green"/>
          <w:lang w:val="en-US"/>
        </w:rPr>
        <w:t>Falla et al., 2020</w:t>
      </w:r>
      <w:r w:rsidR="00491E44">
        <w:rPr>
          <w:rFonts w:ascii="Times New Roman" w:hAnsi="Times New Roman" w:cs="Times New Roman"/>
          <w:sz w:val="20"/>
          <w:szCs w:val="20"/>
          <w:lang w:val="en-US"/>
        </w:rPr>
        <w:t xml:space="preserve"> </w:t>
      </w:r>
      <w:r w:rsidR="002E3B54" w:rsidRPr="002E3B54">
        <w:rPr>
          <w:rFonts w:ascii="Times New Roman" w:hAnsi="Times New Roman" w:cs="Times New Roman"/>
          <w:sz w:val="20"/>
          <w:szCs w:val="20"/>
          <w:lang w:val="en-US"/>
        </w:rPr>
        <w:t>suggest that victims of violence may disengage morally through cognitive restructuring, normalizing aggression and, in turn, becoming more prone to reproduce the violence they experienced.</w:t>
      </w:r>
      <w:r w:rsidRPr="00376E6E">
        <w:rPr>
          <w:rFonts w:ascii="Times New Roman" w:hAnsi="Times New Roman" w:cs="Times New Roman"/>
          <w:sz w:val="20"/>
          <w:szCs w:val="20"/>
          <w:lang w:val="en-US"/>
        </w:rPr>
        <w:t xml:space="preserve"> Importantly, moral emotions also appear to function as mediators linking trauma (</w:t>
      </w:r>
      <w:r w:rsidRPr="00376E6E">
        <w:rPr>
          <w:rFonts w:ascii="Times New Roman" w:hAnsi="Times New Roman" w:cs="Times New Roman"/>
          <w:sz w:val="20"/>
          <w:szCs w:val="20"/>
          <w:highlight w:val="green"/>
          <w:lang w:val="en-US"/>
        </w:rPr>
        <w:t>DeCou et al., 2023</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Whiffen &amp; MacIntosh, 2005</w:t>
      </w:r>
      <w:r w:rsidRPr="00376E6E">
        <w:rPr>
          <w:rFonts w:ascii="Times New Roman" w:hAnsi="Times New Roman" w:cs="Times New Roman"/>
          <w:sz w:val="20"/>
          <w:szCs w:val="20"/>
          <w:lang w:val="en-US"/>
        </w:rPr>
        <w:t>) to the development of psychopathology</w:t>
      </w:r>
      <w:r w:rsidR="00853BC0">
        <w:rPr>
          <w:rFonts w:ascii="Times New Roman" w:hAnsi="Times New Roman" w:cs="Times New Roman"/>
          <w:sz w:val="20"/>
          <w:szCs w:val="20"/>
          <w:lang w:val="en-US"/>
        </w:rPr>
        <w:t>.</w:t>
      </w:r>
      <w:r w:rsidR="005B5B14">
        <w:rPr>
          <w:rFonts w:ascii="Times New Roman" w:hAnsi="Times New Roman" w:cs="Times New Roman"/>
          <w:sz w:val="20"/>
          <w:szCs w:val="20"/>
          <w:lang w:val="en-US"/>
        </w:rPr>
        <w:t xml:space="preserve"> </w:t>
      </w:r>
      <w:r w:rsidRPr="00376E6E">
        <w:rPr>
          <w:rFonts w:ascii="Times New Roman" w:hAnsi="Times New Roman" w:cs="Times New Roman"/>
          <w:sz w:val="20"/>
          <w:szCs w:val="20"/>
          <w:lang w:val="en-US"/>
        </w:rPr>
        <w:t>Thus, the integration of moral emotions into the study of the victim–offender overlap may help explain why experiences of victimization and offending often co-occur.</w:t>
      </w:r>
    </w:p>
    <w:p w14:paraId="59751EFC" w14:textId="77777777" w:rsidR="00CA5025" w:rsidRPr="00376E6E" w:rsidRDefault="00D1574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Beyond individual traits, contextual factors such as family instability—characterized by insufficient parental guidance and inconsistent monitoring—have also been linked to delinquent behavior (</w:t>
      </w:r>
      <w:r w:rsidRPr="00376E6E">
        <w:rPr>
          <w:rFonts w:ascii="Times New Roman" w:hAnsi="Times New Roman" w:cs="Times New Roman"/>
          <w:sz w:val="20"/>
          <w:szCs w:val="20"/>
          <w:highlight w:val="green"/>
          <w:lang w:val="en-US"/>
        </w:rPr>
        <w:t>Kierkus &amp; Hewitt, 2009</w:t>
      </w:r>
      <w:r w:rsidRPr="00376E6E">
        <w:rPr>
          <w:rFonts w:ascii="Times New Roman" w:hAnsi="Times New Roman" w:cs="Times New Roman"/>
          <w:sz w:val="20"/>
          <w:szCs w:val="20"/>
          <w:lang w:val="en-US"/>
        </w:rPr>
        <w:t>) and victimization (</w:t>
      </w:r>
      <w:r w:rsidRPr="00376E6E">
        <w:rPr>
          <w:rFonts w:ascii="Times New Roman" w:hAnsi="Times New Roman" w:cs="Times New Roman"/>
          <w:sz w:val="20"/>
          <w:szCs w:val="20"/>
          <w:highlight w:val="green"/>
          <w:lang w:val="en-US"/>
        </w:rPr>
        <w:t>Turner et al., 2013</w:t>
      </w:r>
      <w:r w:rsidRPr="00376E6E">
        <w:rPr>
          <w:rFonts w:ascii="Times New Roman" w:hAnsi="Times New Roman" w:cs="Times New Roman"/>
          <w:sz w:val="20"/>
          <w:szCs w:val="20"/>
          <w:lang w:val="en-US"/>
        </w:rPr>
        <w:t xml:space="preserve">). These processes are closely tied to the </w:t>
      </w:r>
      <w:r w:rsidRPr="00376E6E">
        <w:rPr>
          <w:rFonts w:ascii="Times New Roman" w:hAnsi="Times New Roman" w:cs="Times New Roman"/>
          <w:sz w:val="20"/>
          <w:szCs w:val="20"/>
          <w:lang w:val="en-US"/>
        </w:rPr>
        <w:lastRenderedPageBreak/>
        <w:t>absence of social support, long recognized as a central element in offending (</w:t>
      </w:r>
      <w:r w:rsidRPr="00376E6E">
        <w:rPr>
          <w:rFonts w:ascii="Times New Roman" w:hAnsi="Times New Roman" w:cs="Times New Roman"/>
          <w:sz w:val="20"/>
          <w:szCs w:val="20"/>
          <w:highlight w:val="green"/>
          <w:lang w:val="en-US"/>
        </w:rPr>
        <w:t>Cullen, 1994</w:t>
      </w:r>
      <w:r w:rsidRPr="00376E6E">
        <w:rPr>
          <w:rFonts w:ascii="Times New Roman" w:hAnsi="Times New Roman" w:cs="Times New Roman"/>
          <w:sz w:val="20"/>
          <w:szCs w:val="20"/>
          <w:lang w:val="en-US"/>
        </w:rPr>
        <w:t>) and more recently suggested as a potential factor underlying victimization as well (</w:t>
      </w:r>
      <w:r w:rsidRPr="00376E6E">
        <w:rPr>
          <w:rFonts w:ascii="Times New Roman" w:hAnsi="Times New Roman" w:cs="Times New Roman"/>
          <w:sz w:val="20"/>
          <w:szCs w:val="20"/>
          <w:highlight w:val="green"/>
          <w:lang w:val="en-US"/>
        </w:rPr>
        <w:t>Azimi &amp; Daigle, 2020</w:t>
      </w:r>
      <w:r w:rsidRPr="00376E6E">
        <w:rPr>
          <w:rFonts w:ascii="Times New Roman" w:hAnsi="Times New Roman" w:cs="Times New Roman"/>
          <w:sz w:val="20"/>
          <w:szCs w:val="20"/>
          <w:lang w:val="en-US"/>
        </w:rPr>
        <w:t>).</w:t>
      </w:r>
    </w:p>
    <w:p w14:paraId="433AD1F3" w14:textId="77777777" w:rsidR="00CA5025"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From a social interactionist–situational perspective, expanding the routine activities, lifestyles, and social control frameworks to incorporate additional exposure variables—such as alcohol use, pornography consumption, and running away behavior—offers a valuable avenue for understanding the victim–offender overlap (</w:t>
      </w:r>
      <w:r w:rsidRPr="00376E6E">
        <w:rPr>
          <w:rFonts w:ascii="Times New Roman" w:hAnsi="Times New Roman" w:cs="Times New Roman"/>
          <w:sz w:val="20"/>
          <w:szCs w:val="20"/>
          <w:highlight w:val="green"/>
          <w:lang w:val="en-US"/>
        </w:rPr>
        <w:t>Turanovic &amp; Pratt, 2014</w:t>
      </w:r>
      <w:r w:rsidRPr="00376E6E">
        <w:rPr>
          <w:rFonts w:ascii="Times New Roman" w:hAnsi="Times New Roman" w:cs="Times New Roman"/>
          <w:sz w:val="20"/>
          <w:szCs w:val="20"/>
          <w:lang w:val="en-US"/>
        </w:rPr>
        <w:t>).</w:t>
      </w:r>
    </w:p>
    <w:p w14:paraId="7DC3A458" w14:textId="77777777" w:rsidR="00702D88"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Alcohol intoxication is a well-established correlate of aggression and criminal behavior, as it escalates conflict by increasing hostility, reducing risk awareness, and weakening adherence to social norms and precautionary strategies (</w:t>
      </w:r>
      <w:r w:rsidRPr="00376E6E">
        <w:rPr>
          <w:rFonts w:ascii="Times New Roman" w:hAnsi="Times New Roman" w:cs="Times New Roman"/>
          <w:sz w:val="20"/>
          <w:szCs w:val="20"/>
          <w:highlight w:val="green"/>
          <w:lang w:val="en-US"/>
        </w:rPr>
        <w:t>Felson et al., 2008</w:t>
      </w:r>
      <w:r w:rsidRPr="00376E6E">
        <w:rPr>
          <w:rFonts w:ascii="Times New Roman" w:hAnsi="Times New Roman" w:cs="Times New Roman"/>
          <w:sz w:val="20"/>
          <w:szCs w:val="20"/>
          <w:lang w:val="en-US"/>
        </w:rPr>
        <w:t xml:space="preserve">). In a cross-national study of adolescents from 30 countries, </w:t>
      </w:r>
      <w:r w:rsidRPr="00376E6E">
        <w:rPr>
          <w:rFonts w:ascii="Times New Roman" w:hAnsi="Times New Roman" w:cs="Times New Roman"/>
          <w:sz w:val="20"/>
          <w:szCs w:val="20"/>
          <w:highlight w:val="green"/>
          <w:lang w:val="en-US"/>
        </w:rPr>
        <w:t>Gatti et al. (2011)</w:t>
      </w:r>
      <w:r w:rsidRPr="00376E6E">
        <w:rPr>
          <w:rFonts w:ascii="Times New Roman" w:hAnsi="Times New Roman" w:cs="Times New Roman"/>
          <w:sz w:val="20"/>
          <w:szCs w:val="20"/>
          <w:lang w:val="en-US"/>
        </w:rPr>
        <w:t xml:space="preserve"> found that alcohol use was reported by 25.4% of participants, but the prevalence rose to 63.1% among those embedded in antisocial peer groups, underscoring the role of social context. While the link between alcohol and adolescent aggression is well-documented (</w:t>
      </w:r>
      <w:r w:rsidRPr="00376E6E">
        <w:rPr>
          <w:rFonts w:ascii="Times New Roman" w:hAnsi="Times New Roman" w:cs="Times New Roman"/>
          <w:sz w:val="20"/>
          <w:szCs w:val="20"/>
          <w:highlight w:val="green"/>
          <w:lang w:val="en-US"/>
        </w:rPr>
        <w:t>Willhelm et al., 2020</w:t>
      </w:r>
      <w:r w:rsidRPr="00376E6E">
        <w:rPr>
          <w:rFonts w:ascii="Times New Roman" w:hAnsi="Times New Roman" w:cs="Times New Roman"/>
          <w:sz w:val="20"/>
          <w:szCs w:val="20"/>
          <w:lang w:val="en-US"/>
        </w:rPr>
        <w:t>), meta-analytic evidence also demonstrates that alcohol consumption heightens vulnerability to victimization—though this relationship remains less studied than its connection to offending (</w:t>
      </w:r>
      <w:r w:rsidRPr="00376E6E">
        <w:rPr>
          <w:rFonts w:ascii="Times New Roman" w:hAnsi="Times New Roman" w:cs="Times New Roman"/>
          <w:sz w:val="20"/>
          <w:szCs w:val="20"/>
          <w:highlight w:val="green"/>
          <w:lang w:val="en-US"/>
        </w:rPr>
        <w:t>Duke et al., 2018</w:t>
      </w:r>
      <w:r w:rsidRPr="00376E6E">
        <w:rPr>
          <w:rFonts w:ascii="Times New Roman" w:hAnsi="Times New Roman" w:cs="Times New Roman"/>
          <w:sz w:val="20"/>
          <w:szCs w:val="20"/>
          <w:lang w:val="en-US"/>
        </w:rPr>
        <w:t>). Notably, this association is observed in both genders but tends to be stronger among males (</w:t>
      </w:r>
      <w:r w:rsidRPr="00376E6E">
        <w:rPr>
          <w:rFonts w:ascii="Times New Roman" w:hAnsi="Times New Roman" w:cs="Times New Roman"/>
          <w:sz w:val="20"/>
          <w:szCs w:val="20"/>
          <w:highlight w:val="green"/>
          <w:lang w:val="en-US"/>
        </w:rPr>
        <w:t>Popovici et al., 2012</w:t>
      </w:r>
      <w:r w:rsidRPr="00376E6E">
        <w:rPr>
          <w:rFonts w:ascii="Times New Roman" w:hAnsi="Times New Roman" w:cs="Times New Roman"/>
          <w:sz w:val="20"/>
          <w:szCs w:val="20"/>
          <w:lang w:val="en-US"/>
        </w:rPr>
        <w:t>).</w:t>
      </w:r>
    </w:p>
    <w:p w14:paraId="5193B37B" w14:textId="77777777" w:rsidR="00702D88" w:rsidRPr="00376E6E" w:rsidRDefault="00CA5025" w:rsidP="00016E22">
      <w:pPr>
        <w:spacing w:after="0" w:line="480" w:lineRule="auto"/>
        <w:ind w:firstLine="708"/>
        <w:rPr>
          <w:rFonts w:ascii="Times New Roman" w:hAnsi="Times New Roman" w:cs="Times New Roman"/>
          <w:sz w:val="20"/>
          <w:szCs w:val="20"/>
          <w:lang w:val="en-US"/>
        </w:rPr>
      </w:pPr>
      <w:r w:rsidRPr="00376E6E">
        <w:rPr>
          <w:rFonts w:ascii="Times New Roman" w:hAnsi="Times New Roman" w:cs="Times New Roman"/>
          <w:sz w:val="20"/>
          <w:szCs w:val="20"/>
          <w:lang w:val="en-US"/>
        </w:rPr>
        <w:t>Pornography consumption represents another controversial exposure variable. Reviews have struggled to establish a consistent relationship between pornography use and sexually violent behavior (</w:t>
      </w:r>
      <w:r w:rsidRPr="00376E6E">
        <w:rPr>
          <w:rFonts w:ascii="Times New Roman" w:hAnsi="Times New Roman" w:cs="Times New Roman"/>
          <w:sz w:val="20"/>
          <w:szCs w:val="20"/>
          <w:highlight w:val="green"/>
          <w:lang w:val="en-US"/>
        </w:rPr>
        <w:t>Ferguson &amp; Hartley, 2022</w:t>
      </w:r>
      <w:r w:rsidRPr="00376E6E">
        <w:rPr>
          <w:rFonts w:ascii="Times New Roman" w:hAnsi="Times New Roman" w:cs="Times New Roman"/>
          <w:sz w:val="20"/>
          <w:szCs w:val="20"/>
          <w:lang w:val="en-US"/>
        </w:rPr>
        <w:t>), though some evidence suggests violent pornography may intensify sexually aggressive conduct (</w:t>
      </w:r>
      <w:r w:rsidRPr="00376E6E">
        <w:rPr>
          <w:rFonts w:ascii="Times New Roman" w:hAnsi="Times New Roman" w:cs="Times New Roman"/>
          <w:sz w:val="20"/>
          <w:szCs w:val="20"/>
          <w:highlight w:val="green"/>
          <w:lang w:val="en-US"/>
        </w:rPr>
        <w:t>Wright et al., 2016</w:t>
      </w:r>
      <w:r w:rsidRPr="00376E6E">
        <w:rPr>
          <w:rFonts w:ascii="Times New Roman" w:hAnsi="Times New Roman" w:cs="Times New Roman"/>
          <w:sz w:val="20"/>
          <w:szCs w:val="20"/>
          <w:lang w:val="en-US"/>
        </w:rPr>
        <w:t>). Importantly, adolescents often interpret pornographic images as realistic, shaping their emotional and cognitive perceptions of sexuality (</w:t>
      </w:r>
      <w:r w:rsidRPr="00376E6E">
        <w:rPr>
          <w:rFonts w:ascii="Times New Roman" w:hAnsi="Times New Roman" w:cs="Times New Roman"/>
          <w:sz w:val="20"/>
          <w:szCs w:val="20"/>
          <w:highlight w:val="green"/>
          <w:lang w:val="en-US"/>
        </w:rPr>
        <w:t>Gunnoo &amp; Powell, 2023</w:t>
      </w:r>
      <w:r w:rsidRPr="00376E6E">
        <w:rPr>
          <w:rFonts w:ascii="Times New Roman" w:hAnsi="Times New Roman" w:cs="Times New Roman"/>
          <w:sz w:val="20"/>
          <w:szCs w:val="20"/>
          <w:lang w:val="en-US"/>
        </w:rPr>
        <w:t>). Empirical studies reinforce these concerns: in U.S. samples of youth aged 16–17, weekly pornography use has been associated with increased risk of physical or sexual victimization in dating relationships (</w:t>
      </w:r>
      <w:r w:rsidRPr="00376E6E">
        <w:rPr>
          <w:rFonts w:ascii="Times New Roman" w:hAnsi="Times New Roman" w:cs="Times New Roman"/>
          <w:sz w:val="20"/>
          <w:szCs w:val="20"/>
          <w:highlight w:val="green"/>
          <w:lang w:val="en-US"/>
        </w:rPr>
        <w:t>Rothman &amp; Adhia, 2016</w:t>
      </w:r>
      <w:r w:rsidRPr="00376E6E">
        <w:rPr>
          <w:rFonts w:ascii="Times New Roman" w:hAnsi="Times New Roman" w:cs="Times New Roman"/>
          <w:sz w:val="20"/>
          <w:szCs w:val="20"/>
          <w:lang w:val="en-US"/>
        </w:rPr>
        <w:t>), while longitudinal data show that adolescents aged 10–15 who view violent pornography are nearly six times more likely to later report sexually aggressive behavior (</w:t>
      </w:r>
      <w:r w:rsidRPr="00376E6E">
        <w:rPr>
          <w:rFonts w:ascii="Times New Roman" w:hAnsi="Times New Roman" w:cs="Times New Roman"/>
          <w:sz w:val="20"/>
          <w:szCs w:val="20"/>
          <w:highlight w:val="green"/>
          <w:lang w:val="en-US"/>
        </w:rPr>
        <w:t>Ybarra et al., 2011</w:t>
      </w:r>
      <w:r w:rsidRPr="00376E6E">
        <w:rPr>
          <w:rFonts w:ascii="Times New Roman" w:hAnsi="Times New Roman" w:cs="Times New Roman"/>
          <w:sz w:val="20"/>
          <w:szCs w:val="20"/>
          <w:lang w:val="en-US"/>
        </w:rPr>
        <w:t>).</w:t>
      </w:r>
    </w:p>
    <w:p w14:paraId="0885C01A" w14:textId="241F447B" w:rsidR="00702D88" w:rsidRDefault="00CA5025" w:rsidP="00016E22">
      <w:pPr>
        <w:spacing w:after="0" w:line="480" w:lineRule="auto"/>
        <w:ind w:firstLine="708"/>
        <w:rPr>
          <w:ins w:id="95" w:author="Marina Bartolome" w:date="2025-12-10T12:24:00Z"/>
          <w:rFonts w:ascii="Times New Roman" w:hAnsi="Times New Roman" w:cs="Times New Roman"/>
          <w:sz w:val="20"/>
          <w:szCs w:val="20"/>
          <w:lang w:val="en-US"/>
        </w:rPr>
      </w:pPr>
      <w:r w:rsidRPr="00376E6E">
        <w:rPr>
          <w:rFonts w:ascii="Times New Roman" w:hAnsi="Times New Roman" w:cs="Times New Roman"/>
          <w:sz w:val="20"/>
          <w:szCs w:val="20"/>
          <w:lang w:val="en-US"/>
        </w:rPr>
        <w:t>Running away also represents both a consequence and a predictor of risk. It is frequently a response to victimization, particularly in cases of physical or sexual abuse (</w:t>
      </w:r>
      <w:r w:rsidRPr="00376E6E">
        <w:rPr>
          <w:rFonts w:ascii="Times New Roman" w:hAnsi="Times New Roman" w:cs="Times New Roman"/>
          <w:sz w:val="20"/>
          <w:szCs w:val="20"/>
          <w:highlight w:val="green"/>
          <w:lang w:val="en-US"/>
        </w:rPr>
        <w:t>Sundin &amp; Baguley, 2015</w:t>
      </w:r>
      <w:r w:rsidRPr="00376E6E">
        <w:rPr>
          <w:rFonts w:ascii="Times New Roman" w:hAnsi="Times New Roman" w:cs="Times New Roman"/>
          <w:sz w:val="20"/>
          <w:szCs w:val="20"/>
          <w:lang w:val="en-US"/>
        </w:rPr>
        <w:t>), but simultaneously increases the likelihood of engaging in criminal behavior (</w:t>
      </w:r>
      <w:r w:rsidRPr="00376E6E">
        <w:rPr>
          <w:rFonts w:ascii="Times New Roman" w:hAnsi="Times New Roman" w:cs="Times New Roman"/>
          <w:sz w:val="20"/>
          <w:szCs w:val="20"/>
          <w:highlight w:val="green"/>
          <w:lang w:val="en-US"/>
        </w:rPr>
        <w:t>Jeanis et al., 2019</w:t>
      </w:r>
      <w:r w:rsidRPr="00376E6E">
        <w:rPr>
          <w:rFonts w:ascii="Times New Roman" w:hAnsi="Times New Roman" w:cs="Times New Roman"/>
          <w:sz w:val="20"/>
          <w:szCs w:val="20"/>
          <w:lang w:val="en-US"/>
        </w:rPr>
        <w:t xml:space="preserve">). Youth </w:t>
      </w:r>
      <w:r w:rsidRPr="00376E6E">
        <w:rPr>
          <w:rFonts w:ascii="Times New Roman" w:hAnsi="Times New Roman" w:cs="Times New Roman"/>
          <w:sz w:val="20"/>
          <w:szCs w:val="20"/>
          <w:lang w:val="en-US"/>
        </w:rPr>
        <w:lastRenderedPageBreak/>
        <w:t>homelessness more broadly is strongly associated with both victimization and violent offending (</w:t>
      </w:r>
      <w:r w:rsidRPr="00376E6E">
        <w:rPr>
          <w:rFonts w:ascii="Times New Roman" w:hAnsi="Times New Roman" w:cs="Times New Roman"/>
          <w:sz w:val="20"/>
          <w:szCs w:val="20"/>
          <w:highlight w:val="green"/>
          <w:lang w:val="en-US"/>
        </w:rPr>
        <w:t>Heerde &amp; Hemphill, 2019</w:t>
      </w:r>
      <w:r w:rsidRPr="00376E6E">
        <w:rPr>
          <w:rFonts w:ascii="Times New Roman" w:hAnsi="Times New Roman" w:cs="Times New Roman"/>
          <w:sz w:val="20"/>
          <w:szCs w:val="20"/>
          <w:lang w:val="en-US"/>
        </w:rPr>
        <w:t>), and running away is closely tied to sexual exploitation (</w:t>
      </w:r>
      <w:r w:rsidRPr="00376E6E">
        <w:rPr>
          <w:rFonts w:ascii="Times New Roman" w:hAnsi="Times New Roman" w:cs="Times New Roman"/>
          <w:sz w:val="20"/>
          <w:szCs w:val="20"/>
          <w:highlight w:val="green"/>
          <w:lang w:val="en-US"/>
        </w:rPr>
        <w:t>Franchino-Olsen, 2021</w:t>
      </w:r>
      <w:r w:rsidRPr="00376E6E">
        <w:rPr>
          <w:rFonts w:ascii="Times New Roman" w:hAnsi="Times New Roman" w:cs="Times New Roman"/>
          <w:sz w:val="20"/>
          <w:szCs w:val="20"/>
          <w:lang w:val="en-US"/>
        </w:rPr>
        <w:t>). Thus, running away operates as a bidirectional risk factor, linked both to experiencing violence and to subsequent antisocial or criminal conduct (</w:t>
      </w:r>
      <w:r w:rsidRPr="00376E6E">
        <w:rPr>
          <w:rFonts w:ascii="Times New Roman" w:hAnsi="Times New Roman" w:cs="Times New Roman"/>
          <w:sz w:val="20"/>
          <w:szCs w:val="20"/>
          <w:highlight w:val="green"/>
          <w:lang w:val="en-US"/>
        </w:rPr>
        <w:t>Kaufman &amp; Widom, 1999</w:t>
      </w:r>
      <w:r w:rsidRPr="00376E6E">
        <w:rPr>
          <w:rFonts w:ascii="Times New Roman" w:hAnsi="Times New Roman" w:cs="Times New Roman"/>
          <w:sz w:val="20"/>
          <w:szCs w:val="20"/>
          <w:lang w:val="en-US"/>
        </w:rPr>
        <w:t>).</w:t>
      </w:r>
    </w:p>
    <w:p w14:paraId="67F6C310" w14:textId="69D0B3F9" w:rsidR="001B4A04" w:rsidRPr="00790CF3" w:rsidRDefault="001B4A04" w:rsidP="001B4A04">
      <w:pPr>
        <w:pStyle w:val="Ttulo2"/>
        <w:rPr>
          <w:rFonts w:ascii="Times New Roman" w:hAnsi="Times New Roman" w:cs="Times New Roman"/>
          <w:color w:val="auto"/>
          <w:sz w:val="20"/>
          <w:szCs w:val="20"/>
          <w:lang w:val="en-US"/>
        </w:rPr>
      </w:pPr>
      <w:commentRangeStart w:id="96"/>
      <w:commentRangeStart w:id="97"/>
      <w:commentRangeStart w:id="98"/>
      <w:r>
        <w:rPr>
          <w:rFonts w:ascii="Times New Roman" w:hAnsi="Times New Roman" w:cs="Times New Roman"/>
          <w:color w:val="auto"/>
          <w:sz w:val="20"/>
          <w:szCs w:val="20"/>
          <w:lang w:val="en-US"/>
        </w:rPr>
        <w:t>Quantitative Approaches to the Victim-Offender Overlap</w:t>
      </w:r>
      <w:commentRangeEnd w:id="96"/>
      <w:r w:rsidR="00C03DBE">
        <w:rPr>
          <w:rStyle w:val="Refdecomentario"/>
          <w:rFonts w:ascii="Cambria" w:eastAsia="Cambria" w:hAnsi="Cambria" w:cs="Cambria"/>
          <w:b w:val="0"/>
          <w:color w:val="auto"/>
        </w:rPr>
        <w:commentReference w:id="96"/>
      </w:r>
      <w:commentRangeEnd w:id="97"/>
      <w:r w:rsidR="007E2354">
        <w:rPr>
          <w:rStyle w:val="Refdecomentario"/>
          <w:rFonts w:ascii="Cambria" w:eastAsia="Cambria" w:hAnsi="Cambria" w:cs="Cambria"/>
          <w:b w:val="0"/>
          <w:color w:val="auto"/>
        </w:rPr>
        <w:commentReference w:id="97"/>
      </w:r>
      <w:commentRangeEnd w:id="98"/>
      <w:r w:rsidR="00C30F45">
        <w:rPr>
          <w:rStyle w:val="Refdecomentario"/>
          <w:rFonts w:ascii="Cambria" w:eastAsia="Cambria" w:hAnsi="Cambria" w:cs="Cambria"/>
          <w:b w:val="0"/>
          <w:color w:val="auto"/>
        </w:rPr>
        <w:commentReference w:id="98"/>
      </w:r>
    </w:p>
    <w:p w14:paraId="163259EC" w14:textId="635AD16C" w:rsidR="0014168F" w:rsidRPr="00241E82" w:rsidRDefault="00920611" w:rsidP="00FF4BF6">
      <w:pPr>
        <w:spacing w:after="0" w:line="480" w:lineRule="auto"/>
        <w:ind w:firstLine="708"/>
        <w:rPr>
          <w:rFonts w:ascii="Times New Roman" w:hAnsi="Times New Roman" w:cs="Times New Roman"/>
          <w:color w:val="FF0000"/>
          <w:sz w:val="20"/>
          <w:szCs w:val="20"/>
          <w:lang w:val="en-US"/>
        </w:rPr>
      </w:pPr>
      <w:r w:rsidRPr="00920611">
        <w:rPr>
          <w:rFonts w:ascii="Times New Roman" w:hAnsi="Times New Roman" w:cs="Times New Roman"/>
          <w:sz w:val="20"/>
          <w:szCs w:val="20"/>
          <w:lang w:val="en-US"/>
        </w:rPr>
        <w:t>Currently, most studies have approached the victim–offender overlap from a descriptive perspective. In their effort to understand the phenomenon, researchers have typically focused on identifying shared correlates of victimization and offending rather than developing models capable of predicting which adolescents are most likely to occupy both roles</w:t>
      </w:r>
      <w:r w:rsidR="00C03DBE">
        <w:rPr>
          <w:rFonts w:ascii="Times New Roman" w:hAnsi="Times New Roman" w:cs="Times New Roman"/>
          <w:sz w:val="20"/>
          <w:szCs w:val="20"/>
          <w:lang w:val="en-US"/>
        </w:rPr>
        <w:t xml:space="preserve"> (</w:t>
      </w:r>
      <w:r w:rsidR="00B948D8" w:rsidRPr="00376E6E">
        <w:rPr>
          <w:rFonts w:ascii="Times New Roman" w:hAnsi="Times New Roman" w:cs="Times New Roman"/>
          <w:bCs/>
          <w:sz w:val="20"/>
          <w:szCs w:val="20"/>
          <w:highlight w:val="green"/>
          <w:lang w:val="en-US"/>
        </w:rPr>
        <w:t>Jennings et al., 2012</w:t>
      </w:r>
      <w:r w:rsidR="00C03DBE">
        <w:rPr>
          <w:rFonts w:ascii="Times New Roman" w:hAnsi="Times New Roman" w:cs="Times New Roman"/>
          <w:sz w:val="20"/>
          <w:szCs w:val="20"/>
          <w:lang w:val="en-US"/>
        </w:rPr>
        <w:t>)</w:t>
      </w:r>
      <w:r w:rsidRPr="00920611">
        <w:rPr>
          <w:rFonts w:ascii="Times New Roman" w:hAnsi="Times New Roman" w:cs="Times New Roman"/>
          <w:sz w:val="20"/>
          <w:szCs w:val="20"/>
          <w:lang w:val="en-US"/>
        </w:rPr>
        <w:t xml:space="preserve">. </w:t>
      </w:r>
      <w:commentRangeStart w:id="99"/>
      <w:r w:rsidR="007E2354" w:rsidRPr="007E2354">
        <w:rPr>
          <w:rFonts w:ascii="Times New Roman" w:hAnsi="Times New Roman" w:cs="Times New Roman"/>
          <w:sz w:val="20"/>
          <w:szCs w:val="20"/>
          <w:lang w:val="en-US"/>
        </w:rPr>
        <w:t>Predictive approaches based on interpretable decision-tree models and compact neural networks are advantageous because they generate individualized risk estimates and capture complex</w:t>
      </w:r>
      <w:r w:rsidR="007E2354">
        <w:rPr>
          <w:rFonts w:ascii="Times New Roman" w:hAnsi="Times New Roman" w:cs="Times New Roman"/>
          <w:sz w:val="20"/>
          <w:szCs w:val="20"/>
          <w:lang w:val="en-US"/>
        </w:rPr>
        <w:t xml:space="preserve"> </w:t>
      </w:r>
      <w:r w:rsidR="007E2354" w:rsidRPr="007E2354">
        <w:rPr>
          <w:rFonts w:ascii="Times New Roman" w:hAnsi="Times New Roman" w:cs="Times New Roman"/>
          <w:sz w:val="20"/>
          <w:szCs w:val="20"/>
          <w:lang w:val="en-US"/>
        </w:rPr>
        <w:t>relationships among predictors</w:t>
      </w:r>
      <w:r w:rsidR="007E2354">
        <w:rPr>
          <w:rFonts w:ascii="Times New Roman" w:hAnsi="Times New Roman" w:cs="Times New Roman"/>
          <w:sz w:val="20"/>
          <w:szCs w:val="20"/>
          <w:lang w:val="en-US"/>
        </w:rPr>
        <w:t xml:space="preserve"> (XX)</w:t>
      </w:r>
      <w:r w:rsidR="007E2354" w:rsidRPr="007E2354">
        <w:rPr>
          <w:rFonts w:ascii="Times New Roman" w:hAnsi="Times New Roman" w:cs="Times New Roman"/>
          <w:sz w:val="20"/>
          <w:szCs w:val="20"/>
          <w:lang w:val="en-US"/>
        </w:rPr>
        <w:t>.</w:t>
      </w:r>
      <w:r w:rsidR="007E2354">
        <w:rPr>
          <w:rFonts w:ascii="Times New Roman" w:hAnsi="Times New Roman" w:cs="Times New Roman"/>
          <w:sz w:val="20"/>
          <w:szCs w:val="20"/>
          <w:lang w:val="en-US"/>
        </w:rPr>
        <w:t xml:space="preserve"> </w:t>
      </w:r>
      <w:commentRangeEnd w:id="99"/>
      <w:r w:rsidR="007E2354">
        <w:rPr>
          <w:rStyle w:val="Refdecomentario"/>
        </w:rPr>
        <w:commentReference w:id="99"/>
      </w:r>
      <w:r w:rsidR="00B948D8" w:rsidRPr="00B948D8">
        <w:rPr>
          <w:rFonts w:ascii="Times New Roman" w:hAnsi="Times New Roman" w:cs="Times New Roman"/>
          <w:sz w:val="20"/>
          <w:szCs w:val="20"/>
          <w:lang w:val="en-US"/>
        </w:rPr>
        <w:t>Rather than estimating average associations, they produce individualized risk scores that reflect the joint configuration of multiple global predictors for each adolescent</w:t>
      </w:r>
      <w:r w:rsidR="00B948D8">
        <w:rPr>
          <w:rFonts w:ascii="Times New Roman" w:hAnsi="Times New Roman" w:cs="Times New Roman"/>
          <w:sz w:val="20"/>
          <w:szCs w:val="20"/>
          <w:lang w:val="en-US"/>
        </w:rPr>
        <w:t xml:space="preserve"> (</w:t>
      </w:r>
      <w:r w:rsidR="00B948D8" w:rsidRPr="00B948D8">
        <w:rPr>
          <w:rFonts w:ascii="Times New Roman" w:hAnsi="Times New Roman" w:cs="Times New Roman"/>
          <w:sz w:val="20"/>
          <w:szCs w:val="20"/>
          <w:highlight w:val="yellow"/>
          <w:lang w:val="en-US"/>
        </w:rPr>
        <w:t>XXX</w:t>
      </w:r>
      <w:r w:rsidR="00B948D8">
        <w:rPr>
          <w:rFonts w:ascii="Times New Roman" w:hAnsi="Times New Roman" w:cs="Times New Roman"/>
          <w:sz w:val="20"/>
          <w:szCs w:val="20"/>
          <w:lang w:val="en-US"/>
        </w:rPr>
        <w:t xml:space="preserve">). </w:t>
      </w:r>
      <w:r w:rsidR="00B948D8" w:rsidRPr="00B948D8">
        <w:rPr>
          <w:rFonts w:ascii="Times New Roman" w:hAnsi="Times New Roman" w:cs="Times New Roman"/>
          <w:sz w:val="20"/>
          <w:szCs w:val="20"/>
          <w:lang w:val="en-US"/>
        </w:rPr>
        <w:t>This enables the modeling of complex interactions and non-linear relationships that underlie victimization, perpetration, and their overlap</w:t>
      </w:r>
      <w:r w:rsidR="00132E89">
        <w:rPr>
          <w:rFonts w:ascii="Times New Roman" w:hAnsi="Times New Roman" w:cs="Times New Roman"/>
          <w:sz w:val="20"/>
          <w:szCs w:val="20"/>
          <w:lang w:val="en-US"/>
        </w:rPr>
        <w:t xml:space="preserve"> (</w:t>
      </w:r>
      <w:r w:rsidR="00132E89" w:rsidRPr="00132E89">
        <w:rPr>
          <w:rFonts w:ascii="Times New Roman" w:hAnsi="Times New Roman" w:cs="Times New Roman"/>
          <w:sz w:val="20"/>
          <w:szCs w:val="20"/>
          <w:highlight w:val="yellow"/>
          <w:lang w:val="en-US"/>
        </w:rPr>
        <w:t>XXX</w:t>
      </w:r>
      <w:r w:rsidR="00132E89">
        <w:rPr>
          <w:rFonts w:ascii="Times New Roman" w:hAnsi="Times New Roman" w:cs="Times New Roman"/>
          <w:sz w:val="20"/>
          <w:szCs w:val="20"/>
          <w:lang w:val="en-US"/>
        </w:rPr>
        <w:t>)</w:t>
      </w:r>
      <w:r w:rsidR="00B948D8" w:rsidRPr="00B948D8">
        <w:rPr>
          <w:rFonts w:ascii="Times New Roman" w:hAnsi="Times New Roman" w:cs="Times New Roman"/>
          <w:sz w:val="20"/>
          <w:szCs w:val="20"/>
          <w:lang w:val="en-US"/>
        </w:rPr>
        <w:t>. When implemented within an interpretable framework, these models also make it possible to identify the relative contribution of key predictors to risk</w:t>
      </w:r>
      <w:r w:rsidR="00000AE6">
        <w:rPr>
          <w:rFonts w:ascii="Times New Roman" w:hAnsi="Times New Roman" w:cs="Times New Roman"/>
          <w:sz w:val="20"/>
          <w:szCs w:val="20"/>
          <w:lang w:val="en-US"/>
        </w:rPr>
        <w:t xml:space="preserve"> (XXX)</w:t>
      </w:r>
      <w:r w:rsidR="00B948D8">
        <w:rPr>
          <w:rFonts w:ascii="Times New Roman" w:hAnsi="Times New Roman" w:cs="Times New Roman"/>
          <w:sz w:val="20"/>
          <w:szCs w:val="20"/>
          <w:lang w:val="en-US"/>
        </w:rPr>
        <w:t>.</w:t>
      </w:r>
      <w:r w:rsidR="006B332B" w:rsidRPr="006B332B">
        <w:rPr>
          <w:rFonts w:ascii="Times New Roman" w:hAnsi="Times New Roman" w:cs="Times New Roman"/>
          <w:sz w:val="20"/>
          <w:szCs w:val="20"/>
          <w:lang w:val="en-US"/>
        </w:rPr>
        <w:t xml:space="preserve"> This makes it possible to identify which individuals are most likely to benefit from particular programmes and tailor interventions</w:t>
      </w:r>
      <w:r w:rsidR="00FF4BF6">
        <w:rPr>
          <w:rFonts w:ascii="Times New Roman" w:hAnsi="Times New Roman" w:cs="Times New Roman"/>
          <w:sz w:val="20"/>
          <w:szCs w:val="20"/>
          <w:lang w:val="en-US"/>
        </w:rPr>
        <w:t xml:space="preserve"> (XX)</w:t>
      </w:r>
      <w:r w:rsidR="006B332B" w:rsidRPr="006B332B">
        <w:rPr>
          <w:rFonts w:ascii="Times New Roman" w:hAnsi="Times New Roman" w:cs="Times New Roman"/>
          <w:sz w:val="20"/>
          <w:szCs w:val="20"/>
          <w:lang w:val="en-US"/>
        </w:rPr>
        <w:t xml:space="preserve">. </w:t>
      </w:r>
      <w:r w:rsidR="006B332B">
        <w:rPr>
          <w:rFonts w:ascii="Times New Roman" w:hAnsi="Times New Roman" w:cs="Times New Roman"/>
          <w:sz w:val="20"/>
          <w:szCs w:val="20"/>
          <w:lang w:val="en-US"/>
        </w:rPr>
        <w:t>At the same time</w:t>
      </w:r>
      <w:r w:rsidR="006B332B" w:rsidRPr="006B332B">
        <w:rPr>
          <w:rFonts w:ascii="Times New Roman" w:hAnsi="Times New Roman" w:cs="Times New Roman"/>
          <w:sz w:val="20"/>
          <w:szCs w:val="20"/>
          <w:lang w:val="en-US"/>
        </w:rPr>
        <w:t>, algorithms can uncover long-range, cross-context and socially structured patterns in victimization and offending, and outperform traditional statistical methods in predicting violence, recidivism, and serious crime (</w:t>
      </w:r>
      <w:r w:rsidR="006B332B" w:rsidRPr="007E2354">
        <w:rPr>
          <w:rFonts w:ascii="Times New Roman" w:hAnsi="Times New Roman" w:cs="Times New Roman"/>
          <w:sz w:val="20"/>
          <w:szCs w:val="20"/>
          <w:highlight w:val="green"/>
          <w:lang w:val="en-US"/>
        </w:rPr>
        <w:t>Berk et al., 2009</w:t>
      </w:r>
      <w:r w:rsidR="006B332B" w:rsidRPr="006B332B">
        <w:rPr>
          <w:rFonts w:ascii="Times New Roman" w:hAnsi="Times New Roman" w:cs="Times New Roman"/>
          <w:sz w:val="20"/>
          <w:szCs w:val="20"/>
          <w:lang w:val="en-US"/>
        </w:rPr>
        <w:t xml:space="preserve">; </w:t>
      </w:r>
      <w:r w:rsidR="006B332B" w:rsidRPr="009B5A65">
        <w:rPr>
          <w:rFonts w:ascii="Times New Roman" w:hAnsi="Times New Roman" w:cs="Times New Roman"/>
          <w:sz w:val="20"/>
          <w:szCs w:val="20"/>
          <w:highlight w:val="green"/>
          <w:lang w:val="en-US"/>
        </w:rPr>
        <w:t>Berk &amp; Hyatt, 2015</w:t>
      </w:r>
      <w:r w:rsidR="006B332B" w:rsidRPr="006B332B">
        <w:rPr>
          <w:rFonts w:ascii="Times New Roman" w:hAnsi="Times New Roman" w:cs="Times New Roman"/>
          <w:sz w:val="20"/>
          <w:szCs w:val="20"/>
          <w:lang w:val="en-US"/>
        </w:rPr>
        <w:t xml:space="preserve">). </w:t>
      </w:r>
      <w:commentRangeStart w:id="100"/>
      <w:r w:rsidR="006B332B" w:rsidRPr="006B332B">
        <w:rPr>
          <w:rFonts w:ascii="Times New Roman" w:hAnsi="Times New Roman" w:cs="Times New Roman"/>
          <w:sz w:val="20"/>
          <w:szCs w:val="20"/>
          <w:lang w:val="en-US"/>
        </w:rPr>
        <w:t>In addition, ML approaches make it possible to explicitly weight false positives and false negatives according to ethical and policy priorities, improving the alignment between predictive aims and the social consequences of error (</w:t>
      </w:r>
      <w:r w:rsidR="00C30F45">
        <w:rPr>
          <w:rFonts w:ascii="Times New Roman" w:hAnsi="Times New Roman" w:cs="Times New Roman"/>
          <w:sz w:val="20"/>
          <w:szCs w:val="20"/>
          <w:lang w:val="en-US"/>
        </w:rPr>
        <w:t>XX</w:t>
      </w:r>
      <w:r w:rsidR="006B332B" w:rsidRPr="006B332B">
        <w:rPr>
          <w:rFonts w:ascii="Times New Roman" w:hAnsi="Times New Roman" w:cs="Times New Roman"/>
          <w:sz w:val="20"/>
          <w:szCs w:val="20"/>
          <w:lang w:val="en-US"/>
        </w:rPr>
        <w:t xml:space="preserve">). </w:t>
      </w:r>
      <w:commentRangeEnd w:id="100"/>
      <w:r w:rsidR="00C30F45">
        <w:rPr>
          <w:rStyle w:val="Refdecomentario"/>
        </w:rPr>
        <w:commentReference w:id="100"/>
      </w:r>
      <w:r w:rsidR="00FF4BF6">
        <w:rPr>
          <w:rFonts w:ascii="Times New Roman" w:hAnsi="Times New Roman" w:cs="Times New Roman"/>
          <w:sz w:val="20"/>
          <w:szCs w:val="20"/>
          <w:lang w:val="en-US"/>
        </w:rPr>
        <w:t>Finally</w:t>
      </w:r>
      <w:r w:rsidR="006B332B" w:rsidRPr="006B332B">
        <w:rPr>
          <w:rFonts w:ascii="Times New Roman" w:hAnsi="Times New Roman" w:cs="Times New Roman"/>
          <w:sz w:val="20"/>
          <w:szCs w:val="20"/>
          <w:lang w:val="en-US"/>
        </w:rPr>
        <w:t>, AI systems can be audited to identify where bias emerges and why a particular output was produced</w:t>
      </w:r>
      <w:r w:rsidR="00FF4BF6">
        <w:rPr>
          <w:rFonts w:ascii="Times New Roman" w:hAnsi="Times New Roman" w:cs="Times New Roman"/>
          <w:sz w:val="20"/>
          <w:szCs w:val="20"/>
          <w:lang w:val="en-US"/>
        </w:rPr>
        <w:t xml:space="preserve"> </w:t>
      </w:r>
      <w:r w:rsidR="006B332B" w:rsidRPr="006B332B">
        <w:rPr>
          <w:rFonts w:ascii="Times New Roman" w:hAnsi="Times New Roman" w:cs="Times New Roman"/>
          <w:sz w:val="20"/>
          <w:szCs w:val="20"/>
          <w:lang w:val="en-US"/>
        </w:rPr>
        <w:t>(</w:t>
      </w:r>
      <w:r w:rsidR="00C30F45">
        <w:rPr>
          <w:rFonts w:ascii="Times New Roman" w:hAnsi="Times New Roman" w:cs="Times New Roman"/>
          <w:sz w:val="20"/>
          <w:szCs w:val="20"/>
          <w:lang w:val="en-US"/>
        </w:rPr>
        <w:t>XXX</w:t>
      </w:r>
      <w:r w:rsidR="006B332B" w:rsidRPr="006B332B">
        <w:rPr>
          <w:rFonts w:ascii="Times New Roman" w:hAnsi="Times New Roman" w:cs="Times New Roman"/>
          <w:sz w:val="20"/>
          <w:szCs w:val="20"/>
          <w:lang w:val="en-US"/>
        </w:rPr>
        <w:t>).</w:t>
      </w:r>
      <w:r w:rsidR="00FF4BF6">
        <w:rPr>
          <w:rFonts w:ascii="Times New Roman" w:hAnsi="Times New Roman" w:cs="Times New Roman"/>
          <w:sz w:val="20"/>
          <w:szCs w:val="20"/>
          <w:lang w:val="en-US"/>
        </w:rPr>
        <w:t xml:space="preserve"> </w:t>
      </w:r>
    </w:p>
    <w:p w14:paraId="3C312879" w14:textId="1DE2AE94" w:rsidR="001B4A04" w:rsidRPr="00000AE6" w:rsidRDefault="00000AE6" w:rsidP="00016E22">
      <w:pPr>
        <w:spacing w:after="0" w:line="480" w:lineRule="auto"/>
        <w:ind w:firstLine="708"/>
        <w:rPr>
          <w:rFonts w:ascii="Times New Roman" w:hAnsi="Times New Roman" w:cs="Times New Roman"/>
          <w:color w:val="FF0000"/>
          <w:sz w:val="20"/>
          <w:szCs w:val="20"/>
          <w:lang w:val="en-US"/>
        </w:rPr>
      </w:pPr>
      <w:r w:rsidRPr="00000AE6">
        <w:rPr>
          <w:rFonts w:ascii="Times New Roman" w:hAnsi="Times New Roman" w:cs="Times New Roman"/>
          <w:color w:val="FF0000"/>
          <w:sz w:val="20"/>
          <w:szCs w:val="20"/>
          <w:lang w:val="en-US"/>
        </w:rPr>
        <w:t>...</w:t>
      </w:r>
      <w:r w:rsidR="00920611" w:rsidRPr="00000AE6">
        <w:rPr>
          <w:rFonts w:ascii="Times New Roman" w:hAnsi="Times New Roman" w:cs="Times New Roman"/>
          <w:color w:val="FF0000"/>
          <w:sz w:val="20"/>
          <w:szCs w:val="20"/>
          <w:lang w:val="en-US"/>
        </w:rPr>
        <w:t>there remains a need for quantitative frameworks that both forecast the overlap and preserve transparency in how predictions are generated.</w:t>
      </w:r>
    </w:p>
    <w:p w14:paraId="0D68318F" w14:textId="0DBC85D6" w:rsidR="005F1AA1" w:rsidRPr="00790CF3" w:rsidRDefault="005F1AA1" w:rsidP="00790CF3">
      <w:pPr>
        <w:pStyle w:val="Ttulo2"/>
        <w:rPr>
          <w:rFonts w:ascii="Times New Roman" w:hAnsi="Times New Roman" w:cs="Times New Roman"/>
          <w:color w:val="auto"/>
          <w:sz w:val="20"/>
          <w:szCs w:val="20"/>
          <w:lang w:val="en-US"/>
        </w:rPr>
      </w:pPr>
      <w:commentRangeStart w:id="101"/>
      <w:commentRangeStart w:id="102"/>
      <w:del w:id="103" w:author="Marina Bartolome" w:date="2025-11-06T11:11:00Z">
        <w:r w:rsidRPr="00790CF3" w:rsidDel="008406B5">
          <w:rPr>
            <w:rFonts w:ascii="Times New Roman" w:hAnsi="Times New Roman" w:cs="Times New Roman"/>
            <w:color w:val="auto"/>
            <w:sz w:val="20"/>
            <w:szCs w:val="20"/>
            <w:lang w:val="en-US"/>
          </w:rPr>
          <w:delText>2.2. Current Study</w:delText>
        </w:r>
      </w:del>
      <w:ins w:id="104" w:author="Marina Bartolome" w:date="2025-11-06T11:11:00Z">
        <w:r w:rsidR="008406B5">
          <w:rPr>
            <w:rFonts w:ascii="Times New Roman" w:hAnsi="Times New Roman" w:cs="Times New Roman"/>
            <w:color w:val="auto"/>
            <w:sz w:val="20"/>
            <w:szCs w:val="20"/>
            <w:lang w:val="en-US"/>
          </w:rPr>
          <w:t xml:space="preserve">The </w:t>
        </w:r>
      </w:ins>
      <w:ins w:id="105" w:author="Marina Bartolome" w:date="2025-11-06T11:12:00Z">
        <w:r w:rsidR="008406B5">
          <w:rPr>
            <w:rFonts w:ascii="Times New Roman" w:hAnsi="Times New Roman" w:cs="Times New Roman"/>
            <w:color w:val="auto"/>
            <w:sz w:val="20"/>
            <w:szCs w:val="20"/>
            <w:lang w:val="en-US"/>
          </w:rPr>
          <w:t>P</w:t>
        </w:r>
      </w:ins>
      <w:ins w:id="106" w:author="Marina Bartolome" w:date="2025-11-06T11:11:00Z">
        <w:r w:rsidR="008406B5">
          <w:rPr>
            <w:rFonts w:ascii="Times New Roman" w:hAnsi="Times New Roman" w:cs="Times New Roman"/>
            <w:color w:val="auto"/>
            <w:sz w:val="20"/>
            <w:szCs w:val="20"/>
            <w:lang w:val="en-US"/>
          </w:rPr>
          <w:t xml:space="preserve">resent </w:t>
        </w:r>
      </w:ins>
      <w:ins w:id="107" w:author="Marina Bartolome" w:date="2025-11-06T11:12:00Z">
        <w:r w:rsidR="008406B5">
          <w:rPr>
            <w:rFonts w:ascii="Times New Roman" w:hAnsi="Times New Roman" w:cs="Times New Roman"/>
            <w:color w:val="auto"/>
            <w:sz w:val="20"/>
            <w:szCs w:val="20"/>
            <w:lang w:val="en-US"/>
          </w:rPr>
          <w:t>S</w:t>
        </w:r>
      </w:ins>
      <w:ins w:id="108" w:author="Marina Bartolome" w:date="2025-11-06T11:11:00Z">
        <w:r w:rsidR="008406B5">
          <w:rPr>
            <w:rFonts w:ascii="Times New Roman" w:hAnsi="Times New Roman" w:cs="Times New Roman"/>
            <w:color w:val="auto"/>
            <w:sz w:val="20"/>
            <w:szCs w:val="20"/>
            <w:lang w:val="en-US"/>
          </w:rPr>
          <w:t>t</w:t>
        </w:r>
      </w:ins>
      <w:ins w:id="109" w:author="Marina Bartolome" w:date="2025-11-06T11:12:00Z">
        <w:r w:rsidR="008406B5">
          <w:rPr>
            <w:rFonts w:ascii="Times New Roman" w:hAnsi="Times New Roman" w:cs="Times New Roman"/>
            <w:color w:val="auto"/>
            <w:sz w:val="20"/>
            <w:szCs w:val="20"/>
            <w:lang w:val="en-US"/>
          </w:rPr>
          <w:t>udy</w:t>
        </w:r>
      </w:ins>
    </w:p>
    <w:p w14:paraId="3068C831" w14:textId="621A8533" w:rsidR="00447D4C" w:rsidRDefault="005F1AA1" w:rsidP="00016E22">
      <w:pPr>
        <w:spacing w:after="0" w:line="480" w:lineRule="auto"/>
        <w:ind w:firstLine="708"/>
        <w:rPr>
          <w:ins w:id="110" w:author="Marina Bartolome" w:date="2025-11-05T12:44:00Z"/>
          <w:rFonts w:ascii="Times New Roman" w:hAnsi="Times New Roman" w:cs="Times New Roman"/>
          <w:bCs/>
          <w:sz w:val="20"/>
          <w:szCs w:val="20"/>
          <w:lang w:val="en-US"/>
        </w:rPr>
      </w:pPr>
      <w:r w:rsidRPr="00376E6E">
        <w:rPr>
          <w:rFonts w:ascii="Times New Roman" w:hAnsi="Times New Roman" w:cs="Times New Roman"/>
          <w:bCs/>
          <w:sz w:val="20"/>
          <w:szCs w:val="20"/>
          <w:lang w:val="en-US"/>
        </w:rPr>
        <w:t xml:space="preserve">Building on this foundation, the present study uses artificial intelligence </w:t>
      </w:r>
      <w:ins w:id="111" w:author="Microsoft Office User" w:date="2025-09-22T17:36:00Z">
        <w:r w:rsidR="007B3BD3">
          <w:rPr>
            <w:rFonts w:ascii="Times New Roman" w:hAnsi="Times New Roman" w:cs="Times New Roman"/>
            <w:bCs/>
            <w:sz w:val="20"/>
            <w:szCs w:val="20"/>
            <w:lang w:val="en-US"/>
          </w:rPr>
          <w:t xml:space="preserve">techniques </w:t>
        </w:r>
      </w:ins>
      <w:r w:rsidRPr="00376E6E">
        <w:rPr>
          <w:rFonts w:ascii="Times New Roman" w:hAnsi="Times New Roman" w:cs="Times New Roman"/>
          <w:bCs/>
          <w:sz w:val="20"/>
          <w:szCs w:val="20"/>
          <w:lang w:val="en-US"/>
        </w:rPr>
        <w:t xml:space="preserve">to model and predict adolescent victimization, </w:t>
      </w:r>
      <w:ins w:id="112" w:author="Microsoft Office User" w:date="2025-09-22T17:36:00Z">
        <w:r w:rsidR="007B3BD3">
          <w:rPr>
            <w:rFonts w:ascii="Times New Roman" w:hAnsi="Times New Roman" w:cs="Times New Roman"/>
            <w:bCs/>
            <w:sz w:val="20"/>
            <w:szCs w:val="20"/>
            <w:lang w:val="en-US"/>
          </w:rPr>
          <w:t xml:space="preserve">adolescent </w:t>
        </w:r>
      </w:ins>
      <w:r w:rsidRPr="00376E6E">
        <w:rPr>
          <w:rFonts w:ascii="Times New Roman" w:hAnsi="Times New Roman" w:cs="Times New Roman"/>
          <w:bCs/>
          <w:sz w:val="20"/>
          <w:szCs w:val="20"/>
          <w:lang w:val="en-US"/>
        </w:rPr>
        <w:t xml:space="preserve">offending, and the </w:t>
      </w:r>
      <w:ins w:id="113" w:author="Microsoft Office User" w:date="2025-09-22T17:37:00Z">
        <w:r w:rsidR="007B3BD3">
          <w:rPr>
            <w:rFonts w:ascii="Times New Roman" w:hAnsi="Times New Roman" w:cs="Times New Roman"/>
            <w:bCs/>
            <w:sz w:val="20"/>
            <w:szCs w:val="20"/>
            <w:lang w:val="en-US"/>
          </w:rPr>
          <w:t xml:space="preserve">combination of both as </w:t>
        </w:r>
      </w:ins>
      <w:r w:rsidRPr="00376E6E">
        <w:rPr>
          <w:rFonts w:ascii="Times New Roman" w:hAnsi="Times New Roman" w:cs="Times New Roman"/>
          <w:bCs/>
          <w:sz w:val="20"/>
          <w:szCs w:val="20"/>
          <w:lang w:val="en-US"/>
        </w:rPr>
        <w:t xml:space="preserve">victim–offender </w:t>
      </w:r>
      <w:r w:rsidRPr="00376E6E">
        <w:rPr>
          <w:rFonts w:ascii="Times New Roman" w:hAnsi="Times New Roman" w:cs="Times New Roman"/>
          <w:bCs/>
          <w:sz w:val="20"/>
          <w:szCs w:val="20"/>
          <w:lang w:val="en-US"/>
        </w:rPr>
        <w:lastRenderedPageBreak/>
        <w:t>overlap</w:t>
      </w:r>
      <w:ins w:id="114" w:author="Microsoft Office User" w:date="2025-09-22T17:37:00Z">
        <w:r w:rsidR="007B3BD3">
          <w:rPr>
            <w:rFonts w:ascii="Times New Roman" w:hAnsi="Times New Roman" w:cs="Times New Roman"/>
            <w:bCs/>
            <w:sz w:val="20"/>
            <w:szCs w:val="20"/>
            <w:lang w:val="en-US"/>
          </w:rPr>
          <w:t>.</w:t>
        </w:r>
      </w:ins>
      <w:del w:id="115" w:author="Microsoft Office User" w:date="2025-09-22T17:37:00Z">
        <w:r w:rsidRPr="00376E6E" w:rsidDel="007B3BD3">
          <w:rPr>
            <w:rFonts w:ascii="Times New Roman" w:hAnsi="Times New Roman" w:cs="Times New Roman"/>
            <w:bCs/>
            <w:sz w:val="20"/>
            <w:szCs w:val="20"/>
            <w:lang w:val="en-US"/>
          </w:rPr>
          <w:delText>,</w:delText>
        </w:r>
      </w:del>
      <w:r w:rsidRPr="00376E6E">
        <w:rPr>
          <w:rFonts w:ascii="Times New Roman" w:hAnsi="Times New Roman" w:cs="Times New Roman"/>
          <w:bCs/>
          <w:sz w:val="20"/>
          <w:szCs w:val="20"/>
          <w:lang w:val="en-US"/>
        </w:rPr>
        <w:t xml:space="preserve"> </w:t>
      </w:r>
      <w:ins w:id="116" w:author="Microsoft Office User" w:date="2025-09-22T17:37:00Z">
        <w:r w:rsidR="007B3BD3">
          <w:rPr>
            <w:rFonts w:ascii="Times New Roman" w:hAnsi="Times New Roman" w:cs="Times New Roman"/>
            <w:bCs/>
            <w:sz w:val="20"/>
            <w:szCs w:val="20"/>
            <w:lang w:val="en-US"/>
          </w:rPr>
          <w:t xml:space="preserve">Overall, the system allows to </w:t>
        </w:r>
      </w:ins>
      <w:del w:id="117" w:author="Microsoft Office User" w:date="2025-09-22T17:37:00Z">
        <w:r w:rsidRPr="00376E6E" w:rsidDel="007B3BD3">
          <w:rPr>
            <w:rFonts w:ascii="Times New Roman" w:hAnsi="Times New Roman" w:cs="Times New Roman"/>
            <w:bCs/>
            <w:sz w:val="20"/>
            <w:szCs w:val="20"/>
            <w:lang w:val="en-US"/>
          </w:rPr>
          <w:delText xml:space="preserve">aiming to </w:delText>
        </w:r>
      </w:del>
      <w:r w:rsidRPr="00376E6E">
        <w:rPr>
          <w:rFonts w:ascii="Times New Roman" w:hAnsi="Times New Roman" w:cs="Times New Roman"/>
          <w:bCs/>
          <w:sz w:val="20"/>
          <w:szCs w:val="20"/>
          <w:lang w:val="en-US"/>
        </w:rPr>
        <w:t xml:space="preserve">identify </w:t>
      </w:r>
      <w:del w:id="118" w:author="Microsoft Office User" w:date="2025-09-22T17:37:00Z">
        <w:r w:rsidRPr="00376E6E" w:rsidDel="007B3BD3">
          <w:rPr>
            <w:rFonts w:ascii="Times New Roman" w:hAnsi="Times New Roman" w:cs="Times New Roman"/>
            <w:bCs/>
            <w:sz w:val="20"/>
            <w:szCs w:val="20"/>
            <w:lang w:val="en-US"/>
          </w:rPr>
          <w:delText xml:space="preserve">those </w:delText>
        </w:r>
      </w:del>
      <w:ins w:id="119" w:author="Microsoft Office User" w:date="2025-09-22T17:37:00Z">
        <w:r w:rsidR="007B3BD3">
          <w:rPr>
            <w:rFonts w:ascii="Times New Roman" w:hAnsi="Times New Roman" w:cs="Times New Roman"/>
            <w:bCs/>
            <w:sz w:val="20"/>
            <w:szCs w:val="20"/>
            <w:lang w:val="en-US"/>
          </w:rPr>
          <w:t>adolescents</w:t>
        </w:r>
        <w:r w:rsidR="007B3BD3" w:rsidRPr="00376E6E">
          <w:rPr>
            <w:rFonts w:ascii="Times New Roman" w:hAnsi="Times New Roman" w:cs="Times New Roman"/>
            <w:bCs/>
            <w:sz w:val="20"/>
            <w:szCs w:val="20"/>
            <w:lang w:val="en-US"/>
          </w:rPr>
          <w:t xml:space="preserve"> </w:t>
        </w:r>
      </w:ins>
      <w:r w:rsidRPr="00376E6E">
        <w:rPr>
          <w:rFonts w:ascii="Times New Roman" w:hAnsi="Times New Roman" w:cs="Times New Roman"/>
          <w:bCs/>
          <w:sz w:val="20"/>
          <w:szCs w:val="20"/>
          <w:lang w:val="en-US"/>
        </w:rPr>
        <w:t>in urgent need of intervention</w:t>
      </w:r>
      <w:ins w:id="120" w:author="Microsoft Office User" w:date="2025-09-22T17:37:00Z">
        <w:r w:rsidR="007B3BD3">
          <w:rPr>
            <w:rFonts w:ascii="Times New Roman" w:hAnsi="Times New Roman" w:cs="Times New Roman"/>
            <w:bCs/>
            <w:sz w:val="20"/>
            <w:szCs w:val="20"/>
            <w:lang w:val="en-US"/>
          </w:rPr>
          <w:t xml:space="preserve"> due to any of the three behaviours mentioned before</w:t>
        </w:r>
      </w:ins>
      <w:r w:rsidRPr="00376E6E">
        <w:rPr>
          <w:rFonts w:ascii="Times New Roman" w:hAnsi="Times New Roman" w:cs="Times New Roman"/>
          <w:bCs/>
          <w:sz w:val="20"/>
          <w:szCs w:val="20"/>
          <w:lang w:val="en-US"/>
        </w:rPr>
        <w:t xml:space="preserve">. For each participant, we </w:t>
      </w:r>
      <w:r w:rsidR="006F16E7" w:rsidRPr="00376E6E">
        <w:rPr>
          <w:rFonts w:ascii="Times New Roman" w:hAnsi="Times New Roman" w:cs="Times New Roman"/>
          <w:bCs/>
          <w:sz w:val="20"/>
          <w:szCs w:val="20"/>
          <w:lang w:val="en-US"/>
        </w:rPr>
        <w:t>analyze</w:t>
      </w:r>
      <w:r w:rsidRPr="00376E6E">
        <w:rPr>
          <w:rFonts w:ascii="Times New Roman" w:hAnsi="Times New Roman" w:cs="Times New Roman"/>
          <w:bCs/>
          <w:sz w:val="20"/>
          <w:szCs w:val="20"/>
          <w:lang w:val="en-US"/>
        </w:rPr>
        <w:t xml:space="preserve"> the most recent complete calendar year of observation, examining </w:t>
      </w:r>
      <w:r w:rsidR="000D2CC3" w:rsidRPr="00376E6E">
        <w:rPr>
          <w:rFonts w:ascii="Times New Roman" w:hAnsi="Times New Roman" w:cs="Times New Roman"/>
          <w:bCs/>
          <w:sz w:val="20"/>
          <w:szCs w:val="20"/>
          <w:lang w:val="en-US"/>
        </w:rPr>
        <w:t>behavioral</w:t>
      </w:r>
      <w:r w:rsidRPr="00376E6E">
        <w:rPr>
          <w:rFonts w:ascii="Times New Roman" w:hAnsi="Times New Roman" w:cs="Times New Roman"/>
          <w:bCs/>
          <w:sz w:val="20"/>
          <w:szCs w:val="20"/>
          <w:lang w:val="en-US"/>
        </w:rPr>
        <w:t>, environmental, and psychosocial indicators to identify correlates of victimization and offending</w:t>
      </w:r>
      <w:r w:rsidR="00B260EC">
        <w:rPr>
          <w:rFonts w:ascii="Times New Roman" w:hAnsi="Times New Roman" w:cs="Times New Roman"/>
          <w:bCs/>
          <w:sz w:val="20"/>
          <w:szCs w:val="20"/>
          <w:lang w:val="en-US"/>
        </w:rPr>
        <w:t xml:space="preserve"> </w:t>
      </w:r>
      <w:ins w:id="121" w:author="Marina Bartolome" w:date="2025-11-05T12:44:00Z">
        <w:r w:rsidR="00447D4C" w:rsidRPr="00447D4C">
          <w:rPr>
            <w:rFonts w:ascii="Times New Roman" w:hAnsi="Times New Roman" w:cs="Times New Roman"/>
            <w:bCs/>
            <w:sz w:val="20"/>
            <w:szCs w:val="20"/>
            <w:lang w:val="en-US"/>
          </w:rPr>
          <w:t>and to explore patterns associated with their overlap. The analysis is cross-sectional and descriptive. To prevent label leakage, items directly defining victim or perpetrator status are excluded from the predictors</w:t>
        </w:r>
        <w:r w:rsidR="00447D4C">
          <w:rPr>
            <w:rFonts w:ascii="Times New Roman" w:hAnsi="Times New Roman" w:cs="Times New Roman"/>
            <w:bCs/>
            <w:sz w:val="20"/>
            <w:szCs w:val="20"/>
            <w:lang w:val="en-US"/>
          </w:rPr>
          <w:t xml:space="preserve">. </w:t>
        </w:r>
      </w:ins>
    </w:p>
    <w:p w14:paraId="69B115C1" w14:textId="0CBC572B" w:rsidR="005F1AA1" w:rsidRPr="00376E6E" w:rsidRDefault="00B260EC" w:rsidP="00016E22">
      <w:pPr>
        <w:spacing w:after="0" w:line="480" w:lineRule="auto"/>
        <w:ind w:firstLine="708"/>
        <w:rPr>
          <w:rFonts w:ascii="Times New Roman" w:hAnsi="Times New Roman" w:cs="Times New Roman"/>
          <w:bCs/>
          <w:sz w:val="20"/>
          <w:szCs w:val="20"/>
          <w:lang w:val="en-US"/>
        </w:rPr>
      </w:pPr>
      <w:del w:id="122" w:author="Marina Bartolome" w:date="2025-11-05T12:44:00Z">
        <w:r w:rsidDel="00447D4C">
          <w:rPr>
            <w:rFonts w:ascii="Times New Roman" w:hAnsi="Times New Roman" w:cs="Times New Roman"/>
            <w:bCs/>
            <w:sz w:val="20"/>
            <w:szCs w:val="20"/>
            <w:lang w:val="en-US"/>
          </w:rPr>
          <w:delText>and</w:delText>
        </w:r>
        <w:r w:rsidR="005F1AA1" w:rsidRPr="00376E6E" w:rsidDel="00447D4C">
          <w:rPr>
            <w:rFonts w:ascii="Times New Roman" w:hAnsi="Times New Roman" w:cs="Times New Roman"/>
            <w:bCs/>
            <w:sz w:val="20"/>
            <w:szCs w:val="20"/>
            <w:lang w:val="en-US"/>
          </w:rPr>
          <w:delText xml:space="preserve"> explore mechanisms underlying their overlap</w:delText>
        </w:r>
        <w:r w:rsidDel="00447D4C">
          <w:rPr>
            <w:rFonts w:ascii="Times New Roman" w:hAnsi="Times New Roman" w:cs="Times New Roman"/>
            <w:bCs/>
            <w:sz w:val="20"/>
            <w:szCs w:val="20"/>
            <w:lang w:val="en-US"/>
          </w:rPr>
          <w:delText xml:space="preserve">. </w:delText>
        </w:r>
      </w:del>
      <w:r w:rsidR="005F1AA1" w:rsidRPr="00376E6E">
        <w:rPr>
          <w:rFonts w:ascii="Times New Roman" w:hAnsi="Times New Roman" w:cs="Times New Roman"/>
          <w:bCs/>
          <w:sz w:val="20"/>
          <w:szCs w:val="20"/>
          <w:lang w:val="en-US"/>
        </w:rPr>
        <w:t>To address class imbalance, we implement a dual-classifier framework that decomposes the overlap into two balanced binary tasks. The pipeline includes: (i) a three-stage feature-preparation procedure to systematically select, engineer, and orthogonalize predictors; (ii) two high-recall classifiers—a cost-complexity pruned decision tree for victimization and a compact feed-forward neural network for offending; and (iii) an ensemble logic that labels adolescents as victim–perpetrators only when both models concur. This approach provides a principled decomposition of a tri-label problem, enables assessment of global predictors shaping both roles, and offers an end-to-end tool for evidence-based screening and triage.</w:t>
      </w:r>
    </w:p>
    <w:p w14:paraId="4E430EFA" w14:textId="0975979C" w:rsidR="00543475" w:rsidRPr="005F232D" w:rsidRDefault="005F1AA1" w:rsidP="00016E22">
      <w:pPr>
        <w:spacing w:after="0" w:line="480" w:lineRule="auto"/>
        <w:ind w:firstLine="708"/>
        <w:rPr>
          <w:rFonts w:ascii="Times New Roman" w:hAnsi="Times New Roman" w:cs="Times New Roman"/>
          <w:bCs/>
          <w:sz w:val="20"/>
          <w:szCs w:val="20"/>
        </w:rPr>
      </w:pPr>
      <w:r w:rsidRPr="00376E6E">
        <w:rPr>
          <w:rFonts w:ascii="Times New Roman" w:hAnsi="Times New Roman" w:cs="Times New Roman"/>
          <w:bCs/>
          <w:sz w:val="20"/>
          <w:szCs w:val="20"/>
          <w:lang w:val="en-US"/>
        </w:rPr>
        <w:t xml:space="preserve">The study ultimately </w:t>
      </w:r>
      <w:del w:id="123" w:author="Marina Bartolome" w:date="2025-11-05T12:53:00Z">
        <w:r w:rsidRPr="00376E6E" w:rsidDel="002C4DDD">
          <w:rPr>
            <w:rFonts w:ascii="Times New Roman" w:hAnsi="Times New Roman" w:cs="Times New Roman"/>
            <w:bCs/>
            <w:sz w:val="20"/>
            <w:szCs w:val="20"/>
            <w:lang w:val="en-US"/>
          </w:rPr>
          <w:delText xml:space="preserve">aims to </w:delText>
        </w:r>
      </w:del>
      <w:del w:id="124" w:author="Microsoft Office User" w:date="2025-09-22T17:38:00Z">
        <w:r w:rsidRPr="00376E6E" w:rsidDel="007B3BD3">
          <w:rPr>
            <w:rFonts w:ascii="Times New Roman" w:hAnsi="Times New Roman" w:cs="Times New Roman"/>
            <w:bCs/>
            <w:sz w:val="20"/>
            <w:szCs w:val="20"/>
            <w:lang w:val="en-US"/>
          </w:rPr>
          <w:delText xml:space="preserve">enhance </w:delText>
        </w:r>
      </w:del>
      <w:ins w:id="125" w:author="Microsoft Office User" w:date="2025-09-22T17:38:00Z">
        <w:r w:rsidR="007B3BD3">
          <w:rPr>
            <w:rFonts w:ascii="Times New Roman" w:hAnsi="Times New Roman" w:cs="Times New Roman"/>
            <w:bCs/>
            <w:sz w:val="20"/>
            <w:szCs w:val="20"/>
            <w:lang w:val="en-US"/>
          </w:rPr>
          <w:t>provide</w:t>
        </w:r>
      </w:ins>
      <w:ins w:id="126" w:author="Marina Bartolome" w:date="2025-11-05T12:53:00Z">
        <w:r w:rsidR="002C4DDD">
          <w:rPr>
            <w:rFonts w:ascii="Times New Roman" w:hAnsi="Times New Roman" w:cs="Times New Roman"/>
            <w:bCs/>
            <w:sz w:val="20"/>
            <w:szCs w:val="20"/>
            <w:lang w:val="en-US"/>
          </w:rPr>
          <w:t>s</w:t>
        </w:r>
      </w:ins>
      <w:ins w:id="127" w:author="Microsoft Office User" w:date="2025-09-22T17:38:00Z">
        <w:r w:rsidR="007B3BD3">
          <w:rPr>
            <w:rFonts w:ascii="Times New Roman" w:hAnsi="Times New Roman" w:cs="Times New Roman"/>
            <w:bCs/>
            <w:sz w:val="20"/>
            <w:szCs w:val="20"/>
            <w:lang w:val="en-US"/>
          </w:rPr>
          <w:t xml:space="preserve"> a tool to help in the</w:t>
        </w:r>
        <w:r w:rsidR="007B3BD3" w:rsidRPr="00376E6E">
          <w:rPr>
            <w:rFonts w:ascii="Times New Roman" w:hAnsi="Times New Roman" w:cs="Times New Roman"/>
            <w:bCs/>
            <w:sz w:val="20"/>
            <w:szCs w:val="20"/>
            <w:lang w:val="en-US"/>
          </w:rPr>
          <w:t xml:space="preserve"> </w:t>
        </w:r>
      </w:ins>
      <w:r w:rsidRPr="00376E6E">
        <w:rPr>
          <w:rFonts w:ascii="Times New Roman" w:hAnsi="Times New Roman" w:cs="Times New Roman"/>
          <w:bCs/>
          <w:sz w:val="20"/>
          <w:szCs w:val="20"/>
          <w:lang w:val="en-US"/>
        </w:rPr>
        <w:t xml:space="preserve">early identification of adolescents who, as victims, perpetrators, or both, are at heightened risk and in urgent need of support. </w:t>
      </w:r>
      <w:del w:id="128" w:author="Marina Bartolome" w:date="2025-11-05T12:50:00Z">
        <w:r w:rsidRPr="00376E6E" w:rsidDel="00841D6B">
          <w:rPr>
            <w:rFonts w:ascii="Times New Roman" w:hAnsi="Times New Roman" w:cs="Times New Roman"/>
            <w:bCs/>
            <w:sz w:val="20"/>
            <w:szCs w:val="20"/>
            <w:lang w:val="en-US"/>
          </w:rPr>
          <w:delText>By providing a</w:delText>
        </w:r>
      </w:del>
      <w:ins w:id="129" w:author="Marina Bartolome" w:date="2025-11-05T12:50:00Z">
        <w:r w:rsidR="00841D6B">
          <w:rPr>
            <w:rFonts w:ascii="Times New Roman" w:hAnsi="Times New Roman" w:cs="Times New Roman"/>
            <w:bCs/>
            <w:sz w:val="20"/>
            <w:szCs w:val="20"/>
            <w:lang w:val="en-US"/>
          </w:rPr>
          <w:t>This</w:t>
        </w:r>
      </w:ins>
      <w:r w:rsidRPr="00376E6E">
        <w:rPr>
          <w:rFonts w:ascii="Times New Roman" w:hAnsi="Times New Roman" w:cs="Times New Roman"/>
          <w:bCs/>
          <w:sz w:val="20"/>
          <w:szCs w:val="20"/>
          <w:lang w:val="en-US"/>
        </w:rPr>
        <w:t xml:space="preserve"> high-sensitivity screening framework</w:t>
      </w:r>
      <w:ins w:id="130" w:author="Marina Bartolome" w:date="2025-11-05T12:53:00Z">
        <w:r w:rsidR="002C4DDD">
          <w:rPr>
            <w:rFonts w:ascii="Times New Roman" w:hAnsi="Times New Roman" w:cs="Times New Roman"/>
            <w:bCs/>
            <w:sz w:val="20"/>
            <w:szCs w:val="20"/>
            <w:lang w:val="en-US"/>
          </w:rPr>
          <w:t xml:space="preserve"> </w:t>
        </w:r>
      </w:ins>
      <w:del w:id="131" w:author="Marina Bartolome" w:date="2025-11-05T12:50:00Z">
        <w:r w:rsidRPr="00376E6E" w:rsidDel="00841D6B">
          <w:rPr>
            <w:rFonts w:ascii="Times New Roman" w:hAnsi="Times New Roman" w:cs="Times New Roman"/>
            <w:bCs/>
            <w:sz w:val="20"/>
            <w:szCs w:val="20"/>
            <w:lang w:val="en-US"/>
          </w:rPr>
          <w:delText xml:space="preserve">, it </w:delText>
        </w:r>
      </w:del>
      <w:r w:rsidRPr="00376E6E">
        <w:rPr>
          <w:rFonts w:ascii="Times New Roman" w:hAnsi="Times New Roman" w:cs="Times New Roman"/>
          <w:bCs/>
          <w:sz w:val="20"/>
          <w:szCs w:val="20"/>
          <w:lang w:val="en-US"/>
        </w:rPr>
        <w:t>inform</w:t>
      </w:r>
      <w:ins w:id="132" w:author="Marina Bartolome" w:date="2025-11-05T12:53:00Z">
        <w:r w:rsidR="002C4DDD">
          <w:rPr>
            <w:rFonts w:ascii="Times New Roman" w:hAnsi="Times New Roman" w:cs="Times New Roman"/>
            <w:bCs/>
            <w:sz w:val="20"/>
            <w:szCs w:val="20"/>
            <w:lang w:val="en-US"/>
          </w:rPr>
          <w:t>s</w:t>
        </w:r>
      </w:ins>
      <w:del w:id="133" w:author="Marina Bartolome" w:date="2025-11-05T12:50:00Z">
        <w:r w:rsidRPr="00376E6E" w:rsidDel="00841D6B">
          <w:rPr>
            <w:rFonts w:ascii="Times New Roman" w:hAnsi="Times New Roman" w:cs="Times New Roman"/>
            <w:bCs/>
            <w:sz w:val="20"/>
            <w:szCs w:val="20"/>
            <w:lang w:val="en-US"/>
          </w:rPr>
          <w:delText>s</w:delText>
        </w:r>
      </w:del>
      <w:r w:rsidRPr="00376E6E">
        <w:rPr>
          <w:rFonts w:ascii="Times New Roman" w:hAnsi="Times New Roman" w:cs="Times New Roman"/>
          <w:bCs/>
          <w:sz w:val="20"/>
          <w:szCs w:val="20"/>
          <w:lang w:val="en-US"/>
        </w:rPr>
        <w:t xml:space="preserve"> timely interventions in </w:t>
      </w:r>
      <w:ins w:id="134" w:author="Marina Bartolome" w:date="2025-11-05T12:50:00Z">
        <w:r w:rsidR="00841D6B" w:rsidRPr="00841D6B">
          <w:rPr>
            <w:rFonts w:ascii="Times New Roman" w:hAnsi="Times New Roman" w:cs="Times New Roman"/>
            <w:bCs/>
            <w:sz w:val="20"/>
            <w:szCs w:val="20"/>
            <w:lang w:val="en-US"/>
          </w:rPr>
          <w:t>educational</w:t>
        </w:r>
        <w:r w:rsidR="00841D6B">
          <w:rPr>
            <w:rFonts w:ascii="Times New Roman" w:hAnsi="Times New Roman" w:cs="Times New Roman"/>
            <w:bCs/>
            <w:sz w:val="20"/>
            <w:szCs w:val="20"/>
            <w:lang w:val="en-US"/>
          </w:rPr>
          <w:t xml:space="preserve">, </w:t>
        </w:r>
        <w:r w:rsidR="00841D6B" w:rsidRPr="00841D6B">
          <w:rPr>
            <w:rFonts w:ascii="Times New Roman" w:hAnsi="Times New Roman" w:cs="Times New Roman"/>
            <w:bCs/>
            <w:sz w:val="20"/>
            <w:szCs w:val="20"/>
            <w:lang w:val="en-US"/>
          </w:rPr>
          <w:t xml:space="preserve">clinical </w:t>
        </w:r>
      </w:ins>
      <w:del w:id="135" w:author="Marina Bartolome" w:date="2025-11-05T12:50:00Z">
        <w:r w:rsidRPr="00376E6E" w:rsidDel="00841D6B">
          <w:rPr>
            <w:rFonts w:ascii="Times New Roman" w:hAnsi="Times New Roman" w:cs="Times New Roman"/>
            <w:bCs/>
            <w:sz w:val="20"/>
            <w:szCs w:val="20"/>
            <w:lang w:val="en-US"/>
          </w:rPr>
          <w:delText xml:space="preserve">school </w:delText>
        </w:r>
      </w:del>
      <w:r w:rsidRPr="00376E6E">
        <w:rPr>
          <w:rFonts w:ascii="Times New Roman" w:hAnsi="Times New Roman" w:cs="Times New Roman"/>
          <w:bCs/>
          <w:sz w:val="20"/>
          <w:szCs w:val="20"/>
          <w:lang w:val="en-US"/>
        </w:rPr>
        <w:t xml:space="preserve">and residential settings, </w:t>
      </w:r>
      <w:ins w:id="136" w:author="Marina Bartolome" w:date="2025-11-05T12:51:00Z">
        <w:r w:rsidR="00841D6B">
          <w:rPr>
            <w:rFonts w:ascii="Times New Roman" w:hAnsi="Times New Roman" w:cs="Times New Roman"/>
            <w:bCs/>
            <w:sz w:val="20"/>
            <w:szCs w:val="20"/>
            <w:lang w:val="en-US"/>
          </w:rPr>
          <w:t xml:space="preserve">and </w:t>
        </w:r>
      </w:ins>
      <w:ins w:id="137" w:author="Marina Bartolome" w:date="2025-11-05T12:54:00Z">
        <w:r w:rsidR="002C4DDD">
          <w:rPr>
            <w:rFonts w:ascii="Times New Roman" w:hAnsi="Times New Roman" w:cs="Times New Roman"/>
            <w:bCs/>
            <w:sz w:val="20"/>
            <w:szCs w:val="20"/>
            <w:lang w:val="en-US"/>
          </w:rPr>
          <w:t xml:space="preserve">can help </w:t>
        </w:r>
      </w:ins>
      <w:r w:rsidRPr="00376E6E">
        <w:rPr>
          <w:rFonts w:ascii="Times New Roman" w:hAnsi="Times New Roman" w:cs="Times New Roman"/>
          <w:bCs/>
          <w:sz w:val="20"/>
          <w:szCs w:val="20"/>
          <w:lang w:val="en-US"/>
        </w:rPr>
        <w:t>reduce</w:t>
      </w:r>
      <w:del w:id="138" w:author="Marina Bartolome" w:date="2025-11-05T12:51:00Z">
        <w:r w:rsidRPr="00376E6E" w:rsidDel="00841D6B">
          <w:rPr>
            <w:rFonts w:ascii="Times New Roman" w:hAnsi="Times New Roman" w:cs="Times New Roman"/>
            <w:bCs/>
            <w:sz w:val="20"/>
            <w:szCs w:val="20"/>
            <w:lang w:val="en-US"/>
          </w:rPr>
          <w:delText>s</w:delText>
        </w:r>
      </w:del>
      <w:r w:rsidRPr="00376E6E">
        <w:rPr>
          <w:rFonts w:ascii="Times New Roman" w:hAnsi="Times New Roman" w:cs="Times New Roman"/>
          <w:bCs/>
          <w:sz w:val="20"/>
          <w:szCs w:val="20"/>
          <w:lang w:val="en-US"/>
        </w:rPr>
        <w:t xml:space="preserve"> the likelihood of continued involvement in violence</w:t>
      </w:r>
      <w:del w:id="139" w:author="Marina Bartolome" w:date="2025-11-05T12:51:00Z">
        <w:r w:rsidRPr="00376E6E" w:rsidDel="00841D6B">
          <w:rPr>
            <w:rFonts w:ascii="Times New Roman" w:hAnsi="Times New Roman" w:cs="Times New Roman"/>
            <w:bCs/>
            <w:sz w:val="20"/>
            <w:szCs w:val="20"/>
            <w:lang w:val="en-US"/>
          </w:rPr>
          <w:delText xml:space="preserve">, </w:delText>
        </w:r>
      </w:del>
      <w:ins w:id="140" w:author="Marina Bartolome" w:date="2025-11-05T12:51:00Z">
        <w:r w:rsidR="00841D6B">
          <w:rPr>
            <w:rFonts w:ascii="Times New Roman" w:hAnsi="Times New Roman" w:cs="Times New Roman"/>
            <w:bCs/>
            <w:sz w:val="20"/>
            <w:szCs w:val="20"/>
            <w:lang w:val="en-US"/>
          </w:rPr>
          <w:t>.</w:t>
        </w:r>
        <w:r w:rsidR="00841D6B" w:rsidRPr="00376E6E">
          <w:rPr>
            <w:rFonts w:ascii="Times New Roman" w:hAnsi="Times New Roman" w:cs="Times New Roman"/>
            <w:bCs/>
            <w:sz w:val="20"/>
            <w:szCs w:val="20"/>
            <w:lang w:val="en-US"/>
          </w:rPr>
          <w:t xml:space="preserve"> </w:t>
        </w:r>
      </w:ins>
      <w:del w:id="141" w:author="Marina Bartolome" w:date="2025-11-05T12:51:00Z">
        <w:r w:rsidRPr="00376E6E" w:rsidDel="00841D6B">
          <w:rPr>
            <w:rFonts w:ascii="Times New Roman" w:hAnsi="Times New Roman" w:cs="Times New Roman"/>
            <w:bCs/>
            <w:sz w:val="20"/>
            <w:szCs w:val="20"/>
            <w:lang w:val="en-US"/>
          </w:rPr>
          <w:delText xml:space="preserve">and promotes safer, more resilient communities. </w:delText>
        </w:r>
      </w:del>
      <w:r w:rsidRPr="00376E6E">
        <w:rPr>
          <w:rFonts w:ascii="Times New Roman" w:hAnsi="Times New Roman" w:cs="Times New Roman"/>
          <w:bCs/>
          <w:sz w:val="20"/>
          <w:szCs w:val="20"/>
          <w:lang w:val="en-US"/>
        </w:rPr>
        <w:t xml:space="preserve">In doing so, </w:t>
      </w:r>
      <w:del w:id="142" w:author="Marina Bartolome" w:date="2025-11-05T12:52:00Z">
        <w:r w:rsidRPr="00376E6E" w:rsidDel="00841D6B">
          <w:rPr>
            <w:rFonts w:ascii="Times New Roman" w:hAnsi="Times New Roman" w:cs="Times New Roman"/>
            <w:bCs/>
            <w:sz w:val="20"/>
            <w:szCs w:val="20"/>
            <w:lang w:val="en-US"/>
          </w:rPr>
          <w:delText xml:space="preserve">it </w:delText>
        </w:r>
      </w:del>
      <w:ins w:id="143" w:author="Marina Bartolome" w:date="2025-11-05T12:52:00Z">
        <w:r w:rsidR="00841D6B" w:rsidRPr="00841D6B">
          <w:rPr>
            <w:rFonts w:ascii="Times New Roman" w:hAnsi="Times New Roman" w:cs="Times New Roman"/>
            <w:bCs/>
            <w:sz w:val="20"/>
            <w:szCs w:val="20"/>
            <w:lang w:val="en-US"/>
          </w:rPr>
          <w:t>it helps build safer communities and equips practitioners with evidence-based tools to respond more effectively to the complex needs of youth involved in victimization</w:t>
        </w:r>
      </w:ins>
      <w:ins w:id="144" w:author="Marina Bartolome" w:date="2025-11-05T12:53:00Z">
        <w:r w:rsidR="00841D6B">
          <w:rPr>
            <w:rFonts w:ascii="Times New Roman" w:hAnsi="Times New Roman" w:cs="Times New Roman"/>
            <w:bCs/>
            <w:sz w:val="20"/>
            <w:szCs w:val="20"/>
            <w:lang w:val="en-US"/>
          </w:rPr>
          <w:t xml:space="preserve">, </w:t>
        </w:r>
      </w:ins>
      <w:ins w:id="145" w:author="Marina Bartolome" w:date="2025-11-05T12:52:00Z">
        <w:r w:rsidR="00841D6B" w:rsidRPr="00841D6B">
          <w:rPr>
            <w:rFonts w:ascii="Times New Roman" w:hAnsi="Times New Roman" w:cs="Times New Roman"/>
            <w:bCs/>
            <w:sz w:val="20"/>
            <w:szCs w:val="20"/>
            <w:lang w:val="en-US"/>
          </w:rPr>
          <w:t>offending</w:t>
        </w:r>
      </w:ins>
      <w:ins w:id="146" w:author="Marina Bartolome" w:date="2025-11-05T12:53:00Z">
        <w:r w:rsidR="00841D6B">
          <w:rPr>
            <w:rFonts w:ascii="Times New Roman" w:hAnsi="Times New Roman" w:cs="Times New Roman"/>
            <w:bCs/>
            <w:sz w:val="20"/>
            <w:szCs w:val="20"/>
            <w:lang w:val="en-US"/>
          </w:rPr>
          <w:t xml:space="preserve"> or both.</w:t>
        </w:r>
      </w:ins>
      <w:del w:id="147" w:author="Marina Bartolome" w:date="2025-11-05T12:52:00Z">
        <w:r w:rsidRPr="00376E6E" w:rsidDel="00841D6B">
          <w:rPr>
            <w:rFonts w:ascii="Times New Roman" w:hAnsi="Times New Roman" w:cs="Times New Roman"/>
            <w:bCs/>
            <w:sz w:val="20"/>
            <w:szCs w:val="20"/>
            <w:lang w:val="en-US"/>
          </w:rPr>
          <w:delText xml:space="preserve">advances evidence-based strategies for prevention and triage, helping practitioners </w:delText>
        </w:r>
      </w:del>
      <w:del w:id="148" w:author="Marina Bartolome" w:date="2025-11-05T12:53:00Z">
        <w:r w:rsidRPr="00376E6E" w:rsidDel="00841D6B">
          <w:rPr>
            <w:rFonts w:ascii="Times New Roman" w:hAnsi="Times New Roman" w:cs="Times New Roman"/>
            <w:bCs/>
            <w:sz w:val="20"/>
            <w:szCs w:val="20"/>
            <w:lang w:val="en-US"/>
          </w:rPr>
          <w:delText>address the complex needs of youth occupying dual roles</w:delText>
        </w:r>
      </w:del>
      <w:del w:id="149" w:author="Marina Bartolome" w:date="2025-11-05T12:52:00Z">
        <w:r w:rsidRPr="00376E6E" w:rsidDel="00841D6B">
          <w:rPr>
            <w:rFonts w:ascii="Times New Roman" w:hAnsi="Times New Roman" w:cs="Times New Roman"/>
            <w:bCs/>
            <w:sz w:val="20"/>
            <w:szCs w:val="20"/>
            <w:lang w:val="en-US"/>
          </w:rPr>
          <w:delText xml:space="preserve"> and fostering environments that mitigate risk and support well-</w:delText>
        </w:r>
        <w:commentRangeStart w:id="150"/>
        <w:commentRangeStart w:id="151"/>
        <w:r w:rsidRPr="00376E6E" w:rsidDel="00841D6B">
          <w:rPr>
            <w:rFonts w:ascii="Times New Roman" w:hAnsi="Times New Roman" w:cs="Times New Roman"/>
            <w:bCs/>
            <w:sz w:val="20"/>
            <w:szCs w:val="20"/>
            <w:lang w:val="en-US"/>
          </w:rPr>
          <w:delText>being</w:delText>
        </w:r>
        <w:commentRangeEnd w:id="150"/>
        <w:r w:rsidR="004F097F" w:rsidDel="00841D6B">
          <w:rPr>
            <w:rStyle w:val="Refdecomentario"/>
          </w:rPr>
          <w:commentReference w:id="150"/>
        </w:r>
        <w:commentRangeEnd w:id="151"/>
        <w:r w:rsidR="00B16D35" w:rsidDel="00841D6B">
          <w:rPr>
            <w:rStyle w:val="Refdecomentario"/>
          </w:rPr>
          <w:commentReference w:id="151"/>
        </w:r>
      </w:del>
      <w:del w:id="152" w:author="Marina Bartolome" w:date="2025-11-05T12:53:00Z">
        <w:r w:rsidRPr="00376E6E" w:rsidDel="00841D6B">
          <w:rPr>
            <w:rFonts w:ascii="Times New Roman" w:hAnsi="Times New Roman" w:cs="Times New Roman"/>
            <w:bCs/>
            <w:sz w:val="20"/>
            <w:szCs w:val="20"/>
            <w:lang w:val="en-US"/>
          </w:rPr>
          <w:delText>.</w:delText>
        </w:r>
        <w:commentRangeEnd w:id="101"/>
        <w:r w:rsidR="00750964" w:rsidDel="00841D6B">
          <w:rPr>
            <w:rStyle w:val="Refdecomentario"/>
          </w:rPr>
          <w:commentReference w:id="101"/>
        </w:r>
        <w:commentRangeEnd w:id="102"/>
        <w:r w:rsidR="008E0235" w:rsidDel="00841D6B">
          <w:rPr>
            <w:rStyle w:val="Refdecomentario"/>
          </w:rPr>
          <w:commentReference w:id="102"/>
        </w:r>
      </w:del>
    </w:p>
    <w:p w14:paraId="6D6B6CCA" w14:textId="77777777" w:rsidR="00543475" w:rsidRPr="00543475" w:rsidRDefault="00543475" w:rsidP="00016E22">
      <w:pPr>
        <w:pStyle w:val="Ttulo1"/>
        <w:spacing w:line="480" w:lineRule="auto"/>
        <w:rPr>
          <w:rFonts w:ascii="Times New Roman" w:hAnsi="Times New Roman" w:cs="Times New Roman"/>
          <w:color w:val="auto"/>
          <w:sz w:val="20"/>
          <w:szCs w:val="20"/>
          <w:lang w:val="en-US"/>
        </w:rPr>
      </w:pPr>
      <w:del w:id="153" w:author="Marina Bartolome" w:date="2025-11-06T11:13:00Z">
        <w:r w:rsidRPr="00543475" w:rsidDel="008406B5">
          <w:rPr>
            <w:rFonts w:ascii="Times New Roman" w:hAnsi="Times New Roman" w:cs="Times New Roman"/>
            <w:color w:val="auto"/>
            <w:sz w:val="20"/>
            <w:szCs w:val="20"/>
            <w:lang w:val="en-US"/>
          </w:rPr>
          <w:delText xml:space="preserve">3. </w:delText>
        </w:r>
      </w:del>
      <w:r w:rsidRPr="00543475">
        <w:rPr>
          <w:rFonts w:ascii="Times New Roman" w:hAnsi="Times New Roman" w:cs="Times New Roman"/>
          <w:color w:val="auto"/>
          <w:sz w:val="20"/>
          <w:szCs w:val="20"/>
          <w:lang w:val="en-US"/>
        </w:rPr>
        <w:t xml:space="preserve">METHODOLOGY </w:t>
      </w:r>
    </w:p>
    <w:p w14:paraId="4D3983C2" w14:textId="529D93A5" w:rsidR="00543475" w:rsidRPr="00376E6E" w:rsidRDefault="007B3BD3" w:rsidP="00016E22">
      <w:pPr>
        <w:spacing w:after="0" w:line="480" w:lineRule="auto"/>
        <w:ind w:firstLine="720"/>
        <w:rPr>
          <w:rFonts w:ascii="Times New Roman" w:hAnsi="Times New Roman" w:cs="Times New Roman"/>
          <w:sz w:val="20"/>
          <w:szCs w:val="20"/>
          <w:lang w:val="en-US"/>
        </w:rPr>
      </w:pPr>
      <w:ins w:id="154" w:author="Microsoft Office User" w:date="2025-09-22T17:39:00Z">
        <w:r>
          <w:rPr>
            <w:rFonts w:ascii="Times New Roman" w:hAnsi="Times New Roman" w:cs="Times New Roman"/>
            <w:sz w:val="20"/>
            <w:szCs w:val="20"/>
            <w:lang w:val="en-US"/>
          </w:rPr>
          <w:t>Please notice, t</w:t>
        </w:r>
      </w:ins>
      <w:commentRangeStart w:id="155"/>
      <w:commentRangeStart w:id="156"/>
      <w:commentRangeStart w:id="157"/>
      <w:del w:id="158" w:author="Microsoft Office User" w:date="2025-09-22T17:39:00Z">
        <w:r w:rsidR="00543475" w:rsidRPr="00376E6E" w:rsidDel="007B3BD3">
          <w:rPr>
            <w:rFonts w:ascii="Times New Roman" w:hAnsi="Times New Roman" w:cs="Times New Roman"/>
            <w:sz w:val="20"/>
            <w:szCs w:val="20"/>
            <w:lang w:val="en-US"/>
          </w:rPr>
          <w:delText>T</w:delText>
        </w:r>
      </w:del>
      <w:r w:rsidR="00543475" w:rsidRPr="00376E6E">
        <w:rPr>
          <w:rFonts w:ascii="Times New Roman" w:hAnsi="Times New Roman" w:cs="Times New Roman"/>
          <w:sz w:val="20"/>
          <w:szCs w:val="20"/>
          <w:lang w:val="en-US"/>
        </w:rPr>
        <w:t xml:space="preserve">echnical details of the method and results sections can be found in the </w:t>
      </w:r>
      <w:del w:id="159" w:author="Marina Bartolome" w:date="2025-12-15T14:06:00Z">
        <w:r w:rsidR="00543475" w:rsidRPr="00376E6E" w:rsidDel="009B0709">
          <w:rPr>
            <w:rFonts w:ascii="Times New Roman" w:hAnsi="Times New Roman" w:cs="Times New Roman"/>
            <w:sz w:val="20"/>
            <w:szCs w:val="20"/>
            <w:lang w:val="en-US"/>
          </w:rPr>
          <w:delText xml:space="preserve">online </w:delText>
        </w:r>
      </w:del>
      <w:r w:rsidR="00543475" w:rsidRPr="00376E6E">
        <w:rPr>
          <w:rFonts w:ascii="Times New Roman" w:hAnsi="Times New Roman" w:cs="Times New Roman"/>
          <w:sz w:val="20"/>
          <w:szCs w:val="20"/>
          <w:lang w:val="en-US"/>
        </w:rPr>
        <w:t>supplemental materials.</w:t>
      </w:r>
      <w:commentRangeEnd w:id="155"/>
      <w:r w:rsidR="00543475" w:rsidRPr="00376E6E">
        <w:rPr>
          <w:rStyle w:val="Refdecomentario"/>
          <w:rFonts w:ascii="Times New Roman" w:hAnsi="Times New Roman" w:cs="Times New Roman"/>
          <w:sz w:val="20"/>
          <w:szCs w:val="20"/>
          <w:lang w:val="en-US"/>
        </w:rPr>
        <w:commentReference w:id="155"/>
      </w:r>
    </w:p>
    <w:p w14:paraId="5DB6B836" w14:textId="29B5BD10" w:rsidR="00543475" w:rsidRPr="00543475" w:rsidRDefault="00543475">
      <w:pPr>
        <w:pStyle w:val="Ttulo2"/>
        <w:spacing w:line="480" w:lineRule="auto"/>
        <w:ind w:left="720" w:hanging="720"/>
        <w:rPr>
          <w:rFonts w:ascii="Times New Roman" w:hAnsi="Times New Roman" w:cs="Times New Roman"/>
          <w:color w:val="auto"/>
          <w:sz w:val="20"/>
          <w:szCs w:val="20"/>
          <w:lang w:val="en-US"/>
        </w:rPr>
        <w:pPrChange w:id="160" w:author="Oriol" w:date="2025-10-15T15:13:00Z">
          <w:pPr>
            <w:pStyle w:val="Ttulo2"/>
            <w:spacing w:line="480" w:lineRule="auto"/>
          </w:pPr>
        </w:pPrChange>
      </w:pPr>
      <w:del w:id="161" w:author="Marina Bartolome" w:date="2025-11-06T11:13:00Z">
        <w:r w:rsidRPr="00543475" w:rsidDel="008406B5">
          <w:rPr>
            <w:rFonts w:ascii="Times New Roman" w:hAnsi="Times New Roman" w:cs="Times New Roman"/>
            <w:color w:val="auto"/>
            <w:sz w:val="20"/>
            <w:szCs w:val="20"/>
            <w:lang w:val="en-US"/>
          </w:rPr>
          <w:delText>3.1</w:delText>
        </w:r>
        <w:r w:rsidR="00DD5E6F" w:rsidDel="008406B5">
          <w:rPr>
            <w:rFonts w:ascii="Times New Roman" w:hAnsi="Times New Roman" w:cs="Times New Roman"/>
            <w:color w:val="auto"/>
            <w:sz w:val="20"/>
            <w:szCs w:val="20"/>
            <w:lang w:val="en-US"/>
          </w:rPr>
          <w:delText>.</w:delText>
        </w:r>
        <w:r w:rsidRPr="00543475" w:rsidDel="008406B5">
          <w:rPr>
            <w:rFonts w:ascii="Times New Roman" w:hAnsi="Times New Roman" w:cs="Times New Roman"/>
            <w:color w:val="auto"/>
            <w:sz w:val="20"/>
            <w:szCs w:val="20"/>
            <w:lang w:val="en-US"/>
          </w:rPr>
          <w:delText xml:space="preserve"> </w:delText>
        </w:r>
      </w:del>
      <w:r w:rsidRPr="00543475">
        <w:rPr>
          <w:rFonts w:ascii="Times New Roman" w:hAnsi="Times New Roman" w:cs="Times New Roman"/>
          <w:color w:val="auto"/>
          <w:sz w:val="20"/>
          <w:szCs w:val="20"/>
          <w:lang w:val="en-US"/>
        </w:rPr>
        <w:t>Participants and Survey Dataset</w:t>
      </w:r>
    </w:p>
    <w:p w14:paraId="1C7850B4" w14:textId="4ABB2C2E" w:rsidR="00DD5E6F" w:rsidRPr="00DD5E6F" w:rsidRDefault="00DD5E6F" w:rsidP="00016E22">
      <w:pPr>
        <w:spacing w:line="480" w:lineRule="auto"/>
        <w:ind w:firstLine="720"/>
        <w:rPr>
          <w:rFonts w:ascii="Times New Roman" w:hAnsi="Times New Roman" w:cs="Times New Roman"/>
          <w:bCs/>
          <w:sz w:val="20"/>
          <w:szCs w:val="20"/>
          <w:lang w:val="en-US"/>
        </w:rPr>
      </w:pPr>
      <w:r w:rsidRPr="00DD5E6F">
        <w:rPr>
          <w:rFonts w:ascii="Times New Roman" w:hAnsi="Times New Roman" w:cs="Times New Roman"/>
          <w:bCs/>
          <w:sz w:val="20"/>
          <w:szCs w:val="20"/>
          <w:lang w:val="en-US"/>
        </w:rPr>
        <w:t>The study adopts a cross-sectional, classificatory, and non-causal design. All indicators refer to the same 12-month reference window and are analyzed contemporaneously, with the aim of detecting statistical regularities that predict victimization, perpetration, and their overlap, without inferring temporal ordering or causality.</w:t>
      </w:r>
    </w:p>
    <w:p w14:paraId="38F70A36" w14:textId="18709475" w:rsidR="00DD5E6F" w:rsidRPr="00DD5E6F" w:rsidRDefault="00DD5E6F" w:rsidP="00016E22">
      <w:pPr>
        <w:spacing w:line="480" w:lineRule="auto"/>
        <w:rPr>
          <w:rFonts w:ascii="Times New Roman" w:hAnsi="Times New Roman" w:cs="Times New Roman"/>
          <w:bCs/>
          <w:sz w:val="20"/>
          <w:szCs w:val="20"/>
          <w:lang w:val="en-US"/>
        </w:rPr>
      </w:pPr>
      <w:r>
        <w:rPr>
          <w:rFonts w:ascii="Times New Roman" w:hAnsi="Times New Roman" w:cs="Times New Roman"/>
          <w:bCs/>
          <w:sz w:val="20"/>
          <w:szCs w:val="20"/>
          <w:lang w:val="en-US"/>
        </w:rPr>
        <w:lastRenderedPageBreak/>
        <w:t xml:space="preserve"> </w:t>
      </w:r>
      <w:r>
        <w:rPr>
          <w:rFonts w:ascii="Times New Roman" w:hAnsi="Times New Roman" w:cs="Times New Roman"/>
          <w:bCs/>
          <w:sz w:val="20"/>
          <w:szCs w:val="20"/>
          <w:lang w:val="en-US"/>
        </w:rPr>
        <w:tab/>
      </w:r>
      <w:r w:rsidRPr="00DD5E6F">
        <w:rPr>
          <w:rFonts w:ascii="Times New Roman" w:hAnsi="Times New Roman" w:cs="Times New Roman"/>
          <w:bCs/>
          <w:sz w:val="20"/>
          <w:szCs w:val="20"/>
          <w:lang w:val="en-US"/>
        </w:rPr>
        <w:t>Analyses were based on an anonymous survey of adolescents enrolled in secondary education centers in Spain (ages 14–17). A stratified cluster sampling design was used, with strata defined by type of education (</w:t>
      </w:r>
      <w:ins w:id="162" w:author="Marina Bartolome" w:date="2025-11-06T10:10:00Z">
        <w:r w:rsidR="006D3F36" w:rsidRPr="006D3F36">
          <w:rPr>
            <w:rFonts w:ascii="Times New Roman" w:hAnsi="Times New Roman" w:cs="Times New Roman"/>
            <w:bCs/>
            <w:sz w:val="20"/>
            <w:szCs w:val="20"/>
            <w:lang w:val="en-US"/>
          </w:rPr>
          <w:t>Compulsory Secondary Education, High School, and Vocational Training</w:t>
        </w:r>
      </w:ins>
      <w:del w:id="163" w:author="Marina Bartolome" w:date="2025-11-06T10:10:00Z">
        <w:r w:rsidRPr="00DD5E6F" w:rsidDel="006D3F36">
          <w:rPr>
            <w:rFonts w:ascii="Times New Roman" w:hAnsi="Times New Roman" w:cs="Times New Roman"/>
            <w:bCs/>
            <w:sz w:val="20"/>
            <w:szCs w:val="20"/>
            <w:lang w:val="en-US"/>
          </w:rPr>
          <w:delText>ESO, Bachillerato, Basic Vocational Training, and Intermediate Training Cycles</w:delText>
        </w:r>
      </w:del>
      <w:r w:rsidRPr="00DD5E6F">
        <w:rPr>
          <w:rFonts w:ascii="Times New Roman" w:hAnsi="Times New Roman" w:cs="Times New Roman"/>
          <w:bCs/>
          <w:sz w:val="20"/>
          <w:szCs w:val="20"/>
          <w:lang w:val="en-US"/>
        </w:rPr>
        <w:t xml:space="preserve">), school ownership (public/private), and </w:t>
      </w:r>
      <w:del w:id="164" w:author="Marina Bartolome" w:date="2025-11-06T10:09:00Z">
        <w:r w:rsidRPr="00DD5E6F" w:rsidDel="006D3F36">
          <w:rPr>
            <w:rFonts w:ascii="Times New Roman" w:hAnsi="Times New Roman" w:cs="Times New Roman"/>
            <w:bCs/>
            <w:sz w:val="20"/>
            <w:szCs w:val="20"/>
            <w:lang w:val="en-US"/>
          </w:rPr>
          <w:delText>autonomous community</w:delText>
        </w:r>
      </w:del>
      <w:ins w:id="165" w:author="Marina Bartolome" w:date="2025-11-06T10:09:00Z">
        <w:r w:rsidR="006D3F36">
          <w:rPr>
            <w:rFonts w:ascii="Times New Roman" w:hAnsi="Times New Roman" w:cs="Times New Roman"/>
            <w:bCs/>
            <w:sz w:val="20"/>
            <w:szCs w:val="20"/>
            <w:lang w:val="en-US"/>
          </w:rPr>
          <w:t>region</w:t>
        </w:r>
      </w:ins>
      <w:r w:rsidRPr="00DD5E6F">
        <w:rPr>
          <w:rFonts w:ascii="Times New Roman" w:hAnsi="Times New Roman" w:cs="Times New Roman"/>
          <w:bCs/>
          <w:sz w:val="20"/>
          <w:szCs w:val="20"/>
          <w:lang w:val="en-US"/>
        </w:rPr>
        <w:t>.</w:t>
      </w:r>
    </w:p>
    <w:p w14:paraId="6A2A7CF6" w14:textId="12C23B92" w:rsidR="00DD5E6F" w:rsidRDefault="00DD5E6F" w:rsidP="00016E22">
      <w:pPr>
        <w:spacing w:line="480" w:lineRule="auto"/>
        <w:rPr>
          <w:rFonts w:ascii="Times New Roman" w:hAnsi="Times New Roman" w:cs="Times New Roman"/>
          <w:bCs/>
          <w:sz w:val="20"/>
          <w:szCs w:val="20"/>
          <w:lang w:val="en-US"/>
        </w:rPr>
      </w:pPr>
      <w:r>
        <w:rPr>
          <w:rFonts w:ascii="Times New Roman" w:hAnsi="Times New Roman" w:cs="Times New Roman"/>
          <w:bCs/>
          <w:sz w:val="20"/>
          <w:szCs w:val="20"/>
          <w:lang w:val="en-US"/>
        </w:rPr>
        <w:t xml:space="preserve"> </w:t>
      </w:r>
      <w:r>
        <w:rPr>
          <w:rFonts w:ascii="Times New Roman" w:hAnsi="Times New Roman" w:cs="Times New Roman"/>
          <w:bCs/>
          <w:sz w:val="20"/>
          <w:szCs w:val="20"/>
          <w:lang w:val="en-US"/>
        </w:rPr>
        <w:tab/>
      </w:r>
      <w:r w:rsidRPr="00DD5E6F">
        <w:rPr>
          <w:rFonts w:ascii="Times New Roman" w:hAnsi="Times New Roman" w:cs="Times New Roman"/>
          <w:bCs/>
          <w:sz w:val="20"/>
          <w:szCs w:val="20"/>
          <w:lang w:val="en-US"/>
        </w:rPr>
        <w:t>The final sample comprised n = 4,024 participants: 2,061 girls (51.2%), 1,858 boys (46.2%), 36 identifying with another gender (0.9%), and 69 with no response (1.7%); mean age M = 15.42 (SD = 1.03). Most were born in Spain (n = 3,654; 90.8%); 339 (8.4%) were of foreign origin; the remainder did not report. Regarding living arrangements, 95.8% (n = 3,856) lived with their father, mother, or both.</w:t>
      </w:r>
    </w:p>
    <w:p w14:paraId="7B08D004" w14:textId="080EC244" w:rsidR="00DD5E6F" w:rsidRDefault="00DD5E6F" w:rsidP="00016E22">
      <w:pPr>
        <w:pStyle w:val="Ttulo2"/>
        <w:spacing w:line="480" w:lineRule="auto"/>
        <w:rPr>
          <w:rFonts w:ascii="Times New Roman" w:hAnsi="Times New Roman" w:cs="Times New Roman"/>
          <w:color w:val="auto"/>
          <w:sz w:val="20"/>
          <w:szCs w:val="20"/>
          <w:lang w:val="en-US"/>
        </w:rPr>
      </w:pPr>
      <w:del w:id="166" w:author="Marina Bartolome" w:date="2025-11-06T11:13:00Z">
        <w:r w:rsidRPr="00543475" w:rsidDel="008406B5">
          <w:rPr>
            <w:rFonts w:ascii="Times New Roman" w:hAnsi="Times New Roman" w:cs="Times New Roman"/>
            <w:color w:val="auto"/>
            <w:sz w:val="20"/>
            <w:szCs w:val="20"/>
            <w:lang w:val="en-US"/>
          </w:rPr>
          <w:delText>3.</w:delText>
        </w:r>
        <w:r w:rsidDel="008406B5">
          <w:rPr>
            <w:rFonts w:ascii="Times New Roman" w:hAnsi="Times New Roman" w:cs="Times New Roman"/>
            <w:color w:val="auto"/>
            <w:sz w:val="20"/>
            <w:szCs w:val="20"/>
            <w:lang w:val="en-US"/>
          </w:rPr>
          <w:delText xml:space="preserve">2. </w:delText>
        </w:r>
      </w:del>
      <w:r>
        <w:rPr>
          <w:rFonts w:ascii="Times New Roman" w:hAnsi="Times New Roman" w:cs="Times New Roman"/>
          <w:color w:val="auto"/>
          <w:sz w:val="20"/>
          <w:szCs w:val="20"/>
          <w:lang w:val="en-US"/>
        </w:rPr>
        <w:t>Measures</w:t>
      </w:r>
    </w:p>
    <w:p w14:paraId="7ABE1C72" w14:textId="11532F9D" w:rsidR="00DD5E6F" w:rsidRPr="00016E22" w:rsidRDefault="00DD5E6F" w:rsidP="00016E22">
      <w:pPr>
        <w:spacing w:line="480" w:lineRule="auto"/>
        <w:ind w:firstLine="720"/>
        <w:rPr>
          <w:rFonts w:ascii="Times New Roman" w:hAnsi="Times New Roman" w:cs="Times New Roman"/>
          <w:sz w:val="20"/>
          <w:szCs w:val="20"/>
          <w:lang w:val="en-US"/>
        </w:rPr>
      </w:pPr>
      <w:commentRangeStart w:id="167"/>
      <w:r w:rsidRPr="00DD5E6F">
        <w:rPr>
          <w:rFonts w:ascii="Times New Roman" w:hAnsi="Times New Roman" w:cs="Times New Roman"/>
          <w:sz w:val="20"/>
          <w:szCs w:val="20"/>
          <w:lang w:val="en-US"/>
        </w:rPr>
        <w:t xml:space="preserve">To ensure interpretability, each item </w:t>
      </w:r>
      <w:del w:id="168" w:author="Marina Bartolome" w:date="2025-11-06T11:14:00Z">
        <w:r w:rsidRPr="00DD5E6F" w:rsidDel="008406B5">
          <w:rPr>
            <w:rFonts w:ascii="Times New Roman" w:hAnsi="Times New Roman" w:cs="Times New Roman"/>
            <w:sz w:val="20"/>
            <w:szCs w:val="20"/>
            <w:lang w:val="en-US"/>
          </w:rPr>
          <w:delText xml:space="preserve">was </w:delText>
        </w:r>
      </w:del>
      <w:ins w:id="169" w:author="Marina Bartolome" w:date="2025-11-06T11:14:00Z">
        <w:r w:rsidR="008406B5">
          <w:rPr>
            <w:rFonts w:ascii="Times New Roman" w:hAnsi="Times New Roman" w:cs="Times New Roman"/>
            <w:sz w:val="20"/>
            <w:szCs w:val="20"/>
            <w:lang w:val="en-US"/>
          </w:rPr>
          <w:t>is</w:t>
        </w:r>
        <w:r w:rsidR="008406B5"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assigned to one of four mutually exclusive categories: Global, Perpetrator-defining, Victim-defining, and Derived targets. Only Global variables (demographic, psychosocial, lifestyle, and contextual factors that do not directly define the outcomes) </w:t>
      </w:r>
      <w:del w:id="170" w:author="Microsoft Office User" w:date="2025-09-22T17:40:00Z">
        <w:r w:rsidRPr="00DD5E6F" w:rsidDel="007B3BD3">
          <w:rPr>
            <w:rFonts w:ascii="Times New Roman" w:hAnsi="Times New Roman" w:cs="Times New Roman"/>
            <w:sz w:val="20"/>
            <w:szCs w:val="20"/>
            <w:lang w:val="en-US"/>
          </w:rPr>
          <w:delText xml:space="preserve">entered </w:delText>
        </w:r>
      </w:del>
      <w:ins w:id="171" w:author="Microsoft Office User" w:date="2025-09-22T17:40:00Z">
        <w:r w:rsidR="007B3BD3">
          <w:rPr>
            <w:rFonts w:ascii="Times New Roman" w:hAnsi="Times New Roman" w:cs="Times New Roman"/>
            <w:sz w:val="20"/>
            <w:szCs w:val="20"/>
            <w:lang w:val="en-US"/>
          </w:rPr>
          <w:t>are used in</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the predictive models. Perpetrator-defining and Victim-defining items </w:t>
      </w:r>
      <w:del w:id="172" w:author="Marina Bartolome" w:date="2025-11-06T10:14:00Z">
        <w:r w:rsidRPr="00DD5E6F" w:rsidDel="00C73A29">
          <w:rPr>
            <w:rFonts w:ascii="Times New Roman" w:hAnsi="Times New Roman" w:cs="Times New Roman"/>
            <w:sz w:val="20"/>
            <w:szCs w:val="20"/>
            <w:lang w:val="en-US"/>
          </w:rPr>
          <w:delText xml:space="preserve">were </w:delText>
        </w:r>
      </w:del>
      <w:ins w:id="173" w:author="Marina Bartolome" w:date="2025-11-06T10:14:00Z">
        <w:r w:rsidR="00C73A29">
          <w:rPr>
            <w:rFonts w:ascii="Times New Roman" w:hAnsi="Times New Roman" w:cs="Times New Roman"/>
            <w:sz w:val="20"/>
            <w:szCs w:val="20"/>
            <w:lang w:val="en-US"/>
          </w:rPr>
          <w:t>are</w:t>
        </w:r>
        <w:r w:rsidR="00C73A29"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used exclusively to construct the Derived targets (victimization, perpetration, and their overlap) and </w:t>
      </w:r>
      <w:del w:id="174" w:author="Marina Bartolome" w:date="2025-11-06T10:14:00Z">
        <w:r w:rsidRPr="00DD5E6F" w:rsidDel="00C73A29">
          <w:rPr>
            <w:rFonts w:ascii="Times New Roman" w:hAnsi="Times New Roman" w:cs="Times New Roman"/>
            <w:sz w:val="20"/>
            <w:szCs w:val="20"/>
            <w:lang w:val="en-US"/>
          </w:rPr>
          <w:delText xml:space="preserve">were </w:delText>
        </w:r>
      </w:del>
      <w:ins w:id="175" w:author="Marina Bartolome" w:date="2025-11-06T10:14:00Z">
        <w:r w:rsidR="00C73A29">
          <w:rPr>
            <w:rFonts w:ascii="Times New Roman" w:hAnsi="Times New Roman" w:cs="Times New Roman"/>
            <w:sz w:val="20"/>
            <w:szCs w:val="20"/>
            <w:lang w:val="en-US"/>
          </w:rPr>
          <w:t>are</w:t>
        </w:r>
        <w:r w:rsidR="00C73A29"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never </w:t>
      </w:r>
      <w:del w:id="176" w:author="Microsoft Office User" w:date="2025-09-22T17:40:00Z">
        <w:r w:rsidRPr="00DD5E6F" w:rsidDel="007B3BD3">
          <w:rPr>
            <w:rFonts w:ascii="Times New Roman" w:hAnsi="Times New Roman" w:cs="Times New Roman"/>
            <w:sz w:val="20"/>
            <w:szCs w:val="20"/>
            <w:lang w:val="en-US"/>
          </w:rPr>
          <w:delText xml:space="preserve">included </w:delText>
        </w:r>
      </w:del>
      <w:ins w:id="177" w:author="Microsoft Office User" w:date="2025-09-22T17:40:00Z">
        <w:r w:rsidR="007B3BD3">
          <w:rPr>
            <w:rFonts w:ascii="Times New Roman" w:hAnsi="Times New Roman" w:cs="Times New Roman"/>
            <w:sz w:val="20"/>
            <w:szCs w:val="20"/>
            <w:lang w:val="en-US"/>
          </w:rPr>
          <w:t>used</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as </w:t>
      </w:r>
      <w:ins w:id="178" w:author="Microsoft Office User" w:date="2025-09-22T17:40:00Z">
        <w:r w:rsidR="007B3BD3">
          <w:rPr>
            <w:rFonts w:ascii="Times New Roman" w:hAnsi="Times New Roman" w:cs="Times New Roman"/>
            <w:sz w:val="20"/>
            <w:szCs w:val="20"/>
            <w:lang w:val="en-US"/>
          </w:rPr>
          <w:t xml:space="preserve">variables in the </w:t>
        </w:r>
      </w:ins>
      <w:r w:rsidRPr="00DD5E6F">
        <w:rPr>
          <w:rFonts w:ascii="Times New Roman" w:hAnsi="Times New Roman" w:cs="Times New Roman"/>
          <w:sz w:val="20"/>
          <w:szCs w:val="20"/>
          <w:lang w:val="en-US"/>
        </w:rPr>
        <w:t>predictors.</w:t>
      </w:r>
      <w:commentRangeEnd w:id="167"/>
      <w:r w:rsidR="00A95343">
        <w:rPr>
          <w:rStyle w:val="Refdecomentario"/>
        </w:rPr>
        <w:commentReference w:id="167"/>
      </w:r>
    </w:p>
    <w:p w14:paraId="0ADDD39D" w14:textId="0FF1581B" w:rsidR="00DD5E6F" w:rsidRDefault="00DD5E6F" w:rsidP="00016E22">
      <w:pPr>
        <w:spacing w:line="480" w:lineRule="auto"/>
        <w:ind w:firstLine="720"/>
        <w:rPr>
          <w:rFonts w:ascii="Times New Roman" w:hAnsi="Times New Roman" w:cs="Times New Roman"/>
          <w:sz w:val="20"/>
          <w:szCs w:val="20"/>
          <w:lang w:val="en-US"/>
        </w:rPr>
      </w:pPr>
      <w:r w:rsidRPr="00B16D35">
        <w:rPr>
          <w:rFonts w:ascii="Times New Roman" w:hAnsi="Times New Roman" w:cs="Times New Roman"/>
          <w:b/>
          <w:bCs/>
          <w:sz w:val="20"/>
          <w:szCs w:val="20"/>
          <w:lang w:val="en-US"/>
        </w:rPr>
        <w:t>Global predictors.</w:t>
      </w:r>
      <w:r>
        <w:rPr>
          <w:rFonts w:ascii="Times New Roman" w:hAnsi="Times New Roman" w:cs="Times New Roman"/>
          <w:b/>
          <w:bCs/>
          <w:sz w:val="20"/>
          <w:szCs w:val="20"/>
          <w:lang w:val="en-US"/>
        </w:rPr>
        <w:t xml:space="preserve"> </w:t>
      </w:r>
      <w:r w:rsidRPr="00DD5E6F">
        <w:rPr>
          <w:rFonts w:ascii="Times New Roman" w:hAnsi="Times New Roman" w:cs="Times New Roman"/>
          <w:sz w:val="20"/>
          <w:szCs w:val="20"/>
          <w:lang w:val="en-US"/>
        </w:rPr>
        <w:t>Thirty-</w:t>
      </w:r>
      <w:r>
        <w:rPr>
          <w:rFonts w:ascii="Times New Roman" w:hAnsi="Times New Roman" w:cs="Times New Roman"/>
          <w:sz w:val="20"/>
          <w:szCs w:val="20"/>
          <w:lang w:val="en-US"/>
        </w:rPr>
        <w:t xml:space="preserve">five variables </w:t>
      </w:r>
      <w:r w:rsidR="00A95343">
        <w:rPr>
          <w:rFonts w:ascii="Times New Roman" w:hAnsi="Times New Roman" w:cs="Times New Roman"/>
          <w:sz w:val="20"/>
          <w:szCs w:val="20"/>
          <w:lang w:val="en-US"/>
        </w:rPr>
        <w:t>T</w:t>
      </w:r>
      <w:r w:rsidR="00A95343" w:rsidRPr="00A95343">
        <w:rPr>
          <w:rFonts w:ascii="Times New Roman" w:hAnsi="Times New Roman" w:cs="Times New Roman"/>
          <w:b/>
          <w:bCs/>
          <w:sz w:val="20"/>
          <w:szCs w:val="20"/>
          <w:lang w:val="en-US"/>
        </w:rPr>
        <w:t>able 1</w:t>
      </w:r>
      <w:r w:rsidR="00A95343">
        <w:rPr>
          <w:rFonts w:ascii="Times New Roman" w:hAnsi="Times New Roman" w:cs="Times New Roman"/>
          <w:sz w:val="20"/>
          <w:szCs w:val="20"/>
          <w:lang w:val="en-US"/>
        </w:rPr>
        <w:t xml:space="preserve"> </w:t>
      </w:r>
      <w:r>
        <w:rPr>
          <w:rFonts w:ascii="Times New Roman" w:hAnsi="Times New Roman" w:cs="Times New Roman"/>
          <w:sz w:val="20"/>
          <w:szCs w:val="20"/>
          <w:lang w:val="en-US"/>
        </w:rPr>
        <w:t>that a</w:t>
      </w:r>
      <w:r w:rsidRPr="00DD5E6F">
        <w:rPr>
          <w:rFonts w:ascii="Times New Roman" w:hAnsi="Times New Roman" w:cs="Times New Roman"/>
          <w:sz w:val="20"/>
          <w:szCs w:val="20"/>
          <w:lang w:val="en-US"/>
        </w:rPr>
        <w:t xml:space="preserve">fter conceptual filtering and recoding, </w:t>
      </w:r>
      <w:r w:rsidRPr="00DD5E6F">
        <w:rPr>
          <w:rFonts w:ascii="Times New Roman" w:hAnsi="Times New Roman" w:cs="Times New Roman"/>
          <w:b/>
          <w:bCs/>
          <w:sz w:val="20"/>
          <w:szCs w:val="20"/>
          <w:lang w:val="en-US"/>
        </w:rPr>
        <w:t>27 engineered</w:t>
      </w:r>
      <w:r w:rsidRPr="00DD5E6F">
        <w:rPr>
          <w:rFonts w:ascii="Times New Roman" w:hAnsi="Times New Roman" w:cs="Times New Roman"/>
          <w:sz w:val="20"/>
          <w:szCs w:val="20"/>
          <w:lang w:val="en-US"/>
        </w:rPr>
        <w:t xml:space="preserve"> predictors </w:t>
      </w:r>
      <w:del w:id="179" w:author="Microsoft Office User" w:date="2025-09-22T17:41:00Z">
        <w:r w:rsidRPr="00DD5E6F" w:rsidDel="007B3BD3">
          <w:rPr>
            <w:rFonts w:ascii="Times New Roman" w:hAnsi="Times New Roman" w:cs="Times New Roman"/>
            <w:sz w:val="20"/>
            <w:szCs w:val="20"/>
            <w:lang w:val="en-US"/>
          </w:rPr>
          <w:delText xml:space="preserve">entered </w:delText>
        </w:r>
      </w:del>
      <w:ins w:id="180" w:author="Microsoft Office User" w:date="2025-09-22T17:41:00Z">
        <w:r w:rsidR="007B3BD3">
          <w:rPr>
            <w:rFonts w:ascii="Times New Roman" w:hAnsi="Times New Roman" w:cs="Times New Roman"/>
            <w:sz w:val="20"/>
            <w:szCs w:val="20"/>
            <w:lang w:val="en-US"/>
          </w:rPr>
          <w:t>are used in</w:t>
        </w:r>
        <w:r w:rsidR="007B3BD3" w:rsidRPr="00DD5E6F">
          <w:rPr>
            <w:rFonts w:ascii="Times New Roman" w:hAnsi="Times New Roman" w:cs="Times New Roman"/>
            <w:sz w:val="20"/>
            <w:szCs w:val="20"/>
            <w:lang w:val="en-US"/>
          </w:rPr>
          <w:t xml:space="preserve"> </w:t>
        </w:r>
      </w:ins>
      <w:r w:rsidRPr="00DD5E6F">
        <w:rPr>
          <w:rFonts w:ascii="Times New Roman" w:hAnsi="Times New Roman" w:cs="Times New Roman"/>
          <w:sz w:val="20"/>
          <w:szCs w:val="20"/>
          <w:lang w:val="en-US"/>
        </w:rPr>
        <w:t xml:space="preserve">the </w:t>
      </w:r>
      <w:ins w:id="181" w:author="Microsoft Office User" w:date="2025-09-22T17:41:00Z">
        <w:r w:rsidR="007B3BD3">
          <w:rPr>
            <w:rFonts w:ascii="Times New Roman" w:hAnsi="Times New Roman" w:cs="Times New Roman"/>
            <w:sz w:val="20"/>
            <w:szCs w:val="20"/>
            <w:lang w:val="en-US"/>
          </w:rPr>
          <w:t xml:space="preserve">analysis </w:t>
        </w:r>
      </w:ins>
      <w:r w:rsidRPr="00DD5E6F">
        <w:rPr>
          <w:rFonts w:ascii="Times New Roman" w:hAnsi="Times New Roman" w:cs="Times New Roman"/>
          <w:sz w:val="20"/>
          <w:szCs w:val="20"/>
          <w:lang w:val="en-US"/>
        </w:rPr>
        <w:t xml:space="preserve">pipeline (coded so that higher values indicate greater risk/vulnerability; see </w:t>
      </w:r>
      <w:r w:rsidRPr="00DD5E6F">
        <w:rPr>
          <w:rFonts w:ascii="Times New Roman" w:hAnsi="Times New Roman" w:cs="Times New Roman"/>
          <w:b/>
          <w:bCs/>
          <w:sz w:val="20"/>
          <w:szCs w:val="20"/>
          <w:lang w:val="en-US"/>
        </w:rPr>
        <w:t xml:space="preserve">Table </w:t>
      </w:r>
      <w:r w:rsidR="00016E22">
        <w:rPr>
          <w:rFonts w:ascii="Times New Roman" w:hAnsi="Times New Roman" w:cs="Times New Roman"/>
          <w:b/>
          <w:bCs/>
          <w:sz w:val="20"/>
          <w:szCs w:val="20"/>
          <w:lang w:val="en-US"/>
        </w:rPr>
        <w:t>2</w:t>
      </w:r>
      <w:r w:rsidRPr="00DD5E6F">
        <w:rPr>
          <w:rFonts w:ascii="Times New Roman" w:hAnsi="Times New Roman" w:cs="Times New Roman"/>
          <w:sz w:val="20"/>
          <w:szCs w:val="20"/>
          <w:lang w:val="en-US"/>
        </w:rPr>
        <w:t xml:space="preserve"> for labels, type, and descriptives). These include </w:t>
      </w:r>
      <w:del w:id="182" w:author="Marina Bartolome" w:date="2025-11-06T10:14:00Z">
        <w:r w:rsidRPr="00DD5E6F" w:rsidDel="00C73A29">
          <w:rPr>
            <w:rFonts w:ascii="Times New Roman" w:hAnsi="Times New Roman" w:cs="Times New Roman"/>
            <w:sz w:val="20"/>
            <w:szCs w:val="20"/>
            <w:lang w:val="en-US"/>
          </w:rPr>
          <w:delText>sociodemographics</w:delText>
        </w:r>
      </w:del>
      <w:ins w:id="183" w:author="Marina Bartolome" w:date="2025-11-06T10:14:00Z">
        <w:r w:rsidR="00C73A29" w:rsidRPr="00DD5E6F">
          <w:rPr>
            <w:rFonts w:ascii="Times New Roman" w:hAnsi="Times New Roman" w:cs="Times New Roman"/>
            <w:sz w:val="20"/>
            <w:szCs w:val="20"/>
            <w:lang w:val="en-US"/>
          </w:rPr>
          <w:t>sociodemographic</w:t>
        </w:r>
        <w:r w:rsidR="00C73A29">
          <w:rPr>
            <w:rFonts w:ascii="Times New Roman" w:hAnsi="Times New Roman" w:cs="Times New Roman"/>
            <w:sz w:val="20"/>
            <w:szCs w:val="20"/>
            <w:lang w:val="en-US"/>
          </w:rPr>
          <w:t xml:space="preserve"> variables</w:t>
        </w:r>
      </w:ins>
      <w:r w:rsidRPr="00DD5E6F">
        <w:rPr>
          <w:rFonts w:ascii="Times New Roman" w:hAnsi="Times New Roman" w:cs="Times New Roman"/>
          <w:sz w:val="20"/>
          <w:szCs w:val="20"/>
          <w:lang w:val="en-US"/>
        </w:rPr>
        <w:t xml:space="preserve"> (gender, age, country of birth, household composition), psychosocial dispositions (impulsivity; general self-efficacy; social support; moral emotions), lifestyle exposures (alcohol, pornography), and running away from home/residential centers. All Global variables were </w:t>
      </w:r>
      <w:commentRangeStart w:id="184"/>
      <w:r w:rsidRPr="00DD5E6F">
        <w:rPr>
          <w:rFonts w:ascii="Times New Roman" w:hAnsi="Times New Roman" w:cs="Times New Roman"/>
          <w:sz w:val="20"/>
          <w:szCs w:val="20"/>
          <w:lang w:val="en-US"/>
        </w:rPr>
        <w:t xml:space="preserve">used as </w:t>
      </w:r>
      <w:commentRangeEnd w:id="184"/>
      <w:r w:rsidR="007B3BD3">
        <w:rPr>
          <w:rStyle w:val="Refdecomentario"/>
        </w:rPr>
        <w:commentReference w:id="184"/>
      </w:r>
      <w:r w:rsidRPr="00DD5E6F">
        <w:rPr>
          <w:rFonts w:ascii="Times New Roman" w:hAnsi="Times New Roman" w:cs="Times New Roman"/>
          <w:sz w:val="20"/>
          <w:szCs w:val="20"/>
          <w:lang w:val="en-US"/>
        </w:rPr>
        <w:t>predictors only to avoid label leakage.</w:t>
      </w:r>
    </w:p>
    <w:p w14:paraId="08F91C02" w14:textId="08D86098" w:rsidR="00DD5E6F" w:rsidRDefault="00DD5E6F" w:rsidP="00016E22">
      <w:pPr>
        <w:spacing w:line="480" w:lineRule="auto"/>
        <w:ind w:firstLine="720"/>
        <w:rPr>
          <w:rFonts w:ascii="Times New Roman" w:hAnsi="Times New Roman" w:cs="Times New Roman"/>
          <w:sz w:val="20"/>
          <w:szCs w:val="20"/>
          <w:lang w:val="en-US"/>
        </w:rPr>
      </w:pPr>
      <w:r w:rsidRPr="00931B5B">
        <w:rPr>
          <w:rFonts w:ascii="Times New Roman" w:hAnsi="Times New Roman" w:cs="Times New Roman"/>
          <w:b/>
          <w:bCs/>
          <w:sz w:val="20"/>
          <w:szCs w:val="20"/>
          <w:lang w:val="en-US"/>
        </w:rPr>
        <w:t>Perpetrator-defining.</w:t>
      </w:r>
      <w:r>
        <w:rPr>
          <w:rFonts w:ascii="Times New Roman" w:hAnsi="Times New Roman" w:cs="Times New Roman"/>
          <w:sz w:val="20"/>
          <w:szCs w:val="20"/>
          <w:lang w:val="en-US"/>
        </w:rPr>
        <w:t xml:space="preserve"> </w:t>
      </w:r>
      <w:r w:rsidRPr="00DD5E6F">
        <w:rPr>
          <w:rFonts w:ascii="Times New Roman" w:hAnsi="Times New Roman" w:cs="Times New Roman"/>
          <w:sz w:val="20"/>
          <w:szCs w:val="20"/>
          <w:lang w:val="en-US"/>
        </w:rPr>
        <w:t>A list of 24 binary (0/1) items covering violent/antisocial behaviors in the past 12 months (conventional offenses, violence against parents, peer aggression, sexual perpetration/exploitation, electronic aggression). These were excluded as predictors because they define the perpetration construct.</w:t>
      </w:r>
    </w:p>
    <w:p w14:paraId="6FFE5BAA" w14:textId="3D1F577B" w:rsidR="00DD5E6F" w:rsidRDefault="00DD5E6F" w:rsidP="00016E22">
      <w:pPr>
        <w:spacing w:line="480" w:lineRule="auto"/>
        <w:ind w:firstLine="720"/>
        <w:rPr>
          <w:rFonts w:ascii="Times New Roman" w:hAnsi="Times New Roman" w:cs="Times New Roman"/>
          <w:sz w:val="20"/>
          <w:szCs w:val="20"/>
          <w:lang w:val="en-US"/>
        </w:rPr>
      </w:pPr>
      <w:r w:rsidRPr="00931B5B">
        <w:rPr>
          <w:rFonts w:ascii="Times New Roman" w:hAnsi="Times New Roman" w:cs="Times New Roman"/>
          <w:b/>
          <w:bCs/>
          <w:sz w:val="20"/>
          <w:szCs w:val="20"/>
          <w:lang w:val="en-US"/>
        </w:rPr>
        <w:lastRenderedPageBreak/>
        <w:t>Victim-defining.</w:t>
      </w:r>
      <w:r>
        <w:rPr>
          <w:rFonts w:ascii="Times New Roman" w:hAnsi="Times New Roman" w:cs="Times New Roman"/>
          <w:sz w:val="20"/>
          <w:szCs w:val="20"/>
          <w:lang w:val="en-US"/>
        </w:rPr>
        <w:t xml:space="preserve"> </w:t>
      </w:r>
      <w:r w:rsidRPr="00DD5E6F">
        <w:rPr>
          <w:rFonts w:ascii="Times New Roman" w:hAnsi="Times New Roman" w:cs="Times New Roman"/>
          <w:sz w:val="20"/>
          <w:szCs w:val="20"/>
          <w:lang w:val="en-US"/>
        </w:rPr>
        <w:t>Thirty-two binary (0/1) items assessing past-year victimization (Spanish adaptation of the JVQ), expanded with sexual exploitation and online victimization. These were excluded as predictors because they define the victimization construct.</w:t>
      </w:r>
    </w:p>
    <w:p w14:paraId="766BD74E" w14:textId="78A1A88B" w:rsidR="00DD5E6F" w:rsidRPr="00541CCD" w:rsidRDefault="00541CCD" w:rsidP="00016E22">
      <w:pPr>
        <w:spacing w:line="480" w:lineRule="auto"/>
        <w:ind w:firstLine="720"/>
        <w:rPr>
          <w:rFonts w:ascii="Times New Roman" w:hAnsi="Times New Roman" w:cs="Times New Roman"/>
          <w:sz w:val="20"/>
          <w:szCs w:val="20"/>
          <w:lang w:val="en-US"/>
        </w:rPr>
      </w:pPr>
      <w:r w:rsidRPr="00931B5B">
        <w:rPr>
          <w:rFonts w:ascii="Times New Roman" w:hAnsi="Times New Roman" w:cs="Times New Roman"/>
          <w:b/>
          <w:bCs/>
          <w:sz w:val="20"/>
          <w:szCs w:val="20"/>
          <w:lang w:val="en-US"/>
        </w:rPr>
        <w:t>Derived targets.</w:t>
      </w:r>
      <w:r>
        <w:rPr>
          <w:rFonts w:ascii="Times New Roman" w:hAnsi="Times New Roman" w:cs="Times New Roman"/>
          <w:sz w:val="20"/>
          <w:szCs w:val="20"/>
          <w:lang w:val="en-US"/>
        </w:rPr>
        <w:t xml:space="preserve"> </w:t>
      </w:r>
      <w:r w:rsidR="00DD5E6F" w:rsidRPr="00DD5E6F">
        <w:rPr>
          <w:rFonts w:ascii="Times New Roman" w:hAnsi="Times New Roman" w:cs="Times New Roman"/>
          <w:sz w:val="20"/>
          <w:szCs w:val="20"/>
          <w:lang w:val="en-US"/>
        </w:rPr>
        <w:t>From the above sets we defined three outcome variables: victimization</w:t>
      </w:r>
      <w:r w:rsidR="00DD5E6F">
        <w:rPr>
          <w:rFonts w:ascii="Times New Roman" w:hAnsi="Times New Roman" w:cs="Times New Roman"/>
          <w:sz w:val="20"/>
          <w:szCs w:val="20"/>
          <w:lang w:val="en-US"/>
        </w:rPr>
        <w:t xml:space="preserve"> (y</w:t>
      </w:r>
      <w:r w:rsidR="00DD5E6F">
        <w:rPr>
          <w:rFonts w:ascii="Times New Roman" w:hAnsi="Times New Roman" w:cs="Times New Roman"/>
          <w:sz w:val="20"/>
          <w:szCs w:val="20"/>
          <w:vertAlign w:val="superscript"/>
          <w:lang w:val="en-US"/>
        </w:rPr>
        <w:t>v</w:t>
      </w:r>
      <w:r w:rsidR="00DD5E6F">
        <w:rPr>
          <w:rFonts w:ascii="Times New Roman" w:hAnsi="Times New Roman" w:cs="Times New Roman"/>
          <w:sz w:val="20"/>
          <w:szCs w:val="20"/>
          <w:lang w:val="en-US"/>
        </w:rPr>
        <w:t xml:space="preserve">) = any </w:t>
      </w:r>
      <w:ins w:id="185" w:author="Microsoft Office User" w:date="2025-09-22T17:42:00Z">
        <w:r w:rsidR="00DD15EA">
          <w:rPr>
            <w:rFonts w:ascii="Times New Roman" w:hAnsi="Times New Roman" w:cs="Times New Roman"/>
            <w:sz w:val="20"/>
            <w:szCs w:val="20"/>
            <w:lang w:val="en-US"/>
          </w:rPr>
          <w:t>e</w:t>
        </w:r>
      </w:ins>
      <w:r w:rsidR="00DD5E6F" w:rsidRPr="00DD5E6F">
        <w:rPr>
          <w:rFonts w:ascii="Times New Roman" w:hAnsi="Times New Roman" w:cs="Times New Roman"/>
          <w:sz w:val="20"/>
          <w:szCs w:val="20"/>
          <w:lang w:val="en-US"/>
        </w:rPr>
        <w:t>ndorsement among the 32 victim items; perpetration</w:t>
      </w:r>
      <w:r>
        <w:rPr>
          <w:rFonts w:ascii="Times New Roman" w:hAnsi="Times New Roman" w:cs="Times New Roman"/>
          <w:sz w:val="20"/>
          <w:szCs w:val="20"/>
          <w:lang w:val="en-US"/>
        </w:rPr>
        <w:t xml:space="preserve"> (y</w:t>
      </w:r>
      <w:r>
        <w:rPr>
          <w:rFonts w:ascii="Times New Roman" w:hAnsi="Times New Roman" w:cs="Times New Roman"/>
          <w:sz w:val="20"/>
          <w:szCs w:val="20"/>
          <w:vertAlign w:val="superscript"/>
          <w:lang w:val="en-US"/>
        </w:rPr>
        <w:t>p</w:t>
      </w:r>
      <w:r>
        <w:rPr>
          <w:rFonts w:ascii="Times New Roman" w:hAnsi="Times New Roman" w:cs="Times New Roman"/>
          <w:sz w:val="20"/>
          <w:szCs w:val="20"/>
          <w:lang w:val="en-US"/>
        </w:rPr>
        <w:t xml:space="preserve">) = </w:t>
      </w:r>
      <w:r w:rsidRPr="00541CCD">
        <w:rPr>
          <w:rFonts w:ascii="Times New Roman" w:hAnsi="Times New Roman" w:cs="Times New Roman"/>
          <w:sz w:val="20"/>
          <w:szCs w:val="20"/>
          <w:lang w:val="en-US"/>
        </w:rPr>
        <w:t>any endorsement among the 24 perpetration items; and overlap</w:t>
      </w:r>
      <w:r>
        <w:rPr>
          <w:rFonts w:ascii="Times New Roman" w:hAnsi="Times New Roman" w:cs="Times New Roman"/>
          <w:sz w:val="20"/>
          <w:szCs w:val="20"/>
          <w:lang w:val="en-US"/>
        </w:rPr>
        <w:t xml:space="preserve"> (y</w:t>
      </w:r>
      <w:r>
        <w:rPr>
          <w:rFonts w:ascii="Times New Roman" w:hAnsi="Times New Roman" w:cs="Times New Roman"/>
          <w:sz w:val="20"/>
          <w:szCs w:val="20"/>
          <w:vertAlign w:val="superscript"/>
          <w:lang w:val="en-US"/>
        </w:rPr>
        <w:t>vp</w:t>
      </w:r>
      <w:r>
        <w:rPr>
          <w:rFonts w:ascii="Times New Roman" w:hAnsi="Times New Roman" w:cs="Times New Roman"/>
          <w:sz w:val="20"/>
          <w:szCs w:val="20"/>
          <w:lang w:val="en-US"/>
        </w:rPr>
        <w:t>) = y</w:t>
      </w:r>
      <w:r>
        <w:rPr>
          <w:rFonts w:ascii="Times New Roman" w:hAnsi="Times New Roman" w:cs="Times New Roman"/>
          <w:sz w:val="20"/>
          <w:szCs w:val="20"/>
          <w:vertAlign w:val="superscript"/>
          <w:lang w:val="en-US"/>
        </w:rPr>
        <w:t>v</w:t>
      </w:r>
      <w:r w:rsidRPr="00541CCD">
        <w:rPr>
          <w:rFonts w:ascii="Cambria Math" w:hAnsi="Cambria Math" w:cs="Cambria Math"/>
        </w:rPr>
        <w:t xml:space="preserve"> </w:t>
      </w:r>
      <w:r>
        <w:rPr>
          <w:rFonts w:ascii="Cambria Math" w:hAnsi="Cambria Math" w:cs="Cambria Math"/>
        </w:rPr>
        <w:t>∧</w:t>
      </w:r>
      <w:r w:rsidRPr="00541CCD">
        <w:rPr>
          <w:rFonts w:ascii="Times New Roman" w:hAnsi="Times New Roman" w:cs="Times New Roman"/>
          <w:sz w:val="20"/>
          <w:szCs w:val="20"/>
          <w:lang w:val="en-US"/>
        </w:rPr>
        <w:t xml:space="preserve"> </w:t>
      </w:r>
      <w:r>
        <w:rPr>
          <w:rFonts w:ascii="Times New Roman" w:hAnsi="Times New Roman" w:cs="Times New Roman"/>
          <w:sz w:val="20"/>
          <w:szCs w:val="20"/>
          <w:lang w:val="en-US"/>
        </w:rPr>
        <w:t>y</w:t>
      </w:r>
      <w:r>
        <w:rPr>
          <w:rFonts w:ascii="Times New Roman" w:hAnsi="Times New Roman" w:cs="Times New Roman"/>
          <w:sz w:val="20"/>
          <w:szCs w:val="20"/>
          <w:vertAlign w:val="superscript"/>
          <w:lang w:val="en-US"/>
        </w:rPr>
        <w:t>p</w:t>
      </w:r>
      <w:r>
        <w:t xml:space="preserve">. </w:t>
      </w:r>
      <w:r w:rsidRPr="00541CCD">
        <w:rPr>
          <w:rFonts w:ascii="Times New Roman" w:hAnsi="Times New Roman" w:cs="Times New Roman"/>
          <w:sz w:val="20"/>
          <w:szCs w:val="20"/>
        </w:rPr>
        <w:t>Count totals from each battery were retained for descriptive purposes and did not enter as predictors.</w:t>
      </w:r>
      <w:commentRangeEnd w:id="156"/>
      <w:r w:rsidR="000B7166">
        <w:rPr>
          <w:rStyle w:val="Refdecomentario"/>
        </w:rPr>
        <w:commentReference w:id="156"/>
      </w:r>
      <w:commentRangeEnd w:id="157"/>
      <w:r w:rsidR="006D3F36">
        <w:rPr>
          <w:rStyle w:val="Refdecomentario"/>
        </w:rPr>
        <w:commentReference w:id="157"/>
      </w:r>
    </w:p>
    <w:p w14:paraId="773B6665" w14:textId="0E2D10B5" w:rsidR="00541CCD" w:rsidRDefault="00541CCD" w:rsidP="00016E22">
      <w:pPr>
        <w:pStyle w:val="Ttulo2"/>
        <w:spacing w:line="480" w:lineRule="auto"/>
        <w:rPr>
          <w:rFonts w:ascii="Times New Roman" w:hAnsi="Times New Roman" w:cs="Times New Roman"/>
          <w:color w:val="auto"/>
          <w:sz w:val="20"/>
          <w:szCs w:val="20"/>
          <w:lang w:val="en-US"/>
        </w:rPr>
      </w:pPr>
      <w:commentRangeStart w:id="186"/>
      <w:commentRangeStart w:id="187"/>
      <w:del w:id="188" w:author="Marina Bartolome" w:date="2025-12-15T14:14:00Z">
        <w:r w:rsidRPr="00543475" w:rsidDel="00EF0B01">
          <w:rPr>
            <w:rFonts w:ascii="Times New Roman" w:hAnsi="Times New Roman" w:cs="Times New Roman"/>
            <w:color w:val="auto"/>
            <w:sz w:val="20"/>
            <w:szCs w:val="20"/>
            <w:lang w:val="en-US"/>
          </w:rPr>
          <w:delText>3.</w:delText>
        </w:r>
        <w:r w:rsidDel="00EF0B01">
          <w:rPr>
            <w:rFonts w:ascii="Times New Roman" w:hAnsi="Times New Roman" w:cs="Times New Roman"/>
            <w:color w:val="auto"/>
            <w:sz w:val="20"/>
            <w:szCs w:val="20"/>
            <w:lang w:val="en-US"/>
          </w:rPr>
          <w:delText xml:space="preserve">3. </w:delText>
        </w:r>
      </w:del>
      <w:r>
        <w:rPr>
          <w:rFonts w:ascii="Times New Roman" w:hAnsi="Times New Roman" w:cs="Times New Roman"/>
          <w:color w:val="auto"/>
          <w:sz w:val="20"/>
          <w:szCs w:val="20"/>
          <w:lang w:val="en-US"/>
        </w:rPr>
        <w:t>Data Processing Pipeline</w:t>
      </w:r>
    </w:p>
    <w:p w14:paraId="13503C1F" w14:textId="54BC2597" w:rsidR="005767F1" w:rsidRDefault="00541CCD" w:rsidP="00016E22">
      <w:pPr>
        <w:spacing w:line="480" w:lineRule="auto"/>
        <w:rPr>
          <w:ins w:id="189" w:author="Marina Bartolome" w:date="2025-11-06T10:23:00Z"/>
          <w:rFonts w:ascii="Times New Roman" w:hAnsi="Times New Roman" w:cs="Times New Roman"/>
          <w:color w:val="000000" w:themeColor="text1"/>
          <w:sz w:val="20"/>
          <w:szCs w:val="20"/>
          <w:lang w:val="en-US"/>
        </w:rPr>
      </w:pPr>
      <w:r>
        <w:rPr>
          <w:lang w:val="en-US"/>
        </w:rPr>
        <w:tab/>
      </w:r>
      <w:r w:rsidRPr="00541CCD">
        <w:rPr>
          <w:rFonts w:ascii="Times New Roman" w:hAnsi="Times New Roman" w:cs="Times New Roman"/>
          <w:color w:val="000000" w:themeColor="text1"/>
          <w:sz w:val="20"/>
          <w:szCs w:val="20"/>
          <w:lang w:val="en-US"/>
        </w:rPr>
        <w:t>The raw corpus consists of a cross‑sectional survey matrix</w:t>
      </w:r>
      <w:ins w:id="190" w:author="Ignasi" w:date="2025-10-16T11:40:00Z">
        <w:r w:rsidR="00A606C8">
          <w:rPr>
            <w:rFonts w:ascii="Times New Roman" w:hAnsi="Times New Roman" w:cs="Times New Roman"/>
            <w:color w:val="000000" w:themeColor="text1"/>
            <w:sz w:val="20"/>
            <w:szCs w:val="20"/>
            <w:lang w:val="en-US"/>
          </w:rPr>
          <w:t xml:space="preserve"> of the form</w:t>
        </w:r>
      </w:ins>
      <w:r w:rsidRPr="00541CCD">
        <w:rPr>
          <w:rFonts w:ascii="Times New Roman" w:hAnsi="Times New Roman" w:cs="Times New Roman"/>
          <w:color w:val="000000" w:themeColor="text1"/>
          <w:sz w:val="20"/>
          <w:szCs w:val="20"/>
          <w:lang w:val="en-US"/>
        </w:rPr>
        <w:t xml:space="preserve"> </w:t>
      </w:r>
      <m:oMath>
        <m:r>
          <w:rPr>
            <w:rFonts w:ascii="Cambria Math" w:eastAsia="Cambria Math" w:hAnsi="Cambria Math" w:cs="Times New Roman"/>
            <w:color w:val="000000" w:themeColor="text1"/>
            <w:sz w:val="20"/>
            <w:szCs w:val="20"/>
            <w:lang w:val="en-US"/>
          </w:rPr>
          <m:t>D ∈ Rⁿˣᵖ with n = 4024</m:t>
        </m:r>
      </m:oMath>
      <w:r w:rsidRPr="00541CCD">
        <w:rPr>
          <w:rFonts w:ascii="Times New Roman" w:hAnsi="Times New Roman" w:cs="Times New Roman"/>
          <w:color w:val="000000" w:themeColor="text1"/>
          <w:sz w:val="20"/>
          <w:szCs w:val="20"/>
          <w:lang w:val="en-US"/>
        </w:rPr>
        <w:t xml:space="preserve"> adolescent respondents</w:t>
      </w:r>
      <w:ins w:id="191" w:author="Ignasi" w:date="2025-10-16T11:41:00Z">
        <w:r w:rsidR="00A606C8">
          <w:rPr>
            <w:rFonts w:ascii="Times New Roman" w:hAnsi="Times New Roman" w:cs="Times New Roman"/>
            <w:color w:val="000000" w:themeColor="text1"/>
            <w:sz w:val="20"/>
            <w:szCs w:val="20"/>
            <w:lang w:val="en-US"/>
          </w:rPr>
          <w:t xml:space="preserve"> (i.e., matrix’s rows) </w:t>
        </w:r>
      </w:ins>
      <w:del w:id="192" w:author="Ignasi" w:date="2025-10-16T11:41:00Z">
        <w:r w:rsidRPr="00541CCD" w:rsidDel="00A606C8">
          <w:rPr>
            <w:rFonts w:ascii="Times New Roman" w:hAnsi="Times New Roman" w:cs="Times New Roman"/>
            <w:color w:val="000000" w:themeColor="text1"/>
            <w:sz w:val="20"/>
            <w:szCs w:val="20"/>
            <w:lang w:val="en-US"/>
          </w:rPr>
          <w:delText xml:space="preserve"> </w:delText>
        </w:r>
      </w:del>
      <w:r w:rsidRPr="00541CCD">
        <w:rPr>
          <w:rFonts w:ascii="Times New Roman" w:hAnsi="Times New Roman" w:cs="Times New Roman"/>
          <w:color w:val="000000" w:themeColor="text1"/>
          <w:sz w:val="20"/>
          <w:szCs w:val="20"/>
          <w:lang w:val="en-US"/>
        </w:rPr>
        <w:t xml:space="preserve">and </w:t>
      </w:r>
      <w:r w:rsidRPr="00541CCD">
        <w:rPr>
          <w:rFonts w:ascii="Times New Roman" w:hAnsi="Times New Roman" w:cs="Times New Roman"/>
          <w:i/>
          <w:color w:val="000000" w:themeColor="text1"/>
          <w:sz w:val="20"/>
          <w:szCs w:val="20"/>
          <w:lang w:val="en-US"/>
        </w:rPr>
        <w:t>p = 347</w:t>
      </w:r>
      <w:r w:rsidRPr="00541CCD">
        <w:rPr>
          <w:rFonts w:ascii="Times New Roman" w:hAnsi="Times New Roman" w:cs="Times New Roman"/>
          <w:color w:val="000000" w:themeColor="text1"/>
          <w:sz w:val="20"/>
          <w:szCs w:val="20"/>
          <w:lang w:val="en-US"/>
        </w:rPr>
        <w:t xml:space="preserve"> items spanning demographic, socio‑cultural and behavioral domains</w:t>
      </w:r>
      <w:ins w:id="193" w:author="Ignasi" w:date="2025-10-16T11:41:00Z">
        <w:r w:rsidR="00A606C8">
          <w:rPr>
            <w:rFonts w:ascii="Times New Roman" w:hAnsi="Times New Roman" w:cs="Times New Roman"/>
            <w:color w:val="000000" w:themeColor="text1"/>
            <w:sz w:val="20"/>
            <w:szCs w:val="20"/>
            <w:lang w:val="en-US"/>
          </w:rPr>
          <w:t xml:space="preserve"> (</w:t>
        </w:r>
        <w:r w:rsidR="00956B43">
          <w:rPr>
            <w:rFonts w:ascii="Times New Roman" w:hAnsi="Times New Roman" w:cs="Times New Roman"/>
            <w:color w:val="000000" w:themeColor="text1"/>
            <w:sz w:val="20"/>
            <w:szCs w:val="20"/>
            <w:lang w:val="en-US"/>
          </w:rPr>
          <w:t>i.e.</w:t>
        </w:r>
        <w:r w:rsidR="00A606C8">
          <w:rPr>
            <w:rFonts w:ascii="Times New Roman" w:hAnsi="Times New Roman" w:cs="Times New Roman"/>
            <w:color w:val="000000" w:themeColor="text1"/>
            <w:sz w:val="20"/>
            <w:szCs w:val="20"/>
            <w:lang w:val="en-US"/>
          </w:rPr>
          <w:t>, matrix’s columns)</w:t>
        </w:r>
      </w:ins>
      <w:r w:rsidRPr="00541CCD">
        <w:rPr>
          <w:rFonts w:ascii="Times New Roman" w:hAnsi="Times New Roman" w:cs="Times New Roman"/>
          <w:color w:val="000000" w:themeColor="text1"/>
          <w:sz w:val="20"/>
          <w:szCs w:val="20"/>
          <w:lang w:val="en-US"/>
        </w:rPr>
        <w:t xml:space="preserve">. </w:t>
      </w:r>
      <w:ins w:id="194" w:author="Ignasi" w:date="2025-10-16T11:42:00Z">
        <w:r w:rsidR="00956B43">
          <w:rPr>
            <w:rFonts w:ascii="Times New Roman" w:hAnsi="Times New Roman" w:cs="Times New Roman"/>
            <w:color w:val="000000" w:themeColor="text1"/>
            <w:sz w:val="20"/>
            <w:szCs w:val="20"/>
            <w:lang w:val="en-US"/>
          </w:rPr>
          <w:t xml:space="preserve">The matrix has been pre-processed via </w:t>
        </w:r>
      </w:ins>
      <w:del w:id="195" w:author="Ignasi" w:date="2025-10-16T11:42:00Z">
        <w:r w:rsidRPr="00541CCD" w:rsidDel="00956B43">
          <w:rPr>
            <w:rFonts w:ascii="Times New Roman" w:hAnsi="Times New Roman" w:cs="Times New Roman"/>
            <w:color w:val="000000" w:themeColor="text1"/>
            <w:sz w:val="20"/>
            <w:szCs w:val="20"/>
            <w:lang w:val="en-US"/>
          </w:rPr>
          <w:delText>L</w:delText>
        </w:r>
      </w:del>
      <w:del w:id="196" w:author="Ignasi" w:date="2025-10-16T11:44:00Z">
        <w:r w:rsidRPr="00541CCD" w:rsidDel="00956B43">
          <w:rPr>
            <w:rFonts w:ascii="Times New Roman" w:hAnsi="Times New Roman" w:cs="Times New Roman"/>
            <w:color w:val="000000" w:themeColor="text1"/>
            <w:sz w:val="20"/>
            <w:szCs w:val="20"/>
            <w:lang w:val="en-US"/>
          </w:rPr>
          <w:delText>istwise</w:delText>
        </w:r>
      </w:del>
      <w:ins w:id="197" w:author="Ignasi" w:date="2025-10-16T11:44:00Z">
        <w:r w:rsidR="00956B43">
          <w:rPr>
            <w:rFonts w:ascii="Times New Roman" w:hAnsi="Times New Roman" w:cs="Times New Roman"/>
            <w:color w:val="000000" w:themeColor="text1"/>
            <w:sz w:val="20"/>
            <w:szCs w:val="20"/>
            <w:lang w:val="en-US"/>
          </w:rPr>
          <w:t>list-</w:t>
        </w:r>
        <w:r w:rsidR="00956B43" w:rsidRPr="00541CCD">
          <w:rPr>
            <w:rFonts w:ascii="Times New Roman" w:hAnsi="Times New Roman" w:cs="Times New Roman"/>
            <w:color w:val="000000" w:themeColor="text1"/>
            <w:sz w:val="20"/>
            <w:szCs w:val="20"/>
            <w:lang w:val="en-US"/>
          </w:rPr>
          <w:t>wise</w:t>
        </w:r>
      </w:ins>
      <w:r w:rsidRPr="00541CCD">
        <w:rPr>
          <w:rFonts w:ascii="Times New Roman" w:hAnsi="Times New Roman" w:cs="Times New Roman"/>
          <w:color w:val="000000" w:themeColor="text1"/>
          <w:sz w:val="20"/>
          <w:szCs w:val="20"/>
          <w:lang w:val="en-US"/>
        </w:rPr>
        <w:t xml:space="preserve"> deletion of 6.4 % incomplete cases yields a </w:t>
      </w:r>
      <w:ins w:id="198" w:author="Ignasi" w:date="2025-10-16T11:42:00Z">
        <w:r w:rsidR="00956B43">
          <w:rPr>
            <w:rFonts w:ascii="Times New Roman" w:hAnsi="Times New Roman" w:cs="Times New Roman"/>
            <w:color w:val="000000" w:themeColor="text1"/>
            <w:sz w:val="20"/>
            <w:szCs w:val="20"/>
            <w:lang w:val="en-US"/>
          </w:rPr>
          <w:t xml:space="preserve">processed </w:t>
        </w:r>
      </w:ins>
      <w:del w:id="199" w:author="Ignasi" w:date="2025-10-16T11:42:00Z">
        <w:r w:rsidRPr="00541CCD" w:rsidDel="00956B43">
          <w:rPr>
            <w:rFonts w:ascii="Times New Roman" w:hAnsi="Times New Roman" w:cs="Times New Roman"/>
            <w:color w:val="000000" w:themeColor="text1"/>
            <w:sz w:val="20"/>
            <w:szCs w:val="20"/>
            <w:lang w:val="en-US"/>
          </w:rPr>
          <w:delText xml:space="preserve">working </w:delText>
        </w:r>
      </w:del>
      <w:r w:rsidRPr="00541CCD">
        <w:rPr>
          <w:rFonts w:ascii="Times New Roman" w:hAnsi="Times New Roman" w:cs="Times New Roman"/>
          <w:color w:val="000000" w:themeColor="text1"/>
          <w:sz w:val="20"/>
          <w:szCs w:val="20"/>
          <w:lang w:val="en-US"/>
        </w:rPr>
        <w:t xml:space="preserve">matrix of </w:t>
      </w:r>
      <w:r w:rsidRPr="00541CCD">
        <w:rPr>
          <w:rFonts w:ascii="Times New Roman" w:hAnsi="Times New Roman" w:cs="Times New Roman"/>
          <w:i/>
          <w:color w:val="000000" w:themeColor="text1"/>
          <w:sz w:val="20"/>
          <w:szCs w:val="20"/>
          <w:lang w:val="en-US"/>
        </w:rPr>
        <w:t>n = 3767</w:t>
      </w:r>
      <w:r w:rsidRPr="00541CCD">
        <w:rPr>
          <w:rFonts w:ascii="Times New Roman" w:hAnsi="Times New Roman" w:cs="Times New Roman"/>
          <w:color w:val="000000" w:themeColor="text1"/>
          <w:sz w:val="20"/>
          <w:szCs w:val="20"/>
          <w:lang w:val="en-US"/>
        </w:rPr>
        <w:t xml:space="preserve"> complete observations. Before modeling a three-stage</w:t>
      </w:r>
      <w:ins w:id="200" w:author="Marina Bartolome" w:date="2025-11-06T10:24:00Z">
        <w:r w:rsidR="005767F1">
          <w:rPr>
            <w:rFonts w:ascii="Times New Roman" w:hAnsi="Times New Roman" w:cs="Times New Roman"/>
            <w:color w:val="000000" w:themeColor="text1"/>
            <w:sz w:val="20"/>
            <w:szCs w:val="20"/>
            <w:lang w:val="en-US"/>
          </w:rPr>
          <w:t>,</w:t>
        </w:r>
      </w:ins>
      <w:r w:rsidRPr="00541CCD">
        <w:rPr>
          <w:rFonts w:ascii="Times New Roman" w:hAnsi="Times New Roman" w:cs="Times New Roman"/>
          <w:color w:val="000000" w:themeColor="text1"/>
          <w:sz w:val="20"/>
          <w:szCs w:val="20"/>
          <w:lang w:val="en-US"/>
        </w:rPr>
        <w:t xml:space="preserve"> pipeline was applied</w:t>
      </w:r>
      <w:ins w:id="201" w:author="Marina Bartolome" w:date="2025-11-06T10:22:00Z">
        <w:r w:rsidR="005767F1">
          <w:rPr>
            <w:rFonts w:ascii="Times New Roman" w:hAnsi="Times New Roman" w:cs="Times New Roman"/>
            <w:color w:val="000000" w:themeColor="text1"/>
            <w:sz w:val="20"/>
            <w:szCs w:val="20"/>
            <w:lang w:val="en-US"/>
          </w:rPr>
          <w:t>:</w:t>
        </w:r>
      </w:ins>
      <w:ins w:id="202" w:author="Marina Bartolome" w:date="2025-11-06T10:23:00Z">
        <w:r w:rsidR="005767F1">
          <w:rPr>
            <w:rFonts w:ascii="Times New Roman" w:hAnsi="Times New Roman" w:cs="Times New Roman"/>
            <w:color w:val="000000" w:themeColor="text1"/>
            <w:sz w:val="20"/>
            <w:szCs w:val="20"/>
            <w:lang w:val="en-US"/>
          </w:rPr>
          <w:t xml:space="preserve"> </w:t>
        </w:r>
      </w:ins>
    </w:p>
    <w:p w14:paraId="403C1E69" w14:textId="66C05FE8" w:rsidR="005767F1" w:rsidRPr="005767F1" w:rsidRDefault="005767F1">
      <w:pPr>
        <w:pStyle w:val="Prrafodelista"/>
        <w:numPr>
          <w:ilvl w:val="0"/>
          <w:numId w:val="16"/>
        </w:numPr>
        <w:spacing w:line="480" w:lineRule="auto"/>
        <w:rPr>
          <w:ins w:id="203" w:author="Marina Bartolome" w:date="2025-11-06T10:23:00Z"/>
          <w:rFonts w:ascii="Times New Roman" w:hAnsi="Times New Roman" w:cs="Times New Roman"/>
          <w:sz w:val="20"/>
          <w:szCs w:val="20"/>
          <w:rPrChange w:id="204" w:author="Marina Bartolome" w:date="2025-11-06T10:24:00Z">
            <w:rPr>
              <w:ins w:id="205" w:author="Marina Bartolome" w:date="2025-11-06T10:23:00Z"/>
            </w:rPr>
          </w:rPrChange>
        </w:rPr>
        <w:pPrChange w:id="206" w:author="Marina Bartolome" w:date="2025-11-06T10:24:00Z">
          <w:pPr>
            <w:spacing w:line="480" w:lineRule="auto"/>
          </w:pPr>
        </w:pPrChange>
      </w:pPr>
      <w:ins w:id="207" w:author="Marina Bartolome" w:date="2025-11-06T10:23:00Z">
        <w:r w:rsidRPr="005767F1">
          <w:rPr>
            <w:rFonts w:ascii="Times New Roman" w:hAnsi="Times New Roman" w:cs="Times New Roman"/>
            <w:sz w:val="20"/>
            <w:szCs w:val="20"/>
            <w:rPrChange w:id="208" w:author="Marina Bartolome" w:date="2025-11-06T10:24:00Z">
              <w:rPr/>
            </w:rPrChange>
          </w:rPr>
          <w:t xml:space="preserve">Data Quality Assessment &amp; Curation (DQAC); </w:t>
        </w:r>
      </w:ins>
    </w:p>
    <w:p w14:paraId="4ABE27A8" w14:textId="10D6B32F" w:rsidR="005767F1" w:rsidRPr="005767F1" w:rsidRDefault="005767F1">
      <w:pPr>
        <w:pStyle w:val="Prrafodelista"/>
        <w:numPr>
          <w:ilvl w:val="0"/>
          <w:numId w:val="16"/>
        </w:numPr>
        <w:spacing w:line="480" w:lineRule="auto"/>
        <w:rPr>
          <w:ins w:id="209" w:author="Marina Bartolome" w:date="2025-11-06T10:24:00Z"/>
          <w:rFonts w:ascii="Times New Roman" w:hAnsi="Times New Roman" w:cs="Times New Roman"/>
          <w:sz w:val="20"/>
          <w:szCs w:val="20"/>
          <w:rPrChange w:id="210" w:author="Marina Bartolome" w:date="2025-11-06T10:24:00Z">
            <w:rPr>
              <w:ins w:id="211" w:author="Marina Bartolome" w:date="2025-11-06T10:24:00Z"/>
            </w:rPr>
          </w:rPrChange>
        </w:rPr>
        <w:pPrChange w:id="212" w:author="Marina Bartolome" w:date="2025-11-06T10:24:00Z">
          <w:pPr>
            <w:spacing w:line="480" w:lineRule="auto"/>
          </w:pPr>
        </w:pPrChange>
      </w:pPr>
      <w:ins w:id="213" w:author="Marina Bartolome" w:date="2025-11-06T10:23:00Z">
        <w:r w:rsidRPr="005767F1">
          <w:rPr>
            <w:rFonts w:ascii="Times New Roman" w:hAnsi="Times New Roman" w:cs="Times New Roman"/>
            <w:sz w:val="20"/>
            <w:szCs w:val="20"/>
            <w:rPrChange w:id="214" w:author="Marina Bartolome" w:date="2025-11-06T10:24:00Z">
              <w:rPr/>
            </w:rPrChange>
          </w:rPr>
          <w:t xml:space="preserve">Feature Engineering &amp; Rebalancing (FER); </w:t>
        </w:r>
      </w:ins>
    </w:p>
    <w:p w14:paraId="212B98D8" w14:textId="4FC04912" w:rsidR="00541CCD" w:rsidRPr="005767F1" w:rsidRDefault="005767F1">
      <w:pPr>
        <w:pStyle w:val="Prrafodelista"/>
        <w:numPr>
          <w:ilvl w:val="0"/>
          <w:numId w:val="16"/>
        </w:numPr>
        <w:spacing w:line="480" w:lineRule="auto"/>
        <w:rPr>
          <w:rFonts w:ascii="Times New Roman" w:hAnsi="Times New Roman" w:cs="Times New Roman"/>
          <w:color w:val="000000" w:themeColor="text1"/>
          <w:sz w:val="20"/>
          <w:szCs w:val="20"/>
          <w:lang w:val="en-US"/>
          <w:rPrChange w:id="215" w:author="Marina Bartolome" w:date="2025-11-06T10:24:00Z">
            <w:rPr>
              <w:color w:val="000000" w:themeColor="text1"/>
              <w:lang w:val="en-US"/>
            </w:rPr>
          </w:rPrChange>
        </w:rPr>
        <w:pPrChange w:id="216" w:author="Marina Bartolome" w:date="2025-11-06T10:24:00Z">
          <w:pPr>
            <w:spacing w:line="480" w:lineRule="auto"/>
          </w:pPr>
        </w:pPrChange>
      </w:pPr>
      <w:ins w:id="217" w:author="Marina Bartolome" w:date="2025-11-06T10:23:00Z">
        <w:r w:rsidRPr="005767F1">
          <w:rPr>
            <w:rFonts w:ascii="Times New Roman" w:hAnsi="Times New Roman" w:cs="Times New Roman"/>
            <w:sz w:val="20"/>
            <w:szCs w:val="20"/>
            <w:rPrChange w:id="218" w:author="Marina Bartolome" w:date="2025-11-06T10:24:00Z">
              <w:rPr/>
            </w:rPrChange>
          </w:rPr>
          <w:t>Normalization &amp; Latent Compression (NLC)</w:t>
        </w:r>
      </w:ins>
      <w:del w:id="219" w:author="Marina Bartolome" w:date="2025-11-06T10:22:00Z">
        <w:r w:rsidR="00541CCD" w:rsidRPr="005767F1" w:rsidDel="005767F1">
          <w:rPr>
            <w:rFonts w:ascii="Times New Roman" w:hAnsi="Times New Roman" w:cs="Times New Roman"/>
            <w:color w:val="000000" w:themeColor="text1"/>
            <w:sz w:val="20"/>
            <w:szCs w:val="20"/>
            <w:lang w:val="en-US"/>
            <w:rPrChange w:id="220" w:author="Marina Bartolome" w:date="2025-11-06T10:24:00Z">
              <w:rPr>
                <w:color w:val="000000" w:themeColor="text1"/>
                <w:lang w:val="en-US"/>
              </w:rPr>
            </w:rPrChange>
          </w:rPr>
          <w:delText>:</w:delText>
        </w:r>
      </w:del>
    </w:p>
    <w:p w14:paraId="2AF63676" w14:textId="77E99988" w:rsidR="008E52F0" w:rsidRPr="008E52F0" w:rsidDel="00B125D6" w:rsidRDefault="00541CCD" w:rsidP="00016E22">
      <w:pPr>
        <w:pStyle w:val="Ttulo3"/>
        <w:spacing w:line="480" w:lineRule="auto"/>
        <w:rPr>
          <w:del w:id="221" w:author="Marina Bartolome" w:date="2025-11-06T10:37:00Z"/>
          <w:rFonts w:ascii="Times New Roman" w:hAnsi="Times New Roman" w:cs="Times New Roman"/>
          <w:color w:val="auto"/>
          <w:sz w:val="20"/>
          <w:szCs w:val="20"/>
        </w:rPr>
      </w:pPr>
      <w:del w:id="222" w:author="Marina Bartolome" w:date="2025-11-06T10:22:00Z">
        <w:r w:rsidRPr="00541CCD" w:rsidDel="005767F1">
          <w:rPr>
            <w:rFonts w:ascii="Times New Roman" w:hAnsi="Times New Roman" w:cs="Times New Roman"/>
            <w:color w:val="auto"/>
            <w:sz w:val="20"/>
            <w:szCs w:val="20"/>
          </w:rPr>
          <w:lastRenderedPageBreak/>
          <w:delText>3.3.1</w:delText>
        </w:r>
      </w:del>
      <w:del w:id="223" w:author="Marina Bartolome" w:date="2025-11-06T10:37:00Z">
        <w:r w:rsidRPr="00541CCD" w:rsidDel="00B125D6">
          <w:rPr>
            <w:rFonts w:ascii="Times New Roman" w:hAnsi="Times New Roman" w:cs="Times New Roman"/>
            <w:color w:val="auto"/>
            <w:sz w:val="20"/>
            <w:szCs w:val="20"/>
          </w:rPr>
          <w:delText xml:space="preserve"> Data Quality Assessment &amp; Curation (DQAC)</w:delText>
        </w:r>
      </w:del>
    </w:p>
    <w:p w14:paraId="48ABDBEB" w14:textId="0ECE2B0E" w:rsidR="00541CCD" w:rsidRPr="001B4A04" w:rsidRDefault="00B125D6">
      <w:pPr>
        <w:pStyle w:val="Ttulo3"/>
        <w:spacing w:line="480" w:lineRule="auto"/>
        <w:rPr>
          <w:rFonts w:ascii="Times New Roman" w:hAnsi="Times New Roman" w:cs="Times New Roman"/>
          <w:bCs/>
          <w:sz w:val="20"/>
          <w:szCs w:val="20"/>
          <w:lang w:val="en-US"/>
        </w:rPr>
        <w:pPrChange w:id="224" w:author="Marina Bartolome" w:date="2025-11-06T10:38:00Z">
          <w:pPr>
            <w:spacing w:line="480" w:lineRule="auto"/>
            <w:ind w:firstLine="720"/>
          </w:pPr>
        </w:pPrChange>
      </w:pPr>
      <w:ins w:id="225" w:author="Marina Bartolome" w:date="2025-11-06T10:37:00Z">
        <w:r w:rsidRPr="00B125D6">
          <w:rPr>
            <w:rFonts w:ascii="Times New Roman" w:hAnsi="Times New Roman" w:cs="Times New Roman"/>
            <w:b w:val="0"/>
            <w:bCs/>
            <w:i/>
            <w:iCs/>
            <w:color w:val="auto"/>
            <w:sz w:val="20"/>
            <w:szCs w:val="20"/>
            <w:rPrChange w:id="226" w:author="Marina Bartolome" w:date="2025-11-06T10:37:00Z">
              <w:rPr>
                <w:rFonts w:ascii="Times New Roman" w:hAnsi="Times New Roman" w:cs="Times New Roman"/>
                <w:b/>
                <w:sz w:val="20"/>
                <w:szCs w:val="20"/>
              </w:rPr>
            </w:rPrChange>
          </w:rPr>
          <w:t>Data Quality Assessment &amp; Curation (DQAC)</w:t>
        </w:r>
        <w:r w:rsidRPr="00B125D6">
          <w:rPr>
            <w:rFonts w:ascii="Times New Roman" w:hAnsi="Times New Roman" w:cs="Times New Roman"/>
            <w:b w:val="0"/>
            <w:bCs/>
            <w:i/>
            <w:iCs/>
            <w:color w:val="auto"/>
            <w:sz w:val="20"/>
            <w:szCs w:val="20"/>
            <w:rPrChange w:id="227" w:author="Marina Bartolome" w:date="2025-11-06T10:37:00Z">
              <w:rPr>
                <w:rFonts w:ascii="Times New Roman" w:hAnsi="Times New Roman" w:cs="Times New Roman"/>
                <w:b/>
                <w:i/>
                <w:iCs/>
                <w:sz w:val="20"/>
                <w:szCs w:val="20"/>
              </w:rPr>
            </w:rPrChange>
          </w:rPr>
          <w:t>.</w:t>
        </w:r>
        <w:r w:rsidRPr="00B125D6">
          <w:rPr>
            <w:rFonts w:ascii="Times New Roman" w:hAnsi="Times New Roman" w:cs="Times New Roman"/>
            <w:b w:val="0"/>
            <w:bCs/>
            <w:color w:val="auto"/>
            <w:sz w:val="20"/>
            <w:szCs w:val="20"/>
            <w:rPrChange w:id="228" w:author="Marina Bartolome" w:date="2025-11-06T10:37:00Z">
              <w:rPr>
                <w:rFonts w:ascii="Times New Roman" w:hAnsi="Times New Roman" w:cs="Times New Roman"/>
                <w:b/>
                <w:sz w:val="20"/>
                <w:szCs w:val="20"/>
              </w:rPr>
            </w:rPrChange>
          </w:rPr>
          <w:t xml:space="preserve"> The DQAC</w:t>
        </w:r>
      </w:ins>
      <w:ins w:id="229" w:author="Marina Bartolome" w:date="2025-11-06T10:38:00Z">
        <w:r>
          <w:rPr>
            <w:rFonts w:ascii="Times New Roman" w:hAnsi="Times New Roman" w:cs="Times New Roman"/>
            <w:b w:val="0"/>
            <w:bCs/>
            <w:color w:val="auto"/>
            <w:sz w:val="20"/>
            <w:szCs w:val="20"/>
          </w:rPr>
          <w:t xml:space="preserve"> has the objective of </w:t>
        </w:r>
        <w:r w:rsidRPr="00B125D6">
          <w:rPr>
            <w:rFonts w:ascii="Times New Roman" w:hAnsi="Times New Roman" w:cs="Times New Roman"/>
            <w:b w:val="0"/>
            <w:bCs/>
            <w:color w:val="auto"/>
            <w:sz w:val="20"/>
            <w:szCs w:val="20"/>
          </w:rPr>
          <w:t>e</w:t>
        </w:r>
      </w:ins>
      <w:del w:id="230" w:author="Marina Bartolome" w:date="2025-11-06T10:37:00Z">
        <w:r w:rsidR="00541CCD" w:rsidRPr="00B125D6" w:rsidDel="00B125D6">
          <w:rPr>
            <w:rFonts w:ascii="Times New Roman" w:hAnsi="Times New Roman" w:cs="Times New Roman"/>
            <w:b w:val="0"/>
            <w:bCs/>
            <w:sz w:val="20"/>
            <w:szCs w:val="20"/>
            <w:lang w:val="en-US"/>
            <w:rPrChange w:id="231" w:author="Marina Bartolome" w:date="2025-11-06T10:38:00Z">
              <w:rPr>
                <w:rFonts w:ascii="Times New Roman" w:hAnsi="Times New Roman" w:cs="Times New Roman"/>
                <w:sz w:val="20"/>
                <w:szCs w:val="20"/>
                <w:lang w:val="en-US"/>
              </w:rPr>
            </w:rPrChange>
          </w:rPr>
          <w:delText xml:space="preserve">Objective. </w:delText>
        </w:r>
      </w:del>
      <w:del w:id="232" w:author="Marina Bartolome" w:date="2025-11-06T10:38:00Z">
        <w:r w:rsidR="00541CCD" w:rsidRPr="00B125D6" w:rsidDel="00B125D6">
          <w:rPr>
            <w:rFonts w:ascii="Times New Roman" w:hAnsi="Times New Roman" w:cs="Times New Roman"/>
            <w:b w:val="0"/>
            <w:bCs/>
            <w:sz w:val="20"/>
            <w:szCs w:val="20"/>
            <w:lang w:val="en-US"/>
            <w:rPrChange w:id="233" w:author="Marina Bartolome" w:date="2025-11-06T10:38:00Z">
              <w:rPr>
                <w:rFonts w:ascii="Times New Roman" w:hAnsi="Times New Roman" w:cs="Times New Roman"/>
                <w:sz w:val="20"/>
                <w:szCs w:val="20"/>
                <w:lang w:val="en-US"/>
              </w:rPr>
            </w:rPrChange>
          </w:rPr>
          <w:delText>E</w:delText>
        </w:r>
      </w:del>
      <w:r w:rsidR="00541CCD" w:rsidRPr="00B125D6">
        <w:rPr>
          <w:rFonts w:ascii="Times New Roman" w:hAnsi="Times New Roman" w:cs="Times New Roman"/>
          <w:b w:val="0"/>
          <w:bCs/>
          <w:sz w:val="20"/>
          <w:szCs w:val="20"/>
          <w:lang w:val="en-US"/>
          <w:rPrChange w:id="234" w:author="Marina Bartolome" w:date="2025-11-06T10:38:00Z">
            <w:rPr>
              <w:rFonts w:ascii="Times New Roman" w:hAnsi="Times New Roman" w:cs="Times New Roman"/>
              <w:sz w:val="20"/>
              <w:szCs w:val="20"/>
              <w:lang w:val="en-US"/>
            </w:rPr>
          </w:rPrChange>
        </w:rPr>
        <w:t>nsure</w:t>
      </w:r>
      <w:ins w:id="235" w:author="Marina Bartolome" w:date="2025-11-06T10:38:00Z">
        <w:r w:rsidRPr="00B125D6">
          <w:rPr>
            <w:rFonts w:ascii="Times New Roman" w:hAnsi="Times New Roman" w:cs="Times New Roman"/>
            <w:b w:val="0"/>
            <w:bCs/>
            <w:sz w:val="20"/>
            <w:szCs w:val="20"/>
            <w:lang w:val="en-US"/>
            <w:rPrChange w:id="236" w:author="Marina Bartolome" w:date="2025-11-06T10:38:00Z">
              <w:rPr>
                <w:rFonts w:ascii="Times New Roman" w:hAnsi="Times New Roman" w:cs="Times New Roman"/>
                <w:sz w:val="20"/>
                <w:szCs w:val="20"/>
                <w:lang w:val="en-US"/>
              </w:rPr>
            </w:rPrChange>
          </w:rPr>
          <w:t>ing</w:t>
        </w:r>
      </w:ins>
      <w:r w:rsidR="00541CCD" w:rsidRPr="00B125D6">
        <w:rPr>
          <w:rFonts w:ascii="Times New Roman" w:hAnsi="Times New Roman" w:cs="Times New Roman"/>
          <w:b w:val="0"/>
          <w:bCs/>
          <w:sz w:val="20"/>
          <w:szCs w:val="20"/>
          <w:lang w:val="en-US"/>
          <w:rPrChange w:id="237" w:author="Marina Bartolome" w:date="2025-11-06T10:38:00Z">
            <w:rPr>
              <w:rFonts w:ascii="Times New Roman" w:hAnsi="Times New Roman" w:cs="Times New Roman"/>
              <w:sz w:val="20"/>
              <w:szCs w:val="20"/>
              <w:lang w:val="en-US"/>
            </w:rPr>
          </w:rPrChange>
        </w:rPr>
        <w:t xml:space="preserve"> integrity, prevent</w:t>
      </w:r>
      <w:ins w:id="238" w:author="Marina Bartolome" w:date="2025-11-06T10:38:00Z">
        <w:r w:rsidRPr="00B125D6">
          <w:rPr>
            <w:rFonts w:ascii="Times New Roman" w:hAnsi="Times New Roman" w:cs="Times New Roman"/>
            <w:b w:val="0"/>
            <w:bCs/>
            <w:sz w:val="20"/>
            <w:szCs w:val="20"/>
            <w:lang w:val="en-US"/>
            <w:rPrChange w:id="239" w:author="Marina Bartolome" w:date="2025-11-06T10:38:00Z">
              <w:rPr>
                <w:rFonts w:ascii="Times New Roman" w:hAnsi="Times New Roman" w:cs="Times New Roman"/>
                <w:sz w:val="20"/>
                <w:szCs w:val="20"/>
                <w:lang w:val="en-US"/>
              </w:rPr>
            </w:rPrChange>
          </w:rPr>
          <w:t>ing</w:t>
        </w:r>
      </w:ins>
      <w:r w:rsidR="00541CCD" w:rsidRPr="00B125D6">
        <w:rPr>
          <w:rFonts w:ascii="Times New Roman" w:hAnsi="Times New Roman" w:cs="Times New Roman"/>
          <w:b w:val="0"/>
          <w:bCs/>
          <w:sz w:val="20"/>
          <w:szCs w:val="20"/>
          <w:lang w:val="en-US"/>
          <w:rPrChange w:id="240" w:author="Marina Bartolome" w:date="2025-11-06T10:38:00Z">
            <w:rPr>
              <w:rFonts w:ascii="Times New Roman" w:hAnsi="Times New Roman" w:cs="Times New Roman"/>
              <w:sz w:val="20"/>
              <w:szCs w:val="20"/>
              <w:lang w:val="en-US"/>
            </w:rPr>
          </w:rPrChange>
        </w:rPr>
        <w:t xml:space="preserve"> label leakage, and </w:t>
      </w:r>
      <w:del w:id="241" w:author="Marina Bartolome" w:date="2025-11-06T10:38:00Z">
        <w:r w:rsidR="00541CCD" w:rsidRPr="00B125D6" w:rsidDel="00B125D6">
          <w:rPr>
            <w:rFonts w:ascii="Times New Roman" w:hAnsi="Times New Roman" w:cs="Times New Roman"/>
            <w:b w:val="0"/>
            <w:bCs/>
            <w:sz w:val="20"/>
            <w:szCs w:val="20"/>
            <w:lang w:val="en-US"/>
            <w:rPrChange w:id="242" w:author="Marina Bartolome" w:date="2025-11-06T10:38:00Z">
              <w:rPr>
                <w:rFonts w:ascii="Times New Roman" w:hAnsi="Times New Roman" w:cs="Times New Roman"/>
                <w:sz w:val="20"/>
                <w:szCs w:val="20"/>
                <w:lang w:val="en-US"/>
              </w:rPr>
            </w:rPrChange>
          </w:rPr>
          <w:delText xml:space="preserve">reduce </w:delText>
        </w:r>
      </w:del>
      <w:ins w:id="243" w:author="Marina Bartolome" w:date="2025-11-06T10:38:00Z">
        <w:r w:rsidRPr="00B125D6">
          <w:rPr>
            <w:rFonts w:ascii="Times New Roman" w:hAnsi="Times New Roman" w:cs="Times New Roman"/>
            <w:b w:val="0"/>
            <w:bCs/>
            <w:sz w:val="20"/>
            <w:szCs w:val="20"/>
            <w:lang w:val="en-US"/>
            <w:rPrChange w:id="244" w:author="Marina Bartolome" w:date="2025-11-06T10:38:00Z">
              <w:rPr>
                <w:rFonts w:ascii="Times New Roman" w:hAnsi="Times New Roman" w:cs="Times New Roman"/>
                <w:sz w:val="20"/>
                <w:szCs w:val="20"/>
                <w:lang w:val="en-US"/>
              </w:rPr>
            </w:rPrChange>
          </w:rPr>
          <w:t xml:space="preserve">reducing </w:t>
        </w:r>
      </w:ins>
      <w:r w:rsidR="00541CCD" w:rsidRPr="00B125D6">
        <w:rPr>
          <w:rFonts w:ascii="Times New Roman" w:hAnsi="Times New Roman" w:cs="Times New Roman"/>
          <w:b w:val="0"/>
          <w:bCs/>
          <w:sz w:val="20"/>
          <w:szCs w:val="20"/>
          <w:lang w:val="en-US"/>
          <w:rPrChange w:id="245" w:author="Marina Bartolome" w:date="2025-11-06T10:38:00Z">
            <w:rPr>
              <w:rFonts w:ascii="Times New Roman" w:hAnsi="Times New Roman" w:cs="Times New Roman"/>
              <w:sz w:val="20"/>
              <w:szCs w:val="20"/>
              <w:lang w:val="en-US"/>
            </w:rPr>
          </w:rPrChange>
        </w:rPr>
        <w:t>redundancy prior to final representation.</w:t>
      </w:r>
      <w:ins w:id="246" w:author="Marina Bartolome" w:date="2025-11-06T10:40:00Z">
        <w:r>
          <w:rPr>
            <w:rFonts w:ascii="Times New Roman" w:hAnsi="Times New Roman" w:cs="Times New Roman"/>
            <w:b w:val="0"/>
            <w:bCs/>
            <w:sz w:val="20"/>
            <w:szCs w:val="20"/>
            <w:lang w:val="en-US"/>
          </w:rPr>
          <w:t xml:space="preserve"> </w:t>
        </w:r>
        <w:r w:rsidRPr="00B125D6">
          <w:rPr>
            <w:rFonts w:ascii="Times New Roman" w:hAnsi="Times New Roman" w:cs="Times New Roman"/>
            <w:b w:val="0"/>
            <w:bCs/>
            <w:sz w:val="20"/>
            <w:szCs w:val="20"/>
            <w:lang w:val="en-US"/>
          </w:rPr>
          <w:t>All items underwent a three-step data curation process. First, a conceptual filtering was applied to classify each variable into one of four categories: Global, Perpetrator-defining, Victim-defining, or Derived targets. Only Global items were retained for modeling, while the others were excluded to avoid target leakage (Kaufman</w:t>
        </w:r>
      </w:ins>
      <w:ins w:id="247" w:author="Marina Bartolome" w:date="2025-11-06T10:56:00Z">
        <w:r w:rsidR="00BF5242">
          <w:rPr>
            <w:rFonts w:ascii="Times New Roman" w:hAnsi="Times New Roman" w:cs="Times New Roman"/>
            <w:b w:val="0"/>
            <w:bCs/>
            <w:sz w:val="20"/>
            <w:szCs w:val="20"/>
            <w:lang w:val="en-US"/>
          </w:rPr>
          <w:t xml:space="preserve"> et al.</w:t>
        </w:r>
      </w:ins>
      <w:ins w:id="248" w:author="Marina Bartolome" w:date="2025-11-06T10:40:00Z">
        <w:r w:rsidRPr="00B125D6">
          <w:rPr>
            <w:rFonts w:ascii="Times New Roman" w:hAnsi="Times New Roman" w:cs="Times New Roman"/>
            <w:b w:val="0"/>
            <w:bCs/>
            <w:sz w:val="20"/>
            <w:szCs w:val="20"/>
            <w:lang w:val="en-US"/>
          </w:rPr>
          <w:t>, 2011) and conceptual multicollinearity. Second, a feature selection process reduced the initial pool of 347 items to a “safe” subset by removing variables that showed label leakage, extreme sparsity, or structural collinearity. Third, a record curation step addressed missing data: listwise deletion (6.4%) was applied to cases with unrecoverable missingness, while the remaining missing values were handled during the FER stage through informative missingness. Excluded items were not discarded entirely, as they can still be used in descriptive or unsupervised analyses (e.g., k-means or hierarchical clustering) to explore profiles of victims, perpetrators, and dual-role adolescents.</w:t>
        </w:r>
      </w:ins>
    </w:p>
    <w:p w14:paraId="34047AD8" w14:textId="55B8FA18" w:rsidR="008E52F0" w:rsidRPr="00EF0B01" w:rsidDel="00B125D6" w:rsidRDefault="008E52F0" w:rsidP="00016E22">
      <w:pPr>
        <w:spacing w:line="480" w:lineRule="auto"/>
        <w:ind w:firstLine="720"/>
        <w:rPr>
          <w:del w:id="249" w:author="Marina Bartolome" w:date="2025-11-06T10:40:00Z"/>
          <w:rFonts w:ascii="Times New Roman" w:hAnsi="Times New Roman" w:cs="Times New Roman"/>
          <w:i/>
          <w:iCs/>
          <w:sz w:val="20"/>
          <w:szCs w:val="20"/>
          <w:lang w:val="en-US"/>
          <w:rPrChange w:id="250" w:author="Marina Bartolome" w:date="2025-12-15T14:14:00Z">
            <w:rPr>
              <w:del w:id="251" w:author="Marina Bartolome" w:date="2025-11-06T10:40:00Z"/>
              <w:rFonts w:ascii="Times New Roman" w:hAnsi="Times New Roman" w:cs="Times New Roman"/>
              <w:b/>
              <w:bCs/>
              <w:sz w:val="20"/>
              <w:szCs w:val="20"/>
              <w:lang w:val="en-US"/>
            </w:rPr>
          </w:rPrChange>
        </w:rPr>
      </w:pPr>
      <w:del w:id="252" w:author="Marina Bartolome" w:date="2025-11-06T10:40:00Z">
        <w:r w:rsidRPr="00EF0B01" w:rsidDel="00B125D6">
          <w:rPr>
            <w:rFonts w:ascii="Times New Roman" w:hAnsi="Times New Roman" w:cs="Times New Roman"/>
            <w:i/>
            <w:iCs/>
            <w:sz w:val="20"/>
            <w:szCs w:val="20"/>
            <w:lang w:val="en-US"/>
            <w:rPrChange w:id="253" w:author="Marina Bartolome" w:date="2025-12-15T14:14:00Z">
              <w:rPr>
                <w:rFonts w:ascii="Times New Roman" w:hAnsi="Times New Roman" w:cs="Times New Roman"/>
                <w:b/>
                <w:bCs/>
                <w:sz w:val="20"/>
                <w:szCs w:val="20"/>
                <w:lang w:val="en-US"/>
              </w:rPr>
            </w:rPrChange>
          </w:rPr>
          <w:delText>Operations.</w:delText>
        </w:r>
      </w:del>
    </w:p>
    <w:p w14:paraId="574C1078" w14:textId="31B59E26" w:rsidR="00541CCD" w:rsidRPr="00EF0B01" w:rsidDel="00B125D6" w:rsidRDefault="00541CCD">
      <w:pPr>
        <w:pStyle w:val="Prrafodelista"/>
        <w:numPr>
          <w:ilvl w:val="0"/>
          <w:numId w:val="11"/>
        </w:numPr>
        <w:spacing w:line="480" w:lineRule="auto"/>
        <w:ind w:left="2160" w:hanging="1080"/>
        <w:rPr>
          <w:del w:id="254" w:author="Marina Bartolome" w:date="2025-11-06T10:40:00Z"/>
          <w:rFonts w:ascii="Times New Roman" w:hAnsi="Times New Roman" w:cs="Times New Roman"/>
          <w:i/>
          <w:iCs/>
          <w:sz w:val="20"/>
          <w:szCs w:val="20"/>
          <w:lang w:val="en-US"/>
          <w:rPrChange w:id="255" w:author="Marina Bartolome" w:date="2025-12-15T14:14:00Z">
            <w:rPr>
              <w:del w:id="256" w:author="Marina Bartolome" w:date="2025-11-06T10:40:00Z"/>
              <w:rFonts w:ascii="Times New Roman" w:hAnsi="Times New Roman" w:cs="Times New Roman"/>
              <w:sz w:val="20"/>
              <w:szCs w:val="20"/>
              <w:lang w:val="en-US"/>
            </w:rPr>
          </w:rPrChange>
        </w:rPr>
        <w:pPrChange w:id="257" w:author="Oriol" w:date="2025-10-28T09:24:00Z">
          <w:pPr>
            <w:pStyle w:val="Prrafodelista"/>
            <w:numPr>
              <w:numId w:val="11"/>
            </w:numPr>
            <w:spacing w:line="480" w:lineRule="auto"/>
            <w:ind w:left="1440" w:hanging="360"/>
          </w:pPr>
        </w:pPrChange>
      </w:pPr>
      <w:del w:id="258" w:author="Marina Bartolome" w:date="2025-11-06T10:40:00Z">
        <w:r w:rsidRPr="00EF0B01" w:rsidDel="00B125D6">
          <w:rPr>
            <w:rFonts w:ascii="Times New Roman" w:hAnsi="Times New Roman" w:cs="Times New Roman"/>
            <w:i/>
            <w:iCs/>
            <w:sz w:val="20"/>
            <w:szCs w:val="20"/>
            <w:lang w:val="en-US"/>
            <w:rPrChange w:id="259" w:author="Marina Bartolome" w:date="2025-12-15T14:14:00Z">
              <w:rPr>
                <w:rFonts w:ascii="Times New Roman" w:hAnsi="Times New Roman" w:cs="Times New Roman"/>
                <w:b/>
                <w:bCs/>
                <w:sz w:val="20"/>
                <w:szCs w:val="20"/>
                <w:lang w:val="en-US"/>
              </w:rPr>
            </w:rPrChange>
          </w:rPr>
          <w:delText>Conceptual filtering (four-way typology).</w:delText>
        </w:r>
        <w:r w:rsidRPr="00EF0B01" w:rsidDel="00B125D6">
          <w:rPr>
            <w:rFonts w:ascii="Times New Roman" w:hAnsi="Times New Roman" w:cs="Times New Roman"/>
            <w:i/>
            <w:iCs/>
            <w:sz w:val="20"/>
            <w:szCs w:val="20"/>
            <w:lang w:val="en-US"/>
            <w:rPrChange w:id="260" w:author="Marina Bartolome" w:date="2025-12-15T14:14:00Z">
              <w:rPr>
                <w:rFonts w:ascii="Times New Roman" w:hAnsi="Times New Roman" w:cs="Times New Roman"/>
                <w:sz w:val="20"/>
                <w:szCs w:val="20"/>
                <w:lang w:val="en-US"/>
              </w:rPr>
            </w:rPrChange>
          </w:rPr>
          <w:delText xml:space="preserve"> Each item was assigned to Global, Perpetrator-defining, Victim-defining, or Derived targets. Only Global items were retained for modeling; the rest were excluded to prevent </w:delText>
        </w:r>
        <w:commentRangeStart w:id="261"/>
        <w:commentRangeStart w:id="262"/>
        <w:r w:rsidRPr="00EF0B01" w:rsidDel="00B125D6">
          <w:rPr>
            <w:rFonts w:ascii="Times New Roman" w:hAnsi="Times New Roman" w:cs="Times New Roman"/>
            <w:i/>
            <w:iCs/>
            <w:sz w:val="20"/>
            <w:szCs w:val="20"/>
            <w:lang w:val="en-US"/>
            <w:rPrChange w:id="263" w:author="Marina Bartolome" w:date="2025-12-15T14:14:00Z">
              <w:rPr>
                <w:rFonts w:ascii="Times New Roman" w:hAnsi="Times New Roman" w:cs="Times New Roman"/>
                <w:sz w:val="20"/>
                <w:szCs w:val="20"/>
                <w:lang w:val="en-US"/>
              </w:rPr>
            </w:rPrChange>
          </w:rPr>
          <w:delText>target leakage</w:delText>
        </w:r>
      </w:del>
      <w:ins w:id="264" w:author="Oriol" w:date="2025-10-23T11:05:00Z">
        <w:del w:id="265" w:author="Marina Bartolome" w:date="2025-11-06T10:40:00Z">
          <w:r w:rsidR="003676D9" w:rsidRPr="00EF0B01" w:rsidDel="00B125D6">
            <w:rPr>
              <w:rFonts w:ascii="Times New Roman" w:hAnsi="Times New Roman" w:cs="Times New Roman"/>
              <w:i/>
              <w:iCs/>
              <w:sz w:val="20"/>
              <w:szCs w:val="20"/>
              <w:lang w:val="en-US"/>
              <w:rPrChange w:id="266" w:author="Marina Bartolome" w:date="2025-12-15T14:14:00Z">
                <w:rPr>
                  <w:rFonts w:ascii="Times New Roman" w:hAnsi="Times New Roman" w:cs="Times New Roman"/>
                  <w:sz w:val="20"/>
                  <w:szCs w:val="20"/>
                  <w:lang w:val="en-US"/>
                </w:rPr>
              </w:rPrChange>
            </w:rPr>
            <w:delText xml:space="preserve"> </w:delText>
          </w:r>
          <w:r w:rsidR="003676D9" w:rsidRPr="00EF0B01" w:rsidDel="00B125D6">
            <w:rPr>
              <w:rFonts w:ascii="Times New Roman" w:hAnsi="Times New Roman" w:cs="Times New Roman"/>
              <w:i/>
              <w:iCs/>
              <w:sz w:val="20"/>
              <w:szCs w:val="20"/>
              <w:highlight w:val="green"/>
              <w:lang w:val="en-US"/>
              <w:rPrChange w:id="267" w:author="Marina Bartolome" w:date="2025-12-15T14:14:00Z">
                <w:rPr>
                  <w:rFonts w:ascii="Times New Roman" w:hAnsi="Times New Roman" w:cs="Times New Roman"/>
                  <w:sz w:val="20"/>
                  <w:szCs w:val="20"/>
                  <w:lang w:val="en-US"/>
                </w:rPr>
              </w:rPrChange>
            </w:rPr>
            <w:delText>(Shachar Kaufman; Saharon Rosset; Claudia Perlich (January 2011))</w:delText>
          </w:r>
        </w:del>
      </w:ins>
      <w:del w:id="268" w:author="Marina Bartolome" w:date="2025-11-06T10:40:00Z">
        <w:r w:rsidRPr="00EF0B01" w:rsidDel="00B125D6">
          <w:rPr>
            <w:rFonts w:ascii="Times New Roman" w:hAnsi="Times New Roman" w:cs="Times New Roman"/>
            <w:i/>
            <w:iCs/>
            <w:sz w:val="20"/>
            <w:szCs w:val="20"/>
            <w:highlight w:val="green"/>
            <w:lang w:val="en-US"/>
            <w:rPrChange w:id="269" w:author="Marina Bartolome" w:date="2025-12-15T14:14:00Z">
              <w:rPr>
                <w:rFonts w:ascii="Times New Roman" w:hAnsi="Times New Roman" w:cs="Times New Roman"/>
                <w:sz w:val="20"/>
                <w:szCs w:val="20"/>
                <w:lang w:val="en-US"/>
              </w:rPr>
            </w:rPrChange>
          </w:rPr>
          <w:delText xml:space="preserve"> </w:delText>
        </w:r>
        <w:commentRangeEnd w:id="261"/>
        <w:r w:rsidR="00DD15EA" w:rsidRPr="00EF0B01" w:rsidDel="00B125D6">
          <w:rPr>
            <w:rStyle w:val="Refdecomentario"/>
            <w:i/>
            <w:iCs/>
            <w:highlight w:val="green"/>
            <w:rPrChange w:id="270" w:author="Marina Bartolome" w:date="2025-12-15T14:14:00Z">
              <w:rPr>
                <w:rStyle w:val="Refdecomentario"/>
              </w:rPr>
            </w:rPrChange>
          </w:rPr>
          <w:commentReference w:id="261"/>
        </w:r>
        <w:commentRangeEnd w:id="262"/>
        <w:r w:rsidR="00F95903" w:rsidRPr="00EF0B01" w:rsidDel="00B125D6">
          <w:rPr>
            <w:rStyle w:val="Refdecomentario"/>
            <w:i/>
            <w:iCs/>
            <w:highlight w:val="green"/>
            <w:rPrChange w:id="272" w:author="Marina Bartolome" w:date="2025-12-15T14:14:00Z">
              <w:rPr>
                <w:rStyle w:val="Refdecomentario"/>
              </w:rPr>
            </w:rPrChange>
          </w:rPr>
          <w:commentReference w:id="262"/>
        </w:r>
        <w:r w:rsidRPr="00EF0B01" w:rsidDel="00B125D6">
          <w:rPr>
            <w:rFonts w:ascii="Times New Roman" w:hAnsi="Times New Roman" w:cs="Times New Roman"/>
            <w:i/>
            <w:iCs/>
            <w:sz w:val="20"/>
            <w:szCs w:val="20"/>
            <w:lang w:val="en-US"/>
            <w:rPrChange w:id="273" w:author="Marina Bartolome" w:date="2025-12-15T14:14:00Z">
              <w:rPr>
                <w:rFonts w:ascii="Times New Roman" w:hAnsi="Times New Roman" w:cs="Times New Roman"/>
                <w:sz w:val="20"/>
                <w:szCs w:val="20"/>
                <w:lang w:val="en-US"/>
              </w:rPr>
            </w:rPrChange>
          </w:rPr>
          <w:delText>and conceptual multicollinearity.</w:delText>
        </w:r>
      </w:del>
    </w:p>
    <w:p w14:paraId="75AA5CD6" w14:textId="49235A4C" w:rsidR="008E52F0" w:rsidRPr="00EF0B01" w:rsidDel="00B125D6" w:rsidRDefault="00541CCD" w:rsidP="00016E22">
      <w:pPr>
        <w:pStyle w:val="Prrafodelista"/>
        <w:numPr>
          <w:ilvl w:val="0"/>
          <w:numId w:val="11"/>
        </w:numPr>
        <w:spacing w:line="480" w:lineRule="auto"/>
        <w:rPr>
          <w:del w:id="274" w:author="Marina Bartolome" w:date="2025-11-06T10:40:00Z"/>
          <w:rFonts w:ascii="Times New Roman" w:hAnsi="Times New Roman" w:cs="Times New Roman"/>
          <w:i/>
          <w:iCs/>
          <w:sz w:val="20"/>
          <w:szCs w:val="20"/>
          <w:lang w:val="en-US"/>
          <w:rPrChange w:id="275" w:author="Marina Bartolome" w:date="2025-12-15T14:14:00Z">
            <w:rPr>
              <w:del w:id="276" w:author="Marina Bartolome" w:date="2025-11-06T10:40:00Z"/>
              <w:rFonts w:ascii="Times New Roman" w:hAnsi="Times New Roman" w:cs="Times New Roman"/>
              <w:sz w:val="20"/>
              <w:szCs w:val="20"/>
              <w:lang w:val="en-US"/>
            </w:rPr>
          </w:rPrChange>
        </w:rPr>
      </w:pPr>
      <w:del w:id="277" w:author="Marina Bartolome" w:date="2025-11-06T10:40:00Z">
        <w:r w:rsidRPr="00EF0B01" w:rsidDel="00B125D6">
          <w:rPr>
            <w:rFonts w:ascii="Times New Roman" w:hAnsi="Times New Roman" w:cs="Times New Roman"/>
            <w:i/>
            <w:iCs/>
            <w:sz w:val="20"/>
            <w:szCs w:val="20"/>
            <w:lang w:val="en-US"/>
            <w:rPrChange w:id="278" w:author="Marina Bartolome" w:date="2025-12-15T14:14:00Z">
              <w:rPr>
                <w:rFonts w:ascii="Times New Roman" w:hAnsi="Times New Roman" w:cs="Times New Roman"/>
                <w:b/>
                <w:bCs/>
                <w:sz w:val="20"/>
                <w:szCs w:val="20"/>
                <w:lang w:val="en-US"/>
              </w:rPr>
            </w:rPrChange>
          </w:rPr>
          <w:delText>Feature selection.</w:delText>
        </w:r>
        <w:r w:rsidRPr="00EF0B01" w:rsidDel="00B125D6">
          <w:rPr>
            <w:rFonts w:ascii="Times New Roman" w:hAnsi="Times New Roman" w:cs="Times New Roman"/>
            <w:i/>
            <w:iCs/>
            <w:sz w:val="20"/>
            <w:szCs w:val="20"/>
            <w:lang w:val="en-US"/>
            <w:rPrChange w:id="279" w:author="Marina Bartolome" w:date="2025-12-15T14:14:00Z">
              <w:rPr>
                <w:rFonts w:ascii="Times New Roman" w:hAnsi="Times New Roman" w:cs="Times New Roman"/>
                <w:sz w:val="20"/>
                <w:szCs w:val="20"/>
                <w:lang w:val="en-US"/>
              </w:rPr>
            </w:rPrChange>
          </w:rPr>
          <w:delText xml:space="preserve"> From the original </w:delText>
        </w:r>
        <w:r w:rsidRPr="00EF0B01" w:rsidDel="00B125D6">
          <w:rPr>
            <w:rFonts w:ascii="Cambria Math" w:hAnsi="Cambria Math" w:cs="Cambria Math"/>
            <w:i/>
            <w:iCs/>
            <w:sz w:val="20"/>
            <w:szCs w:val="20"/>
            <w:lang w:val="en-US"/>
            <w:rPrChange w:id="280" w:author="Marina Bartolome" w:date="2025-12-15T14:14:00Z">
              <w:rPr>
                <w:rFonts w:ascii="Cambria Math" w:hAnsi="Cambria Math" w:cs="Cambria Math"/>
                <w:sz w:val="20"/>
                <w:szCs w:val="20"/>
                <w:lang w:val="en-US"/>
              </w:rPr>
            </w:rPrChange>
          </w:rPr>
          <w:delText xml:space="preserve">𝑝 </w:delText>
        </w:r>
        <w:r w:rsidRPr="00EF0B01" w:rsidDel="00B125D6">
          <w:rPr>
            <w:rFonts w:ascii="Times New Roman" w:hAnsi="Times New Roman" w:cs="Times New Roman"/>
            <w:i/>
            <w:iCs/>
            <w:sz w:val="20"/>
            <w:szCs w:val="20"/>
            <w:lang w:val="en-US"/>
            <w:rPrChange w:id="281" w:author="Marina Bartolome" w:date="2025-12-15T14:14:00Z">
              <w:rPr>
                <w:rFonts w:ascii="Times New Roman" w:hAnsi="Times New Roman" w:cs="Times New Roman"/>
                <w:sz w:val="20"/>
                <w:szCs w:val="20"/>
                <w:lang w:val="en-US"/>
              </w:rPr>
            </w:rPrChange>
          </w:rPr>
          <w:delText>= 347</w:delText>
        </w:r>
        <w:r w:rsidR="008E52F0" w:rsidRPr="00EF0B01" w:rsidDel="00B125D6">
          <w:rPr>
            <w:rFonts w:ascii="Times New Roman" w:hAnsi="Times New Roman" w:cs="Times New Roman"/>
            <w:i/>
            <w:iCs/>
            <w:sz w:val="20"/>
            <w:szCs w:val="20"/>
            <w:lang w:val="en-US"/>
            <w:rPrChange w:id="282" w:author="Marina Bartolome" w:date="2025-12-15T14:14:00Z">
              <w:rPr>
                <w:rFonts w:ascii="Times New Roman" w:hAnsi="Times New Roman" w:cs="Times New Roman"/>
                <w:sz w:val="20"/>
                <w:szCs w:val="20"/>
                <w:lang w:val="en-US"/>
              </w:rPr>
            </w:rPrChange>
          </w:rPr>
          <w:delText xml:space="preserve"> </w:delText>
        </w:r>
        <w:r w:rsidRPr="00EF0B01" w:rsidDel="00B125D6">
          <w:rPr>
            <w:rFonts w:ascii="Times New Roman" w:hAnsi="Times New Roman" w:cs="Times New Roman"/>
            <w:i/>
            <w:iCs/>
            <w:sz w:val="20"/>
            <w:szCs w:val="20"/>
            <w:lang w:val="en-US"/>
            <w:rPrChange w:id="283" w:author="Marina Bartolome" w:date="2025-12-15T14:14:00Z">
              <w:rPr>
                <w:rFonts w:ascii="Times New Roman" w:hAnsi="Times New Roman" w:cs="Times New Roman"/>
                <w:sz w:val="20"/>
                <w:szCs w:val="20"/>
                <w:lang w:val="en-US"/>
              </w:rPr>
            </w:rPrChange>
          </w:rPr>
          <w:delText>items, we pruned a “safe” subset (no label leakage, no extreme sparsity, no structural collinearity) to feed feature engineering.</w:delText>
        </w:r>
      </w:del>
    </w:p>
    <w:p w14:paraId="15B24210" w14:textId="00B8C45A" w:rsidR="00541CCD" w:rsidRPr="00EF0B01" w:rsidDel="00B125D6" w:rsidRDefault="00541CCD" w:rsidP="00016E22">
      <w:pPr>
        <w:pStyle w:val="Prrafodelista"/>
        <w:numPr>
          <w:ilvl w:val="0"/>
          <w:numId w:val="11"/>
        </w:numPr>
        <w:spacing w:line="480" w:lineRule="auto"/>
        <w:rPr>
          <w:del w:id="284" w:author="Marina Bartolome" w:date="2025-11-06T10:40:00Z"/>
          <w:rFonts w:ascii="Times New Roman" w:hAnsi="Times New Roman" w:cs="Times New Roman"/>
          <w:i/>
          <w:iCs/>
          <w:sz w:val="20"/>
          <w:szCs w:val="20"/>
          <w:lang w:val="en-US"/>
          <w:rPrChange w:id="285" w:author="Marina Bartolome" w:date="2025-12-15T14:14:00Z">
            <w:rPr>
              <w:del w:id="286" w:author="Marina Bartolome" w:date="2025-11-06T10:40:00Z"/>
              <w:rFonts w:ascii="Times New Roman" w:hAnsi="Times New Roman" w:cs="Times New Roman"/>
              <w:sz w:val="20"/>
              <w:szCs w:val="20"/>
              <w:lang w:val="en-US"/>
            </w:rPr>
          </w:rPrChange>
        </w:rPr>
      </w:pPr>
      <w:del w:id="287" w:author="Marina Bartolome" w:date="2025-11-06T10:40:00Z">
        <w:r w:rsidRPr="00EF0B01" w:rsidDel="00B125D6">
          <w:rPr>
            <w:rFonts w:ascii="Times New Roman" w:hAnsi="Times New Roman" w:cs="Times New Roman"/>
            <w:i/>
            <w:iCs/>
            <w:sz w:val="20"/>
            <w:szCs w:val="20"/>
            <w:lang w:val="en-US"/>
            <w:rPrChange w:id="288" w:author="Marina Bartolome" w:date="2025-12-15T14:14:00Z">
              <w:rPr>
                <w:rFonts w:ascii="Times New Roman" w:hAnsi="Times New Roman" w:cs="Times New Roman"/>
                <w:b/>
                <w:bCs/>
                <w:sz w:val="20"/>
                <w:szCs w:val="20"/>
                <w:lang w:val="en-US"/>
              </w:rPr>
            </w:rPrChange>
          </w:rPr>
          <w:delText>Record curation.</w:delText>
        </w:r>
        <w:r w:rsidRPr="00EF0B01" w:rsidDel="00B125D6">
          <w:rPr>
            <w:rFonts w:ascii="Times New Roman" w:hAnsi="Times New Roman" w:cs="Times New Roman"/>
            <w:i/>
            <w:iCs/>
            <w:sz w:val="20"/>
            <w:szCs w:val="20"/>
            <w:lang w:val="en-US"/>
            <w:rPrChange w:id="289" w:author="Marina Bartolome" w:date="2025-12-15T14:14:00Z">
              <w:rPr>
                <w:rFonts w:ascii="Times New Roman" w:hAnsi="Times New Roman" w:cs="Times New Roman"/>
                <w:sz w:val="20"/>
                <w:szCs w:val="20"/>
                <w:lang w:val="en-US"/>
              </w:rPr>
            </w:rPrChange>
          </w:rPr>
          <w:delText xml:space="preserve"> Listwise deletion (6.4%) was applied to non-recoverable missingness; remaining missing data are handled in FER (informative missingness).</w:delText>
        </w:r>
      </w:del>
    </w:p>
    <w:p w14:paraId="413542F3" w14:textId="61FBB9C4" w:rsidR="00541CCD" w:rsidRPr="00EF0B01" w:rsidDel="00B125D6" w:rsidRDefault="00541CCD" w:rsidP="00016E22">
      <w:pPr>
        <w:spacing w:line="480" w:lineRule="auto"/>
        <w:ind w:firstLine="720"/>
        <w:rPr>
          <w:del w:id="290" w:author="Marina Bartolome" w:date="2025-11-06T10:40:00Z"/>
          <w:rFonts w:ascii="Times New Roman" w:hAnsi="Times New Roman" w:cs="Times New Roman"/>
          <w:i/>
          <w:iCs/>
          <w:sz w:val="20"/>
          <w:szCs w:val="20"/>
          <w:lang w:val="en-US"/>
          <w:rPrChange w:id="291" w:author="Marina Bartolome" w:date="2025-12-15T14:14:00Z">
            <w:rPr>
              <w:del w:id="292" w:author="Marina Bartolome" w:date="2025-11-06T10:40:00Z"/>
              <w:rFonts w:ascii="Times New Roman" w:hAnsi="Times New Roman" w:cs="Times New Roman"/>
              <w:sz w:val="20"/>
              <w:szCs w:val="20"/>
              <w:lang w:val="en-US"/>
            </w:rPr>
          </w:rPrChange>
        </w:rPr>
      </w:pPr>
      <w:del w:id="293" w:author="Marina Bartolome" w:date="2025-11-06T10:40:00Z">
        <w:r w:rsidRPr="00EF0B01" w:rsidDel="00B125D6">
          <w:rPr>
            <w:rFonts w:ascii="Times New Roman" w:hAnsi="Times New Roman" w:cs="Times New Roman"/>
            <w:i/>
            <w:iCs/>
            <w:sz w:val="20"/>
            <w:szCs w:val="20"/>
            <w:lang w:val="en-US"/>
            <w:rPrChange w:id="294" w:author="Marina Bartolome" w:date="2025-12-15T14:14:00Z">
              <w:rPr>
                <w:rFonts w:ascii="Times New Roman" w:hAnsi="Times New Roman" w:cs="Times New Roman"/>
                <w:b/>
                <w:bCs/>
                <w:sz w:val="20"/>
                <w:szCs w:val="20"/>
                <w:lang w:val="en-US"/>
              </w:rPr>
            </w:rPrChange>
          </w:rPr>
          <w:delText>Analytical note.</w:delText>
        </w:r>
        <w:r w:rsidRPr="00EF0B01" w:rsidDel="00B125D6">
          <w:rPr>
            <w:rFonts w:ascii="Times New Roman" w:hAnsi="Times New Roman" w:cs="Times New Roman"/>
            <w:i/>
            <w:iCs/>
            <w:sz w:val="20"/>
            <w:szCs w:val="20"/>
            <w:lang w:val="en-US"/>
            <w:rPrChange w:id="295" w:author="Marina Bartolome" w:date="2025-12-15T14:14:00Z">
              <w:rPr>
                <w:rFonts w:ascii="Times New Roman" w:hAnsi="Times New Roman" w:cs="Times New Roman"/>
                <w:sz w:val="20"/>
                <w:szCs w:val="20"/>
                <w:lang w:val="en-US"/>
              </w:rPr>
            </w:rPrChange>
          </w:rPr>
          <w:delText xml:space="preserve"> Excluded items can still be used in descriptive or unsupervised analyses (e.g., k-means, hierarchical clustering) to profile subgroups of victims, perpetrators, and dual-role adolescents.</w:delText>
        </w:r>
      </w:del>
    </w:p>
    <w:p w14:paraId="3E6FCD59" w14:textId="2F71E4ED" w:rsidR="00541CCD" w:rsidRPr="00EF0B01" w:rsidDel="00B125D6" w:rsidRDefault="008E52F0" w:rsidP="00016E22">
      <w:pPr>
        <w:pStyle w:val="Ttulo3"/>
        <w:spacing w:line="480" w:lineRule="auto"/>
        <w:rPr>
          <w:del w:id="296" w:author="Marina Bartolome" w:date="2025-11-06T10:41:00Z"/>
          <w:rFonts w:ascii="Times New Roman" w:hAnsi="Times New Roman" w:cs="Times New Roman"/>
          <w:b w:val="0"/>
          <w:i/>
          <w:iCs/>
          <w:color w:val="auto"/>
          <w:sz w:val="20"/>
          <w:szCs w:val="20"/>
          <w:lang w:val="en-US"/>
          <w:rPrChange w:id="297" w:author="Marina Bartolome" w:date="2025-12-15T14:14:00Z">
            <w:rPr>
              <w:del w:id="298" w:author="Marina Bartolome" w:date="2025-11-06T10:41:00Z"/>
              <w:rFonts w:ascii="Times New Roman" w:hAnsi="Times New Roman" w:cs="Times New Roman"/>
              <w:color w:val="auto"/>
              <w:sz w:val="20"/>
              <w:szCs w:val="20"/>
              <w:lang w:val="en-US"/>
            </w:rPr>
          </w:rPrChange>
        </w:rPr>
      </w:pPr>
      <w:del w:id="299" w:author="Marina Bartolome" w:date="2025-11-06T10:41:00Z">
        <w:r w:rsidRPr="00EF0B01" w:rsidDel="00B125D6">
          <w:rPr>
            <w:rFonts w:ascii="Times New Roman" w:hAnsi="Times New Roman" w:cs="Times New Roman"/>
            <w:b w:val="0"/>
            <w:i/>
            <w:iCs/>
            <w:sz w:val="20"/>
            <w:szCs w:val="20"/>
            <w:rPrChange w:id="300" w:author="Marina Bartolome" w:date="2025-12-15T14:14:00Z">
              <w:rPr>
                <w:rFonts w:ascii="Times New Roman" w:hAnsi="Times New Roman" w:cs="Times New Roman"/>
                <w:b w:val="0"/>
                <w:sz w:val="20"/>
                <w:szCs w:val="20"/>
              </w:rPr>
            </w:rPrChange>
          </w:rPr>
          <w:delText xml:space="preserve">3.3.2 </w:delText>
        </w:r>
      </w:del>
      <w:r w:rsidRPr="00EF0B01">
        <w:rPr>
          <w:rFonts w:ascii="Times New Roman" w:hAnsi="Times New Roman" w:cs="Times New Roman"/>
          <w:b w:val="0"/>
          <w:i/>
          <w:iCs/>
          <w:sz w:val="20"/>
          <w:szCs w:val="20"/>
          <w:rPrChange w:id="301" w:author="Marina Bartolome" w:date="2025-12-15T14:14:00Z">
            <w:rPr>
              <w:rFonts w:ascii="Times New Roman" w:hAnsi="Times New Roman" w:cs="Times New Roman"/>
              <w:b w:val="0"/>
              <w:sz w:val="20"/>
              <w:szCs w:val="20"/>
            </w:rPr>
          </w:rPrChange>
        </w:rPr>
        <w:t>Feature Engineering &amp; Rebalancing (FER</w:t>
      </w:r>
      <w:del w:id="302" w:author="Marina Bartolome" w:date="2025-11-06T10:42:00Z">
        <w:r w:rsidRPr="00EF0B01" w:rsidDel="00B125D6">
          <w:rPr>
            <w:rFonts w:ascii="Times New Roman" w:hAnsi="Times New Roman" w:cs="Times New Roman"/>
            <w:b w:val="0"/>
            <w:i/>
            <w:iCs/>
            <w:sz w:val="20"/>
            <w:szCs w:val="20"/>
            <w:rPrChange w:id="303" w:author="Marina Bartolome" w:date="2025-12-15T14:14:00Z">
              <w:rPr>
                <w:rFonts w:ascii="Times New Roman" w:hAnsi="Times New Roman" w:cs="Times New Roman"/>
                <w:b w:val="0"/>
                <w:sz w:val="20"/>
                <w:szCs w:val="20"/>
              </w:rPr>
            </w:rPrChange>
          </w:rPr>
          <w:delText>)</w:delText>
        </w:r>
      </w:del>
    </w:p>
    <w:p w14:paraId="1CDA7D08" w14:textId="20D4F7A6" w:rsidR="005079CA" w:rsidRPr="00576FD8" w:rsidDel="00576FD8" w:rsidRDefault="008E52F0">
      <w:pPr>
        <w:pStyle w:val="Ttulo3"/>
        <w:spacing w:line="480" w:lineRule="auto"/>
        <w:rPr>
          <w:del w:id="304" w:author="Marina Bartolome" w:date="2025-11-06T10:57:00Z"/>
          <w:rFonts w:ascii="Times New Roman" w:hAnsi="Times New Roman" w:cs="Times New Roman"/>
          <w:bCs/>
          <w:sz w:val="20"/>
          <w:szCs w:val="20"/>
          <w:lang w:val="en-US"/>
          <w:rPrChange w:id="305" w:author="Marina Bartolome" w:date="2025-11-06T10:57:00Z">
            <w:rPr>
              <w:del w:id="306" w:author="Marina Bartolome" w:date="2025-11-06T10:57:00Z"/>
              <w:lang w:val="en-US"/>
            </w:rPr>
          </w:rPrChange>
        </w:rPr>
        <w:pPrChange w:id="307" w:author="Marina Bartolome" w:date="2025-11-06T10:42:00Z">
          <w:pPr>
            <w:spacing w:line="480" w:lineRule="auto"/>
            <w:ind w:firstLine="720"/>
          </w:pPr>
        </w:pPrChange>
      </w:pPr>
      <w:del w:id="308" w:author="Marina Bartolome" w:date="2025-11-06T10:42:00Z">
        <w:r w:rsidRPr="00EF0B01" w:rsidDel="00B125D6">
          <w:rPr>
            <w:b w:val="0"/>
            <w:i/>
            <w:iCs/>
            <w:lang w:val="en-US"/>
            <w:rPrChange w:id="309" w:author="Marina Bartolome" w:date="2025-12-15T14:14:00Z">
              <w:rPr>
                <w:b/>
                <w:bCs/>
                <w:lang w:val="en-US"/>
              </w:rPr>
            </w:rPrChange>
          </w:rPr>
          <w:delText>Objective.</w:delText>
        </w:r>
        <w:r w:rsidRPr="00EF0B01" w:rsidDel="00B125D6">
          <w:rPr>
            <w:i/>
            <w:iCs/>
            <w:lang w:val="en-US"/>
            <w:rPrChange w:id="310" w:author="Marina Bartolome" w:date="2025-12-15T14:14:00Z">
              <w:rPr>
                <w:lang w:val="en-US"/>
              </w:rPr>
            </w:rPrChange>
          </w:rPr>
          <w:delText xml:space="preserve"> Transform selected items into dense, risk-aligned, and comparable descriptors; mitigate imbalances.</w:delText>
        </w:r>
      </w:del>
      <w:ins w:id="311" w:author="Marina Bartolome" w:date="2025-11-06T10:42:00Z">
        <w:r w:rsidR="00B125D6" w:rsidRPr="00EF0B01">
          <w:rPr>
            <w:rFonts w:ascii="Times New Roman" w:hAnsi="Times New Roman" w:cs="Times New Roman"/>
            <w:i/>
            <w:iCs/>
            <w:sz w:val="20"/>
            <w:szCs w:val="20"/>
            <w:rPrChange w:id="312" w:author="Marina Bartolome" w:date="2025-12-15T14:14:00Z">
              <w:rPr>
                <w:rFonts w:ascii="Times New Roman" w:hAnsi="Times New Roman" w:cs="Times New Roman"/>
                <w:sz w:val="20"/>
                <w:szCs w:val="20"/>
              </w:rPr>
            </w:rPrChange>
          </w:rPr>
          <w:t>).</w:t>
        </w:r>
        <w:r w:rsidR="00B125D6" w:rsidRPr="001B4A04">
          <w:rPr>
            <w:rFonts w:ascii="Times New Roman" w:hAnsi="Times New Roman" w:cs="Times New Roman"/>
            <w:sz w:val="20"/>
            <w:szCs w:val="20"/>
          </w:rPr>
          <w:t xml:space="preserve"> </w:t>
        </w:r>
        <w:r w:rsidR="00B125D6" w:rsidRPr="001A06B4">
          <w:rPr>
            <w:rFonts w:ascii="Times New Roman" w:hAnsi="Times New Roman" w:cs="Times New Roman"/>
            <w:bCs/>
            <w:sz w:val="20"/>
            <w:szCs w:val="20"/>
          </w:rPr>
          <w:t>The Feature Engineering and Rebalancing (FER) stage focused on transforming the selected variables into consis</w:t>
        </w:r>
        <w:r w:rsidR="00B125D6" w:rsidRPr="00EF0B01">
          <w:rPr>
            <w:rFonts w:ascii="Times New Roman" w:hAnsi="Times New Roman" w:cs="Times New Roman"/>
            <w:bCs/>
            <w:sz w:val="20"/>
            <w:szCs w:val="20"/>
            <w:rPrChange w:id="313" w:author="Marina Bartolome" w:date="2025-12-15T14:14:00Z">
              <w:rPr>
                <w:rFonts w:ascii="Times New Roman" w:hAnsi="Times New Roman" w:cs="Times New Roman"/>
                <w:sz w:val="20"/>
                <w:szCs w:val="20"/>
              </w:rPr>
            </w:rPrChange>
          </w:rPr>
          <w:t>tent, risk-oriented, and comparable predictors while addressing class imbalance.</w:t>
        </w:r>
      </w:ins>
      <w:ins w:id="314" w:author="Marina Bartolome" w:date="2025-11-06T10:43:00Z">
        <w:r w:rsidR="00B649F7">
          <w:rPr>
            <w:rFonts w:ascii="Times New Roman" w:hAnsi="Times New Roman" w:cs="Times New Roman"/>
            <w:b w:val="0"/>
            <w:color w:val="auto"/>
            <w:sz w:val="20"/>
            <w:szCs w:val="20"/>
          </w:rPr>
          <w:t xml:space="preserve"> </w:t>
        </w:r>
      </w:ins>
    </w:p>
    <w:p w14:paraId="44F88B21" w14:textId="2B4396D9" w:rsidR="00982864" w:rsidRPr="00576FD8" w:rsidRDefault="008E52F0">
      <w:pPr>
        <w:pStyle w:val="Ttulo3"/>
        <w:spacing w:line="480" w:lineRule="auto"/>
        <w:rPr>
          <w:ins w:id="315" w:author="Marina Bartolome" w:date="2025-11-06T10:50:00Z"/>
          <w:rFonts w:ascii="Times New Roman" w:hAnsi="Times New Roman" w:cs="Times New Roman"/>
          <w:bCs/>
          <w:sz w:val="20"/>
          <w:szCs w:val="20"/>
          <w:lang w:val="en-US"/>
          <w:rPrChange w:id="316" w:author="Marina Bartolome" w:date="2025-11-06T10:57:00Z">
            <w:rPr>
              <w:ins w:id="317" w:author="Marina Bartolome" w:date="2025-11-06T10:50:00Z"/>
              <w:lang w:val="en-US"/>
            </w:rPr>
          </w:rPrChange>
        </w:rPr>
        <w:pPrChange w:id="318" w:author="Marina Bartolome" w:date="2025-11-06T10:57:00Z">
          <w:pPr>
            <w:spacing w:line="480" w:lineRule="auto"/>
            <w:ind w:firstLine="720"/>
          </w:pPr>
        </w:pPrChange>
      </w:pPr>
      <w:r w:rsidRPr="00576FD8">
        <w:rPr>
          <w:rFonts w:ascii="Times New Roman" w:hAnsi="Times New Roman" w:cs="Times New Roman"/>
          <w:b w:val="0"/>
          <w:bCs/>
          <w:sz w:val="20"/>
          <w:szCs w:val="20"/>
          <w:lang w:val="en-US"/>
          <w:rPrChange w:id="319" w:author="Marina Bartolome" w:date="2025-11-06T10:57:00Z">
            <w:rPr>
              <w:rFonts w:ascii="Times New Roman" w:hAnsi="Times New Roman" w:cs="Times New Roman"/>
              <w:bCs/>
              <w:sz w:val="20"/>
              <w:szCs w:val="20"/>
              <w:lang w:val="en-US"/>
            </w:rPr>
          </w:rPrChange>
        </w:rPr>
        <w:t xml:space="preserve">Engineering operation </w:t>
      </w:r>
      <w:r w:rsidRPr="00576FD8">
        <w:rPr>
          <w:rFonts w:ascii="Times New Roman" w:hAnsi="Times New Roman" w:cs="Times New Roman"/>
          <w:b w:val="0"/>
          <w:bCs/>
          <w:sz w:val="20"/>
          <w:szCs w:val="20"/>
          <w:lang w:val="en-US"/>
          <w:rPrChange w:id="320" w:author="Marina Bartolome" w:date="2025-11-06T10:57:00Z">
            <w:rPr>
              <w:rFonts w:ascii="Times New Roman" w:hAnsi="Times New Roman" w:cs="Times New Roman"/>
              <w:bCs/>
              <w:color w:val="000000" w:themeColor="text1"/>
              <w:sz w:val="20"/>
              <w:szCs w:val="20"/>
              <w:lang w:val="en-US"/>
            </w:rPr>
          </w:rPrChange>
        </w:rPr>
        <w:t>vector</w:t>
      </w:r>
      <w:r w:rsidRPr="00576FD8">
        <w:rPr>
          <w:rFonts w:ascii="Times New Roman" w:hAnsi="Times New Roman" w:cs="Times New Roman"/>
          <w:b w:val="0"/>
          <w:bCs/>
          <w:sz w:val="20"/>
          <w:szCs w:val="20"/>
          <w:lang w:val="en-US"/>
          <w:rPrChange w:id="321" w:author="Marina Bartolome" w:date="2025-11-06T10:57:00Z">
            <w:rPr>
              <w:b/>
              <w:lang w:val="en-US"/>
            </w:rPr>
          </w:rPrChange>
        </w:rPr>
        <w:t xml:space="preserve"> </w:t>
      </w:r>
      <m:oMath>
        <m:r>
          <m:rPr>
            <m:sty m:val="bi"/>
          </m:rPr>
          <w:rPr>
            <w:rFonts w:ascii="Cambria Math" w:hAnsi="Cambria Math" w:cs="Times New Roman"/>
            <w:sz w:val="20"/>
            <w:szCs w:val="20"/>
            <w:lang w:val="en-US"/>
            <w:rPrChange w:id="322" w:author="Marina Bartolome" w:date="2025-11-06T10:57:00Z">
              <w:rPr>
                <w:rFonts w:ascii="Cambria Math" w:hAnsi="Cambria Math" w:cs="Times New Roman"/>
                <w:lang w:val="en-US"/>
              </w:rPr>
            </w:rPrChange>
          </w:rPr>
          <m:t>φ</m:t>
        </m:r>
        <m:d>
          <m:dPr>
            <m:ctrlPr>
              <w:rPr>
                <w:rFonts w:ascii="Cambria Math" w:eastAsia="Cambria Math" w:hAnsi="Cambria Math" w:cs="Times New Roman"/>
                <w:b w:val="0"/>
                <w:bCs/>
                <w:sz w:val="20"/>
                <w:szCs w:val="20"/>
                <w:lang w:val="en-US"/>
              </w:rPr>
            </m:ctrlPr>
          </m:dPr>
          <m:e>
            <m:r>
              <m:rPr>
                <m:sty m:val="bi"/>
              </m:rPr>
              <w:rPr>
                <w:rFonts w:ascii="Cambria Math" w:eastAsia="Cambria Math" w:hAnsi="Cambria Math" w:cs="Times New Roman"/>
                <w:sz w:val="20"/>
                <w:szCs w:val="20"/>
                <w:lang w:val="en-US"/>
                <w:rPrChange w:id="323" w:author="Marina Bartolome" w:date="2025-11-06T10:57:00Z">
                  <w:rPr>
                    <w:rFonts w:ascii="Cambria Math" w:eastAsia="Cambria Math" w:hAnsi="Cambria Math" w:cs="Times New Roman"/>
                    <w:lang w:val="en-US"/>
                  </w:rPr>
                </w:rPrChange>
              </w:rPr>
              <m:t>xᵢ</m:t>
            </m:r>
          </m:e>
        </m:d>
        <m:r>
          <m:rPr>
            <m:sty m:val="bi"/>
          </m:rPr>
          <w:rPr>
            <w:rFonts w:ascii="Cambria Math" w:eastAsia="Cambria Math" w:hAnsi="Cambria Math" w:cs="Times New Roman"/>
            <w:sz w:val="20"/>
            <w:szCs w:val="20"/>
            <w:lang w:val="en-US"/>
            <w:rPrChange w:id="324" w:author="Marina Bartolome" w:date="2025-11-06T10:57:00Z">
              <w:rPr>
                <w:rFonts w:ascii="Cambria Math" w:eastAsia="Cambria Math" w:hAnsi="Cambria Math" w:cs="Times New Roman"/>
                <w:lang w:val="en-US"/>
              </w:rPr>
            </w:rPrChange>
          </w:rPr>
          <m:t>∈</m:t>
        </m:r>
        <m:sSup>
          <m:sSupPr>
            <m:ctrlPr>
              <w:rPr>
                <w:rFonts w:ascii="Cambria Math" w:eastAsia="Cambria Math" w:hAnsi="Cambria Math" w:cs="Times New Roman"/>
                <w:b w:val="0"/>
                <w:bCs/>
                <w:sz w:val="20"/>
                <w:szCs w:val="20"/>
                <w:lang w:val="en-US"/>
              </w:rPr>
            </m:ctrlPr>
          </m:sSupPr>
          <m:e>
            <m:r>
              <m:rPr>
                <m:sty m:val="bi"/>
              </m:rPr>
              <w:rPr>
                <w:rFonts w:ascii="Cambria Math" w:eastAsia="Cambria Math" w:hAnsi="Cambria Math" w:cs="Times New Roman"/>
                <w:sz w:val="20"/>
                <w:szCs w:val="20"/>
                <w:lang w:val="en-US"/>
                <w:rPrChange w:id="325" w:author="Marina Bartolome" w:date="2025-11-06T10:57:00Z">
                  <w:rPr>
                    <w:rFonts w:ascii="Cambria Math" w:eastAsia="Cambria Math" w:hAnsi="Cambria Math" w:cs="Times New Roman"/>
                    <w:lang w:val="en-US"/>
                  </w:rPr>
                </w:rPrChange>
              </w:rPr>
              <m:t>R</m:t>
            </m:r>
          </m:e>
          <m:sup>
            <m:r>
              <m:rPr>
                <m:sty m:val="bi"/>
              </m:rPr>
              <w:rPr>
                <w:rFonts w:ascii="Cambria Math" w:eastAsia="Cambria Math" w:hAnsi="Cambria Math" w:cs="Times New Roman"/>
                <w:sz w:val="20"/>
                <w:szCs w:val="20"/>
                <w:lang w:val="en-US"/>
                <w:rPrChange w:id="326" w:author="Marina Bartolome" w:date="2025-11-06T10:57:00Z">
                  <w:rPr>
                    <w:rFonts w:ascii="Cambria Math" w:eastAsia="Cambria Math" w:hAnsi="Cambria Math" w:cs="Times New Roman"/>
                    <w:lang w:val="en-US"/>
                  </w:rPr>
                </w:rPrChange>
              </w:rPr>
              <m:t>27</m:t>
            </m:r>
          </m:sup>
        </m:sSup>
      </m:oMath>
      <w:ins w:id="327" w:author="Marina Bartolome" w:date="2025-11-06T10:51:00Z">
        <w:r w:rsidR="00982864" w:rsidRPr="00576FD8">
          <w:rPr>
            <w:rFonts w:ascii="Times New Roman" w:hAnsi="Times New Roman" w:cs="Times New Roman"/>
            <w:b w:val="0"/>
            <w:bCs/>
            <w:sz w:val="20"/>
            <w:szCs w:val="20"/>
            <w:lang w:val="en-US"/>
            <w:rPrChange w:id="328" w:author="Marina Bartolome" w:date="2025-11-06T10:57:00Z">
              <w:rPr>
                <w:b/>
                <w:lang w:val="en-US"/>
              </w:rPr>
            </w:rPrChange>
          </w:rPr>
          <w:t xml:space="preserve"> </w:t>
        </w:r>
      </w:ins>
      <m:oMath>
        <m:r>
          <w:del w:id="329" w:author="Marina Bartolome" w:date="2025-11-06T10:51:00Z">
            <m:rPr>
              <m:sty m:val="bi"/>
            </m:rPr>
            <w:rPr>
              <w:rFonts w:ascii="Cambria Math" w:eastAsia="Cambria Math" w:hAnsi="Cambria Math" w:cs="Times New Roman"/>
              <w:sz w:val="20"/>
              <w:szCs w:val="20"/>
              <w:lang w:val="en-US"/>
              <w:rPrChange w:id="330" w:author="Marina Bartolome" w:date="2025-11-06T10:57:00Z">
                <w:rPr>
                  <w:rFonts w:ascii="Cambria Math" w:eastAsia="Cambria Math" w:hAnsi="Cambria Math" w:cs="Times New Roman"/>
                  <w:lang w:val="en-US"/>
                </w:rPr>
              </w:rPrChange>
            </w:rPr>
            <m:t>:</m:t>
          </w:del>
        </m:r>
      </m:oMath>
      <w:ins w:id="331" w:author="Marina Bartolome" w:date="2025-11-06T10:51:00Z">
        <w:r w:rsidR="00982864" w:rsidRPr="00576FD8">
          <w:rPr>
            <w:rFonts w:ascii="Times New Roman" w:hAnsi="Times New Roman" w:cs="Times New Roman"/>
            <w:b w:val="0"/>
            <w:bCs/>
            <w:sz w:val="20"/>
            <w:szCs w:val="20"/>
            <w:lang w:val="en-US"/>
            <w:rPrChange w:id="332" w:author="Marina Bartolome" w:date="2025-11-06T10:57:00Z">
              <w:rPr>
                <w:b/>
                <w:lang w:val="en-US"/>
              </w:rPr>
            </w:rPrChange>
          </w:rPr>
          <w:t xml:space="preserve">summarizes the sequence of transformations applied to produce the final 27-element feature set. </w:t>
        </w:r>
      </w:ins>
      <w:ins w:id="333" w:author="Marina Bartolome" w:date="2025-11-06T10:48:00Z">
        <w:r w:rsidR="00982864" w:rsidRPr="00576FD8">
          <w:rPr>
            <w:rFonts w:ascii="Times New Roman" w:hAnsi="Times New Roman" w:cs="Times New Roman"/>
            <w:b w:val="0"/>
            <w:bCs/>
            <w:sz w:val="20"/>
            <w:szCs w:val="20"/>
            <w:lang w:val="en-US"/>
            <w:rPrChange w:id="334" w:author="Marina Bartolome" w:date="2025-11-06T10:57:00Z">
              <w:rPr>
                <w:b/>
                <w:lang w:val="en-US"/>
              </w:rPr>
            </w:rPrChange>
          </w:rPr>
          <w:t>Categorical variables for gender and sexual orientation were one-hot encoded to avoid artificial ordinality (Poslavskaya, 2023). Age values were clipped to the 14–17 range, matching the valid limits of the questionnaire. Rare categories in residential-care variables were merged to ensure that each binary variable represented a sufficiently large subgroup.</w:t>
        </w:r>
      </w:ins>
    </w:p>
    <w:p w14:paraId="59AD783F" w14:textId="041EB023" w:rsidR="00982864" w:rsidRPr="00982864" w:rsidRDefault="00982864" w:rsidP="00982864">
      <w:pPr>
        <w:spacing w:line="480" w:lineRule="auto"/>
        <w:ind w:firstLine="720"/>
        <w:rPr>
          <w:ins w:id="335" w:author="Marina Bartolome" w:date="2025-11-06T10:50:00Z"/>
          <w:rFonts w:ascii="Times New Roman" w:hAnsi="Times New Roman" w:cs="Times New Roman"/>
          <w:color w:val="000000" w:themeColor="text1"/>
          <w:sz w:val="20"/>
          <w:szCs w:val="20"/>
          <w:lang w:val="en-US"/>
        </w:rPr>
      </w:pPr>
      <w:ins w:id="336" w:author="Marina Bartolome" w:date="2025-11-06T10:50:00Z">
        <w:r w:rsidRPr="00982864">
          <w:rPr>
            <w:rFonts w:ascii="Times New Roman" w:hAnsi="Times New Roman" w:cs="Times New Roman"/>
            <w:color w:val="000000" w:themeColor="text1"/>
            <w:sz w:val="20"/>
            <w:szCs w:val="20"/>
            <w:lang w:val="en-US"/>
          </w:rPr>
          <w:t>For multi-item constructs</w:t>
        </w:r>
      </w:ins>
      <w:ins w:id="337" w:author="Marina Bartolome" w:date="2025-11-06T10:58:00Z">
        <w:r w:rsidR="00A77CD1">
          <w:rPr>
            <w:rFonts w:ascii="Times New Roman" w:hAnsi="Times New Roman" w:cs="Times New Roman"/>
            <w:color w:val="000000" w:themeColor="text1"/>
            <w:sz w:val="20"/>
            <w:szCs w:val="20"/>
            <w:lang w:val="en-US"/>
          </w:rPr>
          <w:t xml:space="preserve"> - </w:t>
        </w:r>
      </w:ins>
      <w:ins w:id="338" w:author="Marina Bartolome" w:date="2025-11-06T10:50:00Z">
        <w:r w:rsidRPr="00982864">
          <w:rPr>
            <w:rFonts w:ascii="Times New Roman" w:hAnsi="Times New Roman" w:cs="Times New Roman"/>
            <w:color w:val="000000" w:themeColor="text1"/>
            <w:sz w:val="20"/>
            <w:szCs w:val="20"/>
            <w:lang w:val="en-US"/>
          </w:rPr>
          <w:t>Impulsivity (8 items), Self-efficacy (5), Social Support (7), and Moral Emotions (5)</w:t>
        </w:r>
      </w:ins>
      <w:ins w:id="339" w:author="Marina Bartolome" w:date="2025-11-06T10:58:00Z">
        <w:r w:rsidR="00A77CD1">
          <w:rPr>
            <w:rFonts w:ascii="Times New Roman" w:hAnsi="Times New Roman" w:cs="Times New Roman"/>
            <w:color w:val="000000" w:themeColor="text1"/>
            <w:sz w:val="20"/>
            <w:szCs w:val="20"/>
            <w:lang w:val="en-US"/>
          </w:rPr>
          <w:t xml:space="preserve"> - </w:t>
        </w:r>
      </w:ins>
      <w:ins w:id="340" w:author="Marina Bartolome" w:date="2025-11-06T10:50:00Z">
        <w:r w:rsidRPr="00982864">
          <w:rPr>
            <w:rFonts w:ascii="Times New Roman" w:hAnsi="Times New Roman" w:cs="Times New Roman"/>
            <w:color w:val="000000" w:themeColor="text1"/>
            <w:sz w:val="20"/>
            <w:szCs w:val="20"/>
            <w:lang w:val="en-US"/>
          </w:rPr>
          <w:t>the mean, median, and variance were computed. Items written in a protective direction were reverse-coded so that higher scores consistently indicated greater risk. This step produced twelve continuous predictors, reducing dimensionality, mitigating multicollinearity, and facilitating principal components analysis (PCA). Pornography exposure was aggregated by recording the highest reported frequency across items.</w:t>
        </w:r>
      </w:ins>
    </w:p>
    <w:p w14:paraId="67B849A9" w14:textId="6EEAE02D" w:rsidR="00982864" w:rsidRDefault="00982864" w:rsidP="00982864">
      <w:pPr>
        <w:spacing w:line="480" w:lineRule="auto"/>
        <w:ind w:firstLine="720"/>
        <w:rPr>
          <w:rFonts w:ascii="Times New Roman" w:hAnsi="Times New Roman" w:cs="Times New Roman"/>
          <w:color w:val="000000" w:themeColor="text1"/>
          <w:sz w:val="20"/>
          <w:szCs w:val="20"/>
          <w:lang w:val="en-US"/>
        </w:rPr>
      </w:pPr>
      <w:ins w:id="341" w:author="Marina Bartolome" w:date="2025-11-06T10:50:00Z">
        <w:r w:rsidRPr="00982864">
          <w:rPr>
            <w:rFonts w:ascii="Times New Roman" w:hAnsi="Times New Roman" w:cs="Times New Roman"/>
            <w:color w:val="000000" w:themeColor="text1"/>
            <w:sz w:val="20"/>
            <w:szCs w:val="20"/>
            <w:lang w:val="en-US"/>
          </w:rPr>
          <w:lastRenderedPageBreak/>
          <w:t xml:space="preserve">To handle missing data, </w:t>
        </w:r>
        <w:commentRangeStart w:id="342"/>
        <w:r w:rsidRPr="00982864">
          <w:rPr>
            <w:rFonts w:ascii="Times New Roman" w:hAnsi="Times New Roman" w:cs="Times New Roman"/>
            <w:color w:val="000000" w:themeColor="text1"/>
            <w:sz w:val="20"/>
            <w:szCs w:val="20"/>
            <w:lang w:val="en-US"/>
          </w:rPr>
          <w:t xml:space="preserve">unanswered substance-use questions were recoded as high risk </w:t>
        </w:r>
      </w:ins>
      <w:commentRangeEnd w:id="342"/>
      <w:ins w:id="343" w:author="Marina Bartolome" w:date="2025-11-06T10:59:00Z">
        <w:r w:rsidR="00A77CD1">
          <w:rPr>
            <w:rStyle w:val="Refdecomentario"/>
          </w:rPr>
          <w:commentReference w:id="342"/>
        </w:r>
      </w:ins>
      <w:ins w:id="344" w:author="Marina Bartolome" w:date="2025-11-06T10:50:00Z">
        <w:r w:rsidRPr="00982864">
          <w:rPr>
            <w:rFonts w:ascii="Times New Roman" w:hAnsi="Times New Roman" w:cs="Times New Roman"/>
            <w:color w:val="000000" w:themeColor="text1"/>
            <w:sz w:val="20"/>
            <w:szCs w:val="20"/>
            <w:lang w:val="en-US"/>
          </w:rPr>
          <w:t>(value = 1), and all other missing values were also set to 1 to reflect informative missingness. A final verification ensured that all engineered variables increased monotonically with the hypothesized likelihood of victimization or offending, resulting in a coherent 27-variable vector.</w:t>
        </w:r>
      </w:ins>
    </w:p>
    <w:p w14:paraId="220FF5C7" w14:textId="6686BBF9" w:rsidR="008E52F0" w:rsidRPr="00EB0ABF" w:rsidDel="00982864" w:rsidRDefault="00982864" w:rsidP="00016E22">
      <w:pPr>
        <w:numPr>
          <w:ilvl w:val="0"/>
          <w:numId w:val="13"/>
        </w:numPr>
        <w:pBdr>
          <w:top w:val="nil"/>
          <w:left w:val="nil"/>
          <w:bottom w:val="nil"/>
          <w:right w:val="nil"/>
          <w:between w:val="nil"/>
        </w:pBdr>
        <w:spacing w:after="0" w:line="480" w:lineRule="auto"/>
        <w:rPr>
          <w:del w:id="345" w:author="Marina Bartolome" w:date="2025-11-06T10:48:00Z"/>
          <w:rFonts w:ascii="Times New Roman" w:hAnsi="Times New Roman" w:cs="Times New Roman"/>
          <w:color w:val="000000" w:themeColor="text1"/>
          <w:sz w:val="20"/>
          <w:szCs w:val="20"/>
          <w:lang w:val="en-US"/>
        </w:rPr>
      </w:pPr>
      <w:ins w:id="346" w:author="Marina Bartolome" w:date="2025-11-06T10:53:00Z">
        <w:r>
          <w:rPr>
            <w:rFonts w:ascii="Times New Roman" w:hAnsi="Times New Roman" w:cs="Times New Roman"/>
            <w:b/>
            <w:color w:val="000000" w:themeColor="text1"/>
            <w:sz w:val="20"/>
            <w:szCs w:val="20"/>
            <w:lang w:val="en-US"/>
          </w:rPr>
          <w:tab/>
        </w:r>
      </w:ins>
      <w:commentRangeStart w:id="347"/>
      <w:commentRangeStart w:id="348"/>
      <w:del w:id="349" w:author="Marina Bartolome" w:date="2025-11-06T10:48:00Z">
        <w:r w:rsidR="008E52F0" w:rsidRPr="00EB0ABF" w:rsidDel="00982864">
          <w:rPr>
            <w:rFonts w:ascii="Times New Roman" w:hAnsi="Times New Roman" w:cs="Times New Roman"/>
            <w:b/>
            <w:color w:val="000000" w:themeColor="text1"/>
            <w:sz w:val="20"/>
            <w:szCs w:val="20"/>
            <w:lang w:val="en-US"/>
          </w:rPr>
          <w:delText>One-hot encoding</w:delText>
        </w:r>
        <w:commentRangeEnd w:id="347"/>
        <w:r w:rsidR="00956B43" w:rsidDel="00982864">
          <w:rPr>
            <w:rStyle w:val="Refdecomentario"/>
          </w:rPr>
          <w:commentReference w:id="347"/>
        </w:r>
        <w:commentRangeEnd w:id="348"/>
        <w:r w:rsidR="000378A0" w:rsidDel="00982864">
          <w:rPr>
            <w:rStyle w:val="Refdecomentario"/>
          </w:rPr>
          <w:commentReference w:id="348"/>
        </w:r>
        <w:r w:rsidR="008E52F0" w:rsidRPr="00EB0ABF" w:rsidDel="00982864">
          <w:rPr>
            <w:rFonts w:ascii="Times New Roman" w:hAnsi="Times New Roman" w:cs="Times New Roman"/>
            <w:b/>
            <w:color w:val="000000" w:themeColor="text1"/>
            <w:sz w:val="20"/>
            <w:szCs w:val="20"/>
            <w:lang w:val="en-US"/>
          </w:rPr>
          <w:delText>:</w:delText>
        </w:r>
        <w:r w:rsidR="008E52F0" w:rsidRPr="00EB0ABF" w:rsidDel="00982864">
          <w:rPr>
            <w:rFonts w:ascii="Times New Roman" w:hAnsi="Times New Roman" w:cs="Times New Roman"/>
            <w:color w:val="000000" w:themeColor="text1"/>
            <w:sz w:val="20"/>
            <w:szCs w:val="20"/>
            <w:lang w:val="en-US"/>
          </w:rPr>
          <w:delText xml:space="preserve"> GENERO.BN and ORIENTSEX.BN are expanded into two binary columns </w:delText>
        </w:r>
      </w:del>
      <w:ins w:id="350" w:author="Ignasi" w:date="2025-10-16T11:45:00Z">
        <w:del w:id="351" w:author="Marina Bartolome" w:date="2025-11-06T10:48:00Z">
          <w:r w:rsidR="00956B43" w:rsidDel="00982864">
            <w:rPr>
              <w:rFonts w:ascii="Times New Roman" w:hAnsi="Times New Roman" w:cs="Times New Roman"/>
              <w:color w:val="000000" w:themeColor="text1"/>
              <w:sz w:val="20"/>
              <w:szCs w:val="20"/>
              <w:lang w:val="en-US"/>
            </w:rPr>
            <w:delText xml:space="preserve">(i.e., with only two possible values each) </w:delText>
          </w:r>
        </w:del>
      </w:ins>
      <w:del w:id="352" w:author="Marina Bartolome" w:date="2025-11-06T10:48:00Z">
        <w:r w:rsidR="008E52F0" w:rsidRPr="00EB0ABF" w:rsidDel="00982864">
          <w:rPr>
            <w:rFonts w:ascii="Times New Roman" w:hAnsi="Times New Roman" w:cs="Times New Roman"/>
            <w:color w:val="000000" w:themeColor="text1"/>
            <w:sz w:val="20"/>
            <w:szCs w:val="20"/>
            <w:lang w:val="en-US"/>
          </w:rPr>
          <w:delText>each to avoid spurious ordinality.</w:delText>
        </w:r>
      </w:del>
      <w:ins w:id="353" w:author="Oriol" w:date="2025-10-28T09:26:00Z">
        <w:del w:id="354" w:author="Marina Bartolome" w:date="2025-11-06T10:48:00Z">
          <w:r w:rsidR="0070375B" w:rsidRPr="0070375B" w:rsidDel="00982864">
            <w:rPr>
              <w:rFonts w:ascii="Helvetica" w:hAnsi="Helvetica" w:cs="Helvetica"/>
              <w:color w:val="000000"/>
              <w:sz w:val="19"/>
              <w:szCs w:val="19"/>
              <w:shd w:val="clear" w:color="auto" w:fill="FFFFFF"/>
            </w:rPr>
            <w:delText xml:space="preserve"> </w:delText>
          </w:r>
          <w:r w:rsidR="0070375B" w:rsidDel="00982864">
            <w:rPr>
              <w:rFonts w:ascii="Helvetica" w:hAnsi="Helvetica" w:cs="Helvetica"/>
              <w:color w:val="000000"/>
              <w:sz w:val="19"/>
              <w:szCs w:val="19"/>
              <w:shd w:val="clear" w:color="auto" w:fill="FFFFFF"/>
            </w:rPr>
            <w:delText>Ekaterina Poslavskaya</w:delText>
          </w:r>
        </w:del>
      </w:ins>
      <w:ins w:id="355" w:author="Oriol" w:date="2025-10-28T09:27:00Z">
        <w:del w:id="356" w:author="Marina Bartolome" w:date="2025-11-06T10:48:00Z">
          <w:r w:rsidR="0070375B" w:rsidDel="00982864">
            <w:rPr>
              <w:rFonts w:ascii="Helvetica" w:hAnsi="Helvetica" w:cs="Helvetica"/>
              <w:color w:val="000000"/>
              <w:sz w:val="19"/>
              <w:szCs w:val="19"/>
              <w:shd w:val="clear" w:color="auto" w:fill="FFFFFF"/>
            </w:rPr>
            <w:delText>(28 December 2023)</w:delText>
          </w:r>
        </w:del>
      </w:ins>
    </w:p>
    <w:p w14:paraId="59549AD9" w14:textId="27FA4EC8" w:rsidR="008E52F0" w:rsidRPr="00EB0ABF" w:rsidDel="00982864" w:rsidRDefault="008E52F0" w:rsidP="00016E22">
      <w:pPr>
        <w:numPr>
          <w:ilvl w:val="0"/>
          <w:numId w:val="13"/>
        </w:numPr>
        <w:pBdr>
          <w:top w:val="nil"/>
          <w:left w:val="nil"/>
          <w:bottom w:val="nil"/>
          <w:right w:val="nil"/>
          <w:between w:val="nil"/>
        </w:pBdr>
        <w:spacing w:after="0" w:line="480" w:lineRule="auto"/>
        <w:rPr>
          <w:del w:id="357" w:author="Marina Bartolome" w:date="2025-11-06T10:49:00Z"/>
          <w:rFonts w:ascii="Times New Roman" w:hAnsi="Times New Roman" w:cs="Times New Roman"/>
          <w:color w:val="000000" w:themeColor="text1"/>
          <w:sz w:val="20"/>
          <w:szCs w:val="20"/>
          <w:lang w:val="en-US"/>
        </w:rPr>
      </w:pPr>
      <w:del w:id="358" w:author="Marina Bartolome" w:date="2025-11-06T10:49:00Z">
        <w:r w:rsidRPr="00EB0ABF" w:rsidDel="00982864">
          <w:rPr>
            <w:rFonts w:ascii="Times New Roman" w:hAnsi="Times New Roman" w:cs="Times New Roman"/>
            <w:b/>
            <w:color w:val="000000" w:themeColor="text1"/>
            <w:sz w:val="20"/>
            <w:szCs w:val="20"/>
            <w:lang w:val="en-US"/>
          </w:rPr>
          <w:delText>Age clipping:</w:delText>
        </w:r>
        <w:r w:rsidRPr="00EB0ABF" w:rsidDel="00982864">
          <w:rPr>
            <w:rFonts w:ascii="Times New Roman" w:hAnsi="Times New Roman" w:cs="Times New Roman"/>
            <w:color w:val="000000" w:themeColor="text1"/>
            <w:sz w:val="20"/>
            <w:szCs w:val="20"/>
            <w:lang w:val="en-US"/>
          </w:rPr>
          <w:delText xml:space="preserve"> </w:delText>
        </w:r>
        <m:oMath>
          <m:r>
            <w:rPr>
              <w:rFonts w:ascii="Cambria Math" w:eastAsia="Cambria Math" w:hAnsi="Cambria Math" w:cs="Times New Roman"/>
              <w:color w:val="000000" w:themeColor="text1"/>
              <w:sz w:val="20"/>
              <w:szCs w:val="20"/>
              <w:lang w:val="en-US"/>
            </w:rPr>
            <m:t>EDAD=min</m:t>
          </m:r>
          <m:d>
            <m:dPr>
              <m:ctrlPr>
                <w:rPr>
                  <w:rFonts w:ascii="Cambria Math" w:eastAsia="Cambria Math" w:hAnsi="Cambria Math" w:cs="Times New Roman"/>
                  <w:color w:val="000000" w:themeColor="text1"/>
                  <w:sz w:val="20"/>
                  <w:szCs w:val="20"/>
                  <w:lang w:val="en-US"/>
                </w:rPr>
              </m:ctrlPr>
            </m:dPr>
            <m:e>
              <m:r>
                <w:rPr>
                  <w:rFonts w:ascii="Cambria Math" w:eastAsia="Cambria Math" w:hAnsi="Cambria Math" w:cs="Times New Roman"/>
                  <w:color w:val="000000" w:themeColor="text1"/>
                  <w:sz w:val="20"/>
                  <w:szCs w:val="20"/>
                  <w:lang w:val="en-US"/>
                </w:rPr>
                <m:t>max</m:t>
              </m:r>
              <m:d>
                <m:dPr>
                  <m:ctrlPr>
                    <w:rPr>
                      <w:rFonts w:ascii="Cambria Math" w:eastAsia="Cambria Math" w:hAnsi="Cambria Math" w:cs="Times New Roman"/>
                      <w:color w:val="000000" w:themeColor="text1"/>
                      <w:sz w:val="20"/>
                      <w:szCs w:val="20"/>
                      <w:lang w:val="en-US"/>
                    </w:rPr>
                  </m:ctrlPr>
                </m:dPr>
                <m:e>
                  <m:r>
                    <w:rPr>
                      <w:rFonts w:ascii="Cambria Math" w:eastAsia="Cambria Math" w:hAnsi="Cambria Math" w:cs="Times New Roman"/>
                      <w:color w:val="000000" w:themeColor="text1"/>
                      <w:sz w:val="20"/>
                      <w:szCs w:val="20"/>
                      <w:lang w:val="en-US"/>
                    </w:rPr>
                    <m:t>EDAD,14</m:t>
                  </m:r>
                </m:e>
              </m:d>
              <m:r>
                <w:rPr>
                  <w:rFonts w:ascii="Cambria Math" w:eastAsia="Cambria Math" w:hAnsi="Cambria Math" w:cs="Times New Roman"/>
                  <w:color w:val="000000" w:themeColor="text1"/>
                  <w:sz w:val="20"/>
                  <w:szCs w:val="20"/>
                  <w:lang w:val="en-US"/>
                </w:rPr>
                <m:t>,17</m:t>
              </m:r>
            </m:e>
          </m:d>
        </m:oMath>
        <w:r w:rsidRPr="00EB0ABF" w:rsidDel="00982864">
          <w:rPr>
            <w:rFonts w:ascii="Times New Roman" w:hAnsi="Times New Roman" w:cs="Times New Roman"/>
            <w:color w:val="000000" w:themeColor="text1"/>
            <w:sz w:val="20"/>
            <w:szCs w:val="20"/>
            <w:lang w:val="en-US"/>
          </w:rPr>
          <w:delText xml:space="preserve"> confines outliers to the </w:delText>
        </w:r>
        <w:r w:rsidRPr="00EB0ABF" w:rsidDel="00982864">
          <w:rPr>
            <w:rFonts w:ascii="Times New Roman" w:hAnsi="Times New Roman" w:cs="Times New Roman"/>
            <w:i/>
            <w:color w:val="000000" w:themeColor="text1"/>
            <w:sz w:val="20"/>
            <w:szCs w:val="20"/>
            <w:lang w:val="en-US"/>
          </w:rPr>
          <w:delText>14–17</w:delText>
        </w:r>
        <w:r w:rsidRPr="00EB0ABF" w:rsidDel="00982864">
          <w:rPr>
            <w:rFonts w:ascii="Times New Roman" w:hAnsi="Times New Roman" w:cs="Times New Roman"/>
            <w:color w:val="000000" w:themeColor="text1"/>
            <w:sz w:val="20"/>
            <w:szCs w:val="20"/>
            <w:lang w:val="en-US"/>
          </w:rPr>
          <w:delText xml:space="preserve"> window used in the questionnaire.</w:delText>
        </w:r>
      </w:del>
    </w:p>
    <w:p w14:paraId="1DC56295" w14:textId="4C13437C" w:rsidR="008E52F0" w:rsidRPr="00EB0ABF" w:rsidDel="00982864" w:rsidRDefault="008E52F0" w:rsidP="00016E22">
      <w:pPr>
        <w:numPr>
          <w:ilvl w:val="0"/>
          <w:numId w:val="13"/>
        </w:numPr>
        <w:pBdr>
          <w:top w:val="nil"/>
          <w:left w:val="nil"/>
          <w:bottom w:val="nil"/>
          <w:right w:val="nil"/>
          <w:between w:val="nil"/>
        </w:pBdr>
        <w:spacing w:after="0" w:line="480" w:lineRule="auto"/>
        <w:rPr>
          <w:del w:id="359" w:author="Marina Bartolome" w:date="2025-11-06T10:49:00Z"/>
          <w:rFonts w:ascii="Times New Roman" w:hAnsi="Times New Roman" w:cs="Times New Roman"/>
          <w:color w:val="000000" w:themeColor="text1"/>
          <w:sz w:val="20"/>
          <w:szCs w:val="20"/>
          <w:lang w:val="en-US"/>
        </w:rPr>
      </w:pPr>
      <w:del w:id="360" w:author="Marina Bartolome" w:date="2025-11-06T10:49:00Z">
        <w:r w:rsidRPr="00EB0ABF" w:rsidDel="00982864">
          <w:rPr>
            <w:rFonts w:ascii="Times New Roman" w:hAnsi="Times New Roman" w:cs="Times New Roman"/>
            <w:b/>
            <w:color w:val="000000" w:themeColor="text1"/>
            <w:sz w:val="20"/>
            <w:szCs w:val="20"/>
            <w:lang w:val="en-US"/>
          </w:rPr>
          <w:delText>Co-residence merge:</w:delText>
        </w:r>
        <w:r w:rsidRPr="00EB0ABF" w:rsidDel="00982864">
          <w:rPr>
            <w:rFonts w:ascii="Times New Roman" w:hAnsi="Times New Roman" w:cs="Times New Roman"/>
            <w:color w:val="000000" w:themeColor="text1"/>
            <w:sz w:val="20"/>
            <w:szCs w:val="20"/>
            <w:lang w:val="en-US"/>
          </w:rPr>
          <w:delText xml:space="preserve"> </w:delText>
        </w:r>
        <m:oMath>
          <m:r>
            <w:rPr>
              <w:rFonts w:ascii="Cambria Math" w:eastAsia="Cambria Math" w:hAnsi="Cambria Math" w:cs="Times New Roman"/>
              <w:color w:val="000000" w:themeColor="text1"/>
              <w:sz w:val="20"/>
              <w:szCs w:val="20"/>
              <w:lang w:val="en-US"/>
            </w:rPr>
            <m:t>CONVIVEN.6 = CONVIVEN6 ∨ CONVIVEN7</m:t>
          </m:r>
        </m:oMath>
        <w:r w:rsidRPr="00EB0ABF" w:rsidDel="00982864">
          <w:rPr>
            <w:rFonts w:ascii="Times New Roman" w:hAnsi="Times New Roman" w:cs="Times New Roman"/>
            <w:color w:val="000000" w:themeColor="text1"/>
            <w:sz w:val="20"/>
            <w:szCs w:val="20"/>
            <w:lang w:val="en-US"/>
          </w:rPr>
          <w:delText xml:space="preserve"> pools rare residential-care flags so that every binary reflects a meaningfully sized subgroup.</w:delText>
        </w:r>
      </w:del>
    </w:p>
    <w:p w14:paraId="3863A940" w14:textId="6D98AB09" w:rsidR="008E52F0" w:rsidRPr="00EB0ABF" w:rsidDel="00982864" w:rsidRDefault="008E52F0" w:rsidP="00016E22">
      <w:pPr>
        <w:numPr>
          <w:ilvl w:val="0"/>
          <w:numId w:val="13"/>
        </w:numPr>
        <w:pBdr>
          <w:top w:val="nil"/>
          <w:left w:val="nil"/>
          <w:bottom w:val="nil"/>
          <w:right w:val="nil"/>
          <w:between w:val="nil"/>
        </w:pBdr>
        <w:spacing w:after="0" w:line="480" w:lineRule="auto"/>
        <w:rPr>
          <w:del w:id="361" w:author="Marina Bartolome" w:date="2025-11-06T10:50:00Z"/>
          <w:rFonts w:ascii="Times New Roman" w:hAnsi="Times New Roman" w:cs="Times New Roman"/>
          <w:color w:val="000000" w:themeColor="text1"/>
          <w:sz w:val="20"/>
          <w:szCs w:val="20"/>
          <w:lang w:val="en-US"/>
        </w:rPr>
      </w:pPr>
      <w:del w:id="362" w:author="Marina Bartolome" w:date="2025-11-06T10:50:00Z">
        <w:r w:rsidRPr="00EB0ABF" w:rsidDel="00982864">
          <w:rPr>
            <w:rFonts w:ascii="Times New Roman" w:hAnsi="Times New Roman" w:cs="Times New Roman"/>
            <w:b/>
            <w:color w:val="000000" w:themeColor="text1"/>
            <w:sz w:val="20"/>
            <w:szCs w:val="20"/>
            <w:lang w:val="en-US"/>
          </w:rPr>
          <w:delText>Scale condensation:</w:delText>
        </w:r>
        <w:r w:rsidR="007D260C" w:rsidDel="00982864">
          <w:rPr>
            <w:rFonts w:ascii="Times New Roman" w:hAnsi="Times New Roman" w:cs="Times New Roman"/>
            <w:b/>
            <w:color w:val="000000" w:themeColor="text1"/>
            <w:sz w:val="20"/>
            <w:szCs w:val="20"/>
            <w:lang w:val="en-US"/>
          </w:rPr>
          <w:delText xml:space="preserve"> (eq.1)</w:delText>
        </w:r>
        <w:r w:rsidRPr="00EB0ABF" w:rsidDel="00982864">
          <w:rPr>
            <w:rFonts w:ascii="Times New Roman" w:hAnsi="Times New Roman" w:cs="Times New Roman"/>
            <w:color w:val="000000" w:themeColor="text1"/>
            <w:sz w:val="20"/>
            <w:szCs w:val="20"/>
            <w:lang w:val="en-US"/>
          </w:rPr>
          <w:delText xml:space="preserve"> For each multi-item construct—</w:delText>
        </w:r>
        <w:r w:rsidRPr="00EB0ABF" w:rsidDel="00982864">
          <w:rPr>
            <w:rFonts w:ascii="Times New Roman" w:hAnsi="Times New Roman" w:cs="Times New Roman"/>
            <w:i/>
            <w:color w:val="000000" w:themeColor="text1"/>
            <w:sz w:val="20"/>
            <w:szCs w:val="20"/>
            <w:lang w:val="en-US"/>
          </w:rPr>
          <w:delText>Impulsivity (8 items), Self-efficacy (5), Social support (7), Moral emotions (5)</w:delText>
        </w:r>
        <w:r w:rsidRPr="00EB0ABF" w:rsidDel="00982864">
          <w:rPr>
            <w:rFonts w:ascii="Times New Roman" w:hAnsi="Times New Roman" w:cs="Times New Roman"/>
            <w:color w:val="000000" w:themeColor="text1"/>
            <w:sz w:val="20"/>
            <w:szCs w:val="20"/>
            <w:lang w:val="en-US"/>
          </w:rPr>
          <w:delText xml:space="preserve">—we compute mean, median, and variance. Items phrased protectively are reverse-coded so that higher scores consistently signal higher risk. The result is twelve continuous predictors. This reduces dimensionality, mitigates multicollinearity and facilitates </w:delText>
        </w:r>
        <w:r w:rsidRPr="00EB0ABF" w:rsidDel="00982864">
          <w:rPr>
            <w:rFonts w:ascii="Times New Roman" w:hAnsi="Times New Roman" w:cs="Times New Roman"/>
            <w:i/>
            <w:color w:val="000000" w:themeColor="text1"/>
            <w:sz w:val="20"/>
            <w:szCs w:val="20"/>
            <w:lang w:val="en-US"/>
          </w:rPr>
          <w:delText>PCA</w:delText>
        </w:r>
        <w:r w:rsidRPr="00EB0ABF" w:rsidDel="00982864">
          <w:rPr>
            <w:rFonts w:ascii="Times New Roman" w:hAnsi="Times New Roman" w:cs="Times New Roman"/>
            <w:color w:val="000000" w:themeColor="text1"/>
            <w:sz w:val="20"/>
            <w:szCs w:val="20"/>
            <w:lang w:val="en-US"/>
          </w:rPr>
          <w:delText>.</w:delText>
        </w:r>
      </w:del>
    </w:p>
    <w:p w14:paraId="24A75024" w14:textId="0189E4FC" w:rsidR="008E52F0" w:rsidRPr="00EB0ABF" w:rsidDel="00982864" w:rsidRDefault="008E52F0" w:rsidP="00016E22">
      <w:pPr>
        <w:numPr>
          <w:ilvl w:val="0"/>
          <w:numId w:val="13"/>
        </w:numPr>
        <w:pBdr>
          <w:top w:val="nil"/>
          <w:left w:val="nil"/>
          <w:bottom w:val="nil"/>
          <w:right w:val="nil"/>
          <w:between w:val="nil"/>
        </w:pBdr>
        <w:spacing w:after="0" w:line="480" w:lineRule="auto"/>
        <w:rPr>
          <w:del w:id="363" w:author="Marina Bartolome" w:date="2025-11-06T10:50:00Z"/>
          <w:rFonts w:ascii="Times New Roman" w:hAnsi="Times New Roman" w:cs="Times New Roman"/>
          <w:color w:val="000000" w:themeColor="text1"/>
          <w:sz w:val="20"/>
          <w:szCs w:val="20"/>
          <w:lang w:val="en-US"/>
        </w:rPr>
      </w:pPr>
      <w:del w:id="364" w:author="Marina Bartolome" w:date="2025-11-06T10:50:00Z">
        <w:r w:rsidRPr="00EB0ABF" w:rsidDel="00982864">
          <w:rPr>
            <w:rFonts w:ascii="Times New Roman" w:hAnsi="Times New Roman" w:cs="Times New Roman"/>
            <w:b/>
            <w:color w:val="000000" w:themeColor="text1"/>
            <w:sz w:val="20"/>
            <w:szCs w:val="20"/>
            <w:lang w:val="en-US"/>
          </w:rPr>
          <w:delText>Item aggregation:</w:delText>
        </w:r>
        <w:r w:rsidRPr="00EB0ABF" w:rsidDel="00982864">
          <w:rPr>
            <w:rFonts w:ascii="Times New Roman" w:hAnsi="Times New Roman" w:cs="Times New Roman"/>
            <w:color w:val="000000" w:themeColor="text1"/>
            <w:sz w:val="20"/>
            <w:szCs w:val="20"/>
            <w:lang w:val="en-US"/>
          </w:rPr>
          <w:delText xml:space="preserve"> </w:delText>
        </w:r>
        <m:oMath>
          <m:r>
            <w:rPr>
              <w:rFonts w:ascii="Cambria Math" w:eastAsia="Cambria Math" w:hAnsi="Cambria Math" w:cs="Times New Roman"/>
              <w:color w:val="000000" w:themeColor="text1"/>
              <w:sz w:val="20"/>
              <w:szCs w:val="20"/>
              <w:lang w:val="en-US"/>
            </w:rPr>
            <m:t>PORNO.T = PORNO1 + PORNO2</m:t>
          </m:r>
        </m:oMath>
        <w:r w:rsidRPr="00EB0ABF" w:rsidDel="00982864">
          <w:rPr>
            <w:rFonts w:ascii="Times New Roman" w:hAnsi="Times New Roman" w:cs="Times New Roman"/>
            <w:color w:val="000000" w:themeColor="text1"/>
            <w:sz w:val="20"/>
            <w:szCs w:val="20"/>
            <w:lang w:val="en-US"/>
          </w:rPr>
          <w:delText xml:space="preserve"> records the maximum observed frequency of pornography exposure.</w:delText>
        </w:r>
      </w:del>
    </w:p>
    <w:p w14:paraId="41BA2A47" w14:textId="1CD245B7" w:rsidR="008E52F0" w:rsidRPr="00EB0ABF" w:rsidDel="00982864" w:rsidRDefault="008E52F0" w:rsidP="00016E22">
      <w:pPr>
        <w:numPr>
          <w:ilvl w:val="0"/>
          <w:numId w:val="13"/>
        </w:numPr>
        <w:pBdr>
          <w:top w:val="nil"/>
          <w:left w:val="nil"/>
          <w:bottom w:val="nil"/>
          <w:right w:val="nil"/>
          <w:between w:val="nil"/>
        </w:pBdr>
        <w:spacing w:after="0" w:line="480" w:lineRule="auto"/>
        <w:rPr>
          <w:del w:id="365" w:author="Marina Bartolome" w:date="2025-11-06T10:50:00Z"/>
          <w:rFonts w:ascii="Times New Roman" w:hAnsi="Times New Roman" w:cs="Times New Roman"/>
          <w:color w:val="000000" w:themeColor="text1"/>
          <w:sz w:val="20"/>
          <w:szCs w:val="20"/>
          <w:lang w:val="en-US"/>
        </w:rPr>
      </w:pPr>
      <w:del w:id="366" w:author="Marina Bartolome" w:date="2025-11-06T10:50:00Z">
        <w:r w:rsidRPr="00EB0ABF" w:rsidDel="00982864">
          <w:rPr>
            <w:rFonts w:ascii="Times New Roman" w:hAnsi="Times New Roman" w:cs="Times New Roman"/>
            <w:b/>
            <w:color w:val="000000" w:themeColor="text1"/>
            <w:sz w:val="20"/>
            <w:szCs w:val="20"/>
            <w:lang w:val="en-US"/>
          </w:rPr>
          <w:delText>Informative missingness:</w:delText>
        </w:r>
        <w:r w:rsidRPr="00EB0ABF" w:rsidDel="00982864">
          <w:rPr>
            <w:rFonts w:ascii="Times New Roman" w:hAnsi="Times New Roman" w:cs="Times New Roman"/>
            <w:color w:val="000000" w:themeColor="text1"/>
            <w:sz w:val="20"/>
            <w:szCs w:val="20"/>
            <w:lang w:val="en-US"/>
          </w:rPr>
          <w:delText xml:space="preserve"> Unanswered substance-use questions are recoded as ABUSOSUBS_j = 1 (risk assumed present); all other remaining NaN </w:delText>
        </w:r>
      </w:del>
      <w:ins w:id="367" w:author="Ignasi" w:date="2025-10-16T11:47:00Z">
        <w:del w:id="368" w:author="Marina Bartolome" w:date="2025-11-06T10:50:00Z">
          <w:r w:rsidR="000378A0" w:rsidDel="00982864">
            <w:rPr>
              <w:rFonts w:ascii="Times New Roman" w:hAnsi="Times New Roman" w:cs="Times New Roman"/>
              <w:color w:val="000000" w:themeColor="text1"/>
              <w:sz w:val="20"/>
              <w:szCs w:val="20"/>
              <w:lang w:val="en-US"/>
            </w:rPr>
            <w:delText xml:space="preserve">(i.e., invalid) </w:delText>
          </w:r>
        </w:del>
      </w:ins>
      <w:del w:id="369" w:author="Marina Bartolome" w:date="2025-11-06T10:50:00Z">
        <w:r w:rsidRPr="00EB0ABF" w:rsidDel="00982864">
          <w:rPr>
            <w:rFonts w:ascii="Times New Roman" w:hAnsi="Times New Roman" w:cs="Times New Roman"/>
            <w:color w:val="000000" w:themeColor="text1"/>
            <w:sz w:val="20"/>
            <w:szCs w:val="20"/>
            <w:lang w:val="en-US"/>
          </w:rPr>
          <w:delText>values are set to 1.</w:delText>
        </w:r>
      </w:del>
    </w:p>
    <w:p w14:paraId="6D669862" w14:textId="1EAEA4A1" w:rsidR="008E52F0" w:rsidRPr="005079CA" w:rsidDel="00982864" w:rsidRDefault="008E52F0" w:rsidP="005079CA">
      <w:pPr>
        <w:numPr>
          <w:ilvl w:val="0"/>
          <w:numId w:val="13"/>
        </w:numPr>
        <w:pBdr>
          <w:top w:val="nil"/>
          <w:left w:val="nil"/>
          <w:bottom w:val="nil"/>
          <w:right w:val="nil"/>
          <w:between w:val="nil"/>
        </w:pBdr>
        <w:spacing w:after="0" w:line="480" w:lineRule="auto"/>
        <w:rPr>
          <w:del w:id="370" w:author="Marina Bartolome" w:date="2025-11-06T10:50:00Z"/>
          <w:rFonts w:ascii="Times New Roman" w:hAnsi="Times New Roman" w:cs="Times New Roman"/>
          <w:color w:val="000000" w:themeColor="text1"/>
          <w:sz w:val="20"/>
          <w:szCs w:val="20"/>
          <w:lang w:val="en-US"/>
        </w:rPr>
      </w:pPr>
      <w:del w:id="371" w:author="Marina Bartolome" w:date="2025-11-06T10:50:00Z">
        <w:r w:rsidRPr="00EB0ABF" w:rsidDel="00982864">
          <w:rPr>
            <w:rFonts w:ascii="Times New Roman" w:hAnsi="Times New Roman" w:cs="Times New Roman"/>
            <w:b/>
            <w:color w:val="000000" w:themeColor="text1"/>
            <w:sz w:val="20"/>
            <w:szCs w:val="20"/>
            <w:lang w:val="en-US"/>
          </w:rPr>
          <w:delText>Risk alignment &amp; final check:</w:delText>
        </w:r>
        <w:r w:rsidRPr="00EB0ABF" w:rsidDel="00982864">
          <w:rPr>
            <w:rFonts w:ascii="Times New Roman" w:hAnsi="Times New Roman" w:cs="Times New Roman"/>
            <w:color w:val="000000" w:themeColor="text1"/>
            <w:sz w:val="20"/>
            <w:szCs w:val="20"/>
            <w:lang w:val="en-US"/>
          </w:rPr>
          <w:delText xml:space="preserve"> A final sweep verifies that every transformed variable is monotonically increasing with the hypothesized propensity to victimize or offend, yielding a coherent </w:delText>
        </w:r>
        <w:r w:rsidRPr="00EB0ABF" w:rsidDel="00982864">
          <w:rPr>
            <w:rFonts w:ascii="Times New Roman" w:hAnsi="Times New Roman" w:cs="Times New Roman"/>
            <w:i/>
            <w:color w:val="000000" w:themeColor="text1"/>
            <w:sz w:val="20"/>
            <w:szCs w:val="20"/>
            <w:lang w:val="en-US"/>
          </w:rPr>
          <w:delText>27-element vector</w:delText>
        </w:r>
        <w:r w:rsidRPr="00EB0ABF" w:rsidDel="00982864">
          <w:rPr>
            <w:rFonts w:ascii="Times New Roman" w:hAnsi="Times New Roman" w:cs="Times New Roman"/>
            <w:color w:val="000000" w:themeColor="text1"/>
            <w:sz w:val="20"/>
            <w:szCs w:val="20"/>
            <w:lang w:val="en-US"/>
          </w:rPr>
          <w:delText>.</w:delText>
        </w:r>
      </w:del>
    </w:p>
    <w:p w14:paraId="16AF792F" w14:textId="3E4E9416" w:rsidR="008E52F0" w:rsidRPr="008E52F0" w:rsidRDefault="003B7D71">
      <w:pPr>
        <w:spacing w:after="0" w:line="480" w:lineRule="auto"/>
        <w:rPr>
          <w:rFonts w:ascii="Times New Roman" w:hAnsi="Times New Roman" w:cs="Times New Roman"/>
          <w:color w:val="000000" w:themeColor="text1"/>
          <w:sz w:val="20"/>
          <w:szCs w:val="20"/>
          <w:lang w:val="en-US"/>
        </w:rPr>
        <w:pPrChange w:id="372" w:author="Marina Bartolome" w:date="2025-11-06T10:45:00Z">
          <w:pPr>
            <w:spacing w:after="0" w:line="480" w:lineRule="auto"/>
            <w:ind w:left="1080"/>
          </w:pPr>
        </w:pPrChange>
      </w:pPr>
      <w:ins w:id="373" w:author="Marina Bartolome" w:date="2025-11-06T10:45:00Z">
        <w:r w:rsidRPr="003B7D71">
          <w:rPr>
            <w:rFonts w:ascii="Times New Roman" w:hAnsi="Times New Roman" w:cs="Times New Roman"/>
            <w:color w:val="000000" w:themeColor="text1"/>
            <w:sz w:val="20"/>
            <w:szCs w:val="20"/>
            <w:lang w:val="en-US"/>
            <w:rPrChange w:id="374" w:author="Marina Bartolome" w:date="2025-11-06T10:45:00Z">
              <w:rPr>
                <w:rFonts w:ascii="Times New Roman" w:hAnsi="Times New Roman" w:cs="Times New Roman"/>
                <w:b/>
                <w:bCs/>
                <w:color w:val="000000" w:themeColor="text1"/>
                <w:sz w:val="20"/>
                <w:szCs w:val="20"/>
                <w:lang w:val="en-US"/>
              </w:rPr>
            </w:rPrChange>
          </w:rPr>
          <w:t xml:space="preserve">Finally, </w:t>
        </w:r>
      </w:ins>
      <w:del w:id="375" w:author="Marina Bartolome" w:date="2025-11-06T10:45:00Z">
        <w:r w:rsidR="008E52F0" w:rsidRPr="008E52F0" w:rsidDel="003B7D71">
          <w:rPr>
            <w:rFonts w:ascii="Times New Roman" w:hAnsi="Times New Roman" w:cs="Times New Roman"/>
            <w:b/>
            <w:bCs/>
            <w:color w:val="000000" w:themeColor="text1"/>
            <w:sz w:val="20"/>
            <w:szCs w:val="20"/>
            <w:lang w:val="en-US"/>
          </w:rPr>
          <w:delText>Rebalancing strategy.</w:delText>
        </w:r>
        <w:r w:rsidR="008E52F0" w:rsidDel="003B7D71">
          <w:rPr>
            <w:rFonts w:ascii="Times New Roman" w:hAnsi="Times New Roman" w:cs="Times New Roman"/>
            <w:color w:val="000000" w:themeColor="text1"/>
            <w:sz w:val="20"/>
            <w:szCs w:val="20"/>
            <w:lang w:val="en-US"/>
          </w:rPr>
          <w:delText xml:space="preserve"> </w:delText>
        </w:r>
      </w:del>
      <w:r w:rsidR="008E52F0">
        <w:rPr>
          <w:rFonts w:ascii="Times New Roman" w:hAnsi="Times New Roman" w:cs="Times New Roman"/>
          <w:color w:val="000000" w:themeColor="text1"/>
          <w:sz w:val="20"/>
          <w:szCs w:val="20"/>
          <w:lang w:val="en-US"/>
        </w:rPr>
        <w:t xml:space="preserve">Given the string imbalance in the overlap </w:t>
      </w:r>
      <w:r w:rsidR="00016E22">
        <w:rPr>
          <w:rFonts w:ascii="Times New Roman" w:hAnsi="Times New Roman" w:cs="Times New Roman"/>
          <w:color w:val="000000" w:themeColor="text1"/>
          <w:sz w:val="20"/>
          <w:szCs w:val="20"/>
          <w:lang w:val="en-US"/>
        </w:rPr>
        <w:t>y</w:t>
      </w:r>
      <w:r w:rsidR="00016E22">
        <w:rPr>
          <w:rFonts w:ascii="Times New Roman" w:hAnsi="Times New Roman" w:cs="Times New Roman"/>
          <w:color w:val="000000" w:themeColor="text1"/>
          <w:sz w:val="20"/>
          <w:szCs w:val="20"/>
          <w:vertAlign w:val="superscript"/>
          <w:lang w:val="en-US"/>
        </w:rPr>
        <w:t>vp</w:t>
      </w:r>
      <w:r w:rsidR="00016E22">
        <w:rPr>
          <w:rFonts w:ascii="Times New Roman" w:hAnsi="Times New Roman" w:cs="Times New Roman"/>
          <w:color w:val="000000" w:themeColor="text1"/>
          <w:sz w:val="20"/>
          <w:szCs w:val="20"/>
          <w:lang w:val="en-US"/>
        </w:rPr>
        <w:t xml:space="preserve"> </w:t>
      </w:r>
      <w:r w:rsidR="008E52F0" w:rsidRPr="008E52F0">
        <w:rPr>
          <w:rFonts w:ascii="Times New Roman" w:hAnsi="Times New Roman" w:cs="Times New Roman"/>
          <w:i/>
          <w:color w:val="000000" w:themeColor="text1"/>
          <w:sz w:val="20"/>
          <w:szCs w:val="20"/>
          <w:lang w:val="en-US"/>
        </w:rPr>
        <w:t>(719:3048</w:t>
      </w:r>
      <w:r w:rsidR="008E52F0" w:rsidRPr="00016E22">
        <w:rPr>
          <w:rFonts w:ascii="Times New Roman" w:hAnsi="Times New Roman" w:cs="Times New Roman"/>
          <w:iCs/>
          <w:color w:val="000000" w:themeColor="text1"/>
          <w:sz w:val="20"/>
          <w:szCs w:val="20"/>
          <w:lang w:val="en-US"/>
        </w:rPr>
        <w:t>)</w:t>
      </w:r>
      <w:r w:rsidR="00016E22">
        <w:rPr>
          <w:rFonts w:ascii="Times New Roman" w:hAnsi="Times New Roman" w:cs="Times New Roman"/>
          <w:iCs/>
          <w:color w:val="000000" w:themeColor="text1"/>
          <w:sz w:val="20"/>
          <w:szCs w:val="20"/>
          <w:lang w:val="en-US"/>
        </w:rPr>
        <w:t xml:space="preserve"> ~ (23%)</w:t>
      </w:r>
      <w:r w:rsidR="00016E22" w:rsidRPr="00016E22">
        <w:rPr>
          <w:rFonts w:ascii="Times New Roman" w:hAnsi="Times New Roman" w:cs="Times New Roman"/>
          <w:iCs/>
          <w:color w:val="000000" w:themeColor="text1"/>
          <w:sz w:val="20"/>
          <w:szCs w:val="20"/>
          <w:lang w:val="en-US"/>
        </w:rPr>
        <w:t>, we decompose the task into two better-balanced binaries</w:t>
      </w:r>
      <w:r w:rsidR="008E52F0" w:rsidRPr="008E52F0">
        <w:rPr>
          <w:rFonts w:ascii="Times New Roman" w:hAnsi="Times New Roman" w:cs="Times New Roman"/>
          <w:color w:val="000000" w:themeColor="text1"/>
          <w:sz w:val="20"/>
          <w:szCs w:val="20"/>
          <w:lang w:val="en-US"/>
        </w:rPr>
        <w:t xml:space="preserve">— </w:t>
      </w:r>
      <m:oMath>
        <m:r>
          <w:rPr>
            <w:rFonts w:ascii="Cambria Math" w:eastAsia="Cambria Math" w:hAnsi="Cambria Math" w:cs="Times New Roman"/>
            <w:color w:val="000000" w:themeColor="text1"/>
            <w:sz w:val="20"/>
            <w:szCs w:val="20"/>
            <w:lang w:val="en-US"/>
          </w:rPr>
          <m:t>fV: x → yV and fP: x → yP</m:t>
        </m:r>
      </m:oMath>
      <w:r w:rsidR="008E52F0" w:rsidRPr="008E52F0">
        <w:rPr>
          <w:rFonts w:ascii="Times New Roman" w:hAnsi="Times New Roman" w:cs="Times New Roman"/>
          <w:color w:val="000000" w:themeColor="text1"/>
          <w:sz w:val="20"/>
          <w:szCs w:val="20"/>
          <w:lang w:val="en-US"/>
        </w:rPr>
        <w:t xml:space="preserve"> — leverages higher base rates </w:t>
      </w:r>
      <w:r w:rsidR="008E52F0" w:rsidRPr="008E52F0">
        <w:rPr>
          <w:rFonts w:ascii="Times New Roman" w:hAnsi="Times New Roman" w:cs="Times New Roman"/>
          <w:i/>
          <w:color w:val="000000" w:themeColor="text1"/>
          <w:sz w:val="20"/>
          <w:szCs w:val="20"/>
          <w:lang w:val="en-US"/>
        </w:rPr>
        <w:t>(49 %, 32 %)</w:t>
      </w:r>
      <w:r w:rsidR="008E52F0" w:rsidRPr="008E52F0">
        <w:rPr>
          <w:rFonts w:ascii="Times New Roman" w:hAnsi="Times New Roman" w:cs="Times New Roman"/>
          <w:color w:val="000000" w:themeColor="text1"/>
          <w:sz w:val="20"/>
          <w:szCs w:val="20"/>
          <w:lang w:val="en-US"/>
        </w:rPr>
        <w:t xml:space="preserve"> and isolates dual-role cases </w:t>
      </w:r>
      <w:r w:rsidR="00016E22">
        <w:rPr>
          <w:rFonts w:ascii="Times New Roman" w:hAnsi="Times New Roman" w:cs="Times New Roman"/>
          <w:color w:val="000000" w:themeColor="text1"/>
          <w:sz w:val="20"/>
          <w:szCs w:val="20"/>
          <w:lang w:val="en-US"/>
        </w:rPr>
        <w:t>via</w:t>
      </w:r>
      <w:r w:rsidR="008E52F0" w:rsidRPr="008E52F0">
        <w:rPr>
          <w:rFonts w:ascii="Times New Roman" w:hAnsi="Times New Roman" w:cs="Times New Roman"/>
          <w:color w:val="000000" w:themeColor="text1"/>
          <w:sz w:val="20"/>
          <w:szCs w:val="20"/>
          <w:lang w:val="en-US"/>
        </w:rPr>
        <w:t xml:space="preserve"> a logical </w:t>
      </w:r>
      <w:r w:rsidR="00016E22">
        <w:rPr>
          <w:rFonts w:ascii="Times New Roman" w:hAnsi="Times New Roman" w:cs="Times New Roman"/>
          <w:color w:val="000000" w:themeColor="text1"/>
          <w:sz w:val="20"/>
          <w:szCs w:val="20"/>
          <w:lang w:val="en-US"/>
        </w:rPr>
        <w:t xml:space="preserve">conjunction </w:t>
      </w:r>
      <w:r w:rsidR="00016E22" w:rsidRPr="00016E22">
        <w:rPr>
          <w:rFonts w:ascii="Times New Roman" w:hAnsi="Times New Roman" w:cs="Times New Roman"/>
          <w:b/>
          <w:bCs/>
          <w:i/>
          <w:color w:val="000000" w:themeColor="text1"/>
          <w:sz w:val="20"/>
          <w:szCs w:val="20"/>
          <w:lang w:val="en-US"/>
        </w:rPr>
        <w:t>(AND)</w:t>
      </w:r>
      <w:r w:rsidR="008E52F0" w:rsidRPr="008E52F0">
        <w:rPr>
          <w:rFonts w:ascii="Times New Roman" w:hAnsi="Times New Roman" w:cs="Times New Roman"/>
          <w:color w:val="000000" w:themeColor="text1"/>
          <w:sz w:val="20"/>
          <w:szCs w:val="20"/>
          <w:lang w:val="en-US"/>
        </w:rPr>
        <w:t>.</w:t>
      </w:r>
      <w:r w:rsidR="00016E22">
        <w:rPr>
          <w:rFonts w:ascii="Times New Roman" w:hAnsi="Times New Roman" w:cs="Times New Roman"/>
          <w:color w:val="000000" w:themeColor="text1"/>
          <w:sz w:val="20"/>
          <w:szCs w:val="20"/>
          <w:lang w:val="en-US"/>
        </w:rPr>
        <w:t xml:space="preserve"> </w:t>
      </w:r>
      <w:r w:rsidR="00016E22" w:rsidRPr="00016E22">
        <w:rPr>
          <w:rFonts w:ascii="Times New Roman" w:hAnsi="Times New Roman" w:cs="Times New Roman"/>
          <w:color w:val="000000" w:themeColor="text1"/>
          <w:sz w:val="20"/>
          <w:szCs w:val="20"/>
          <w:lang w:val="en-US"/>
        </w:rPr>
        <w:t>This raises base rates and improves training stability.</w:t>
      </w:r>
    </w:p>
    <w:p w14:paraId="6123E4F4" w14:textId="23964298" w:rsidR="00016E22" w:rsidRPr="00982864" w:rsidRDefault="00016E22" w:rsidP="00016E22">
      <w:pPr>
        <w:pStyle w:val="Ttulo3"/>
        <w:spacing w:line="480" w:lineRule="auto"/>
        <w:rPr>
          <w:rFonts w:ascii="Times New Roman" w:hAnsi="Times New Roman" w:cs="Times New Roman"/>
          <w:b w:val="0"/>
          <w:bCs/>
          <w:color w:val="auto"/>
          <w:sz w:val="20"/>
          <w:szCs w:val="20"/>
          <w:lang w:val="en-US"/>
          <w:rPrChange w:id="376" w:author="Marina Bartolome" w:date="2025-11-06T10:52:00Z">
            <w:rPr>
              <w:rFonts w:ascii="Times New Roman" w:hAnsi="Times New Roman" w:cs="Times New Roman"/>
              <w:color w:val="auto"/>
              <w:sz w:val="20"/>
              <w:szCs w:val="20"/>
              <w:lang w:val="en-US"/>
            </w:rPr>
          </w:rPrChange>
        </w:rPr>
      </w:pPr>
      <w:del w:id="377" w:author="Marina Bartolome" w:date="2025-11-06T10:52:00Z">
        <w:r w:rsidRPr="00982864" w:rsidDel="00982864">
          <w:rPr>
            <w:rFonts w:ascii="Times New Roman" w:hAnsi="Times New Roman" w:cs="Times New Roman"/>
            <w:b w:val="0"/>
            <w:bCs/>
            <w:i/>
            <w:iCs/>
            <w:color w:val="auto"/>
            <w:sz w:val="20"/>
            <w:szCs w:val="20"/>
            <w:rPrChange w:id="378" w:author="Marina Bartolome" w:date="2025-11-06T10:52:00Z">
              <w:rPr>
                <w:rFonts w:ascii="Times New Roman" w:hAnsi="Times New Roman" w:cs="Times New Roman"/>
                <w:color w:val="auto"/>
                <w:sz w:val="20"/>
                <w:szCs w:val="20"/>
              </w:rPr>
            </w:rPrChange>
          </w:rPr>
          <w:delText xml:space="preserve">3.3.3 </w:delText>
        </w:r>
      </w:del>
      <w:r w:rsidRPr="00982864">
        <w:rPr>
          <w:rFonts w:ascii="Times New Roman" w:hAnsi="Times New Roman" w:cs="Times New Roman"/>
          <w:b w:val="0"/>
          <w:bCs/>
          <w:i/>
          <w:iCs/>
          <w:color w:val="auto"/>
          <w:sz w:val="20"/>
          <w:szCs w:val="20"/>
          <w:rPrChange w:id="379" w:author="Marina Bartolome" w:date="2025-11-06T10:52:00Z">
            <w:rPr>
              <w:rFonts w:ascii="Times New Roman" w:hAnsi="Times New Roman" w:cs="Times New Roman"/>
              <w:color w:val="auto"/>
              <w:sz w:val="20"/>
              <w:szCs w:val="20"/>
            </w:rPr>
          </w:rPrChange>
        </w:rPr>
        <w:t>Normalization &amp; Latent Compression (NLC)</w:t>
      </w:r>
      <w:ins w:id="380" w:author="Marina Bartolome" w:date="2025-11-06T10:52:00Z">
        <w:r w:rsidR="00982864" w:rsidRPr="00982864">
          <w:rPr>
            <w:rFonts w:ascii="Times New Roman" w:hAnsi="Times New Roman" w:cs="Times New Roman"/>
            <w:b w:val="0"/>
            <w:bCs/>
            <w:i/>
            <w:iCs/>
            <w:color w:val="auto"/>
            <w:sz w:val="20"/>
            <w:szCs w:val="20"/>
            <w:rPrChange w:id="381" w:author="Marina Bartolome" w:date="2025-11-06T10:52:00Z">
              <w:rPr>
                <w:rFonts w:ascii="Times New Roman" w:hAnsi="Times New Roman" w:cs="Times New Roman"/>
                <w:color w:val="auto"/>
                <w:sz w:val="20"/>
                <w:szCs w:val="20"/>
              </w:rPr>
            </w:rPrChange>
          </w:rPr>
          <w:t>.</w:t>
        </w:r>
        <w:r w:rsidR="00982864" w:rsidRPr="00982864">
          <w:rPr>
            <w:rFonts w:ascii="Times New Roman" w:hAnsi="Times New Roman" w:cs="Times New Roman"/>
            <w:b w:val="0"/>
            <w:bCs/>
            <w:color w:val="auto"/>
            <w:sz w:val="20"/>
            <w:szCs w:val="20"/>
            <w:rPrChange w:id="382" w:author="Marina Bartolome" w:date="2025-11-06T10:52:00Z">
              <w:rPr>
                <w:rFonts w:ascii="Times New Roman" w:hAnsi="Times New Roman" w:cs="Times New Roman"/>
                <w:color w:val="auto"/>
                <w:sz w:val="20"/>
                <w:szCs w:val="20"/>
              </w:rPr>
            </w:rPrChange>
          </w:rPr>
          <w:t xml:space="preserve"> The Normalization and Latent Compression (NLC) stage aimed to make all variables comparable, remove collinearity, and concentrate the predictive information into a reduced set of orthogonal factors. Equations (2) and (3) describe the normalization and projection processes applied to the engineered variables. By projecting the data onto the first 27 principal components, the procedure retained the largest share of variance, eliminated multicollinearity, and substantially reduced computational cost, as summarized in Table 3.</w:t>
        </w:r>
      </w:ins>
    </w:p>
    <w:p w14:paraId="12EBC710" w14:textId="22E4DB19" w:rsidR="008E52F0" w:rsidDel="00982864" w:rsidRDefault="00016E22" w:rsidP="00016E22">
      <w:pPr>
        <w:spacing w:line="480" w:lineRule="auto"/>
        <w:ind w:firstLine="720"/>
        <w:rPr>
          <w:del w:id="383" w:author="Marina Bartolome" w:date="2025-11-06T10:53:00Z"/>
          <w:rFonts w:ascii="Times New Roman" w:hAnsi="Times New Roman" w:cs="Times New Roman"/>
          <w:color w:val="000000" w:themeColor="text1"/>
          <w:sz w:val="20"/>
          <w:szCs w:val="20"/>
          <w:lang w:val="en-US"/>
        </w:rPr>
      </w:pPr>
      <w:del w:id="384" w:author="Marina Bartolome" w:date="2025-11-06T10:53:00Z">
        <w:r w:rsidRPr="00016E22" w:rsidDel="00982864">
          <w:rPr>
            <w:rFonts w:ascii="Times New Roman" w:hAnsi="Times New Roman" w:cs="Times New Roman"/>
            <w:b/>
            <w:bCs/>
            <w:color w:val="000000" w:themeColor="text1"/>
            <w:sz w:val="20"/>
            <w:szCs w:val="20"/>
            <w:lang w:val="en-US"/>
          </w:rPr>
          <w:delText>Objective.</w:delText>
        </w:r>
        <w:r w:rsidRPr="00016E22" w:rsidDel="00982864">
          <w:rPr>
            <w:rFonts w:ascii="Times New Roman" w:hAnsi="Times New Roman" w:cs="Times New Roman"/>
            <w:color w:val="000000" w:themeColor="text1"/>
            <w:sz w:val="20"/>
            <w:szCs w:val="20"/>
            <w:lang w:val="en-US"/>
          </w:rPr>
          <w:delText xml:space="preserve"> Render variables comparable</w:delText>
        </w:r>
        <w:r w:rsidR="003D2663" w:rsidDel="00982864">
          <w:rPr>
            <w:rFonts w:ascii="Times New Roman" w:hAnsi="Times New Roman" w:cs="Times New Roman"/>
            <w:color w:val="000000" w:themeColor="text1"/>
            <w:sz w:val="20"/>
            <w:szCs w:val="20"/>
            <w:lang w:val="en-US"/>
          </w:rPr>
          <w:delText xml:space="preserve"> </w:delText>
        </w:r>
        <w:r w:rsidR="003D2663" w:rsidRPr="003D2663" w:rsidDel="00982864">
          <w:rPr>
            <w:rFonts w:ascii="Times New Roman" w:hAnsi="Times New Roman" w:cs="Times New Roman"/>
            <w:b/>
            <w:bCs/>
            <w:color w:val="000000" w:themeColor="text1"/>
            <w:sz w:val="20"/>
            <w:szCs w:val="20"/>
            <w:lang w:val="en-US"/>
          </w:rPr>
          <w:delText>(eq.2)</w:delText>
        </w:r>
        <w:r w:rsidRPr="00016E22" w:rsidDel="00982864">
          <w:rPr>
            <w:rFonts w:ascii="Times New Roman" w:hAnsi="Times New Roman" w:cs="Times New Roman"/>
            <w:color w:val="000000" w:themeColor="text1"/>
            <w:sz w:val="20"/>
            <w:szCs w:val="20"/>
            <w:lang w:val="en-US"/>
          </w:rPr>
          <w:delText>, remove collinearity, and concentrate predictive signal into orthogonal factors.</w:delText>
        </w:r>
        <w:r w:rsidR="003D2663" w:rsidDel="00982864">
          <w:rPr>
            <w:rFonts w:ascii="Times New Roman" w:hAnsi="Times New Roman" w:cs="Times New Roman"/>
            <w:color w:val="000000" w:themeColor="text1"/>
            <w:sz w:val="20"/>
            <w:szCs w:val="20"/>
            <w:lang w:val="en-US"/>
          </w:rPr>
          <w:delText xml:space="preserve"> </w:delText>
        </w:r>
        <w:r w:rsidR="003D2663" w:rsidRPr="003D2663" w:rsidDel="00982864">
          <w:rPr>
            <w:rFonts w:ascii="Times New Roman" w:hAnsi="Times New Roman" w:cs="Times New Roman"/>
            <w:b/>
            <w:bCs/>
            <w:color w:val="000000" w:themeColor="text1"/>
            <w:sz w:val="20"/>
            <w:szCs w:val="20"/>
            <w:lang w:val="en-US"/>
          </w:rPr>
          <w:delText>(eq.3)</w:delText>
        </w:r>
      </w:del>
    </w:p>
    <w:p w14:paraId="0ADBC225" w14:textId="5E5E0988" w:rsidR="00982864" w:rsidRDefault="004E22C6" w:rsidP="003D2663">
      <w:pPr>
        <w:spacing w:after="0" w:line="480" w:lineRule="auto"/>
        <w:rPr>
          <w:ins w:id="385" w:author="Marina Bartolome" w:date="2025-11-06T10:52:00Z"/>
          <w:rFonts w:ascii="Times New Roman" w:hAnsi="Times New Roman" w:cs="Times New Roman"/>
          <w:color w:val="000000" w:themeColor="text1"/>
          <w:sz w:val="20"/>
          <w:szCs w:val="20"/>
          <w:lang w:val="en-US"/>
        </w:rPr>
      </w:pPr>
      <w:del w:id="386" w:author="Marina Bartolome" w:date="2025-11-06T10:53:00Z">
        <w:r w:rsidRPr="004E22C6" w:rsidDel="00982864">
          <w:rPr>
            <w:rFonts w:ascii="Times New Roman" w:hAnsi="Times New Roman" w:cs="Times New Roman"/>
            <w:color w:val="000000" w:themeColor="text1"/>
            <w:sz w:val="20"/>
            <w:szCs w:val="20"/>
            <w:lang w:val="en-US"/>
          </w:rPr>
          <w:delText xml:space="preserve">Projecting onto the first </w:delText>
        </w:r>
        <w:r w:rsidDel="00982864">
          <w:rPr>
            <w:rFonts w:ascii="Times New Roman" w:hAnsi="Times New Roman" w:cs="Times New Roman"/>
            <w:color w:val="000000" w:themeColor="text1"/>
            <w:sz w:val="20"/>
            <w:szCs w:val="20"/>
            <w:lang w:val="en-US"/>
          </w:rPr>
          <w:delText xml:space="preserve">27 </w:delText>
        </w:r>
        <w:r w:rsidRPr="004E22C6" w:rsidDel="00982864">
          <w:rPr>
            <w:rFonts w:ascii="Times New Roman" w:hAnsi="Times New Roman" w:cs="Times New Roman"/>
            <w:color w:val="000000" w:themeColor="text1"/>
            <w:sz w:val="20"/>
            <w:szCs w:val="20"/>
            <w:lang w:val="en-US"/>
          </w:rPr>
          <w:delText>components retains the largest share of variance, removes multicollinearity, and reduces computational cost.</w:delText>
        </w:r>
        <w:r w:rsidR="003D2663" w:rsidDel="00982864">
          <w:rPr>
            <w:rFonts w:ascii="Times New Roman" w:hAnsi="Times New Roman" w:cs="Times New Roman"/>
            <w:color w:val="000000" w:themeColor="text1"/>
            <w:sz w:val="20"/>
            <w:szCs w:val="20"/>
            <w:lang w:val="en-US"/>
          </w:rPr>
          <w:delText xml:space="preserve"> </w:delText>
        </w:r>
      </w:del>
    </w:p>
    <w:p w14:paraId="67C81778" w14:textId="1508BA32" w:rsidR="004E22C6" w:rsidRDefault="003D2663" w:rsidP="003D2663">
      <w:pPr>
        <w:spacing w:after="0" w:line="480" w:lineRule="auto"/>
        <w:rPr>
          <w:rFonts w:ascii="Times New Roman" w:hAnsi="Times New Roman" w:cs="Times New Roman"/>
          <w:color w:val="000000" w:themeColor="text1"/>
          <w:sz w:val="20"/>
          <w:szCs w:val="20"/>
          <w:lang w:val="en-US"/>
        </w:rPr>
      </w:pPr>
      <w:commentRangeStart w:id="387"/>
      <w:commentRangeStart w:id="388"/>
      <w:r w:rsidRPr="00402465">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3</w:t>
      </w:r>
      <w:r w:rsidRPr="00402465">
        <w:rPr>
          <w:rFonts w:ascii="Times New Roman" w:hAnsi="Times New Roman" w:cs="Times New Roman"/>
          <w:b/>
          <w:bCs/>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w:t>
      </w:r>
      <w:commentRangeEnd w:id="387"/>
      <w:r w:rsidRPr="00EB0ABF">
        <w:rPr>
          <w:rStyle w:val="Refdecomentario"/>
          <w:color w:val="000000" w:themeColor="text1"/>
        </w:rPr>
        <w:commentReference w:id="387"/>
      </w:r>
      <w:commentRangeEnd w:id="388"/>
      <w:r>
        <w:rPr>
          <w:rStyle w:val="Refdecomentario"/>
        </w:rPr>
        <w:commentReference w:id="388"/>
      </w:r>
      <w:commentRangeEnd w:id="186"/>
      <w:r w:rsidR="005079CA">
        <w:rPr>
          <w:rStyle w:val="Refdecomentario"/>
        </w:rPr>
        <w:commentReference w:id="186"/>
      </w:r>
      <w:commentRangeEnd w:id="187"/>
      <w:r w:rsidR="003D3A08">
        <w:rPr>
          <w:rStyle w:val="Refdecomentario"/>
        </w:rPr>
        <w:commentReference w:id="187"/>
      </w:r>
    </w:p>
    <w:p w14:paraId="58716685" w14:textId="77777777" w:rsidR="004255FD" w:rsidRPr="004255FD" w:rsidRDefault="00924E07">
      <w:pPr>
        <w:spacing w:line="480" w:lineRule="auto"/>
        <w:rPr>
          <w:ins w:id="389" w:author="Marina Bartolome" w:date="2025-12-15T14:10:00Z"/>
          <w:rFonts w:ascii="Times New Roman" w:hAnsi="Times New Roman" w:cs="Times New Roman"/>
          <w:b/>
          <w:bCs/>
          <w:sz w:val="20"/>
          <w:szCs w:val="20"/>
          <w:lang w:val="en-US"/>
          <w:rPrChange w:id="390" w:author="Marina Bartolome" w:date="2025-12-15T14:10:00Z">
            <w:rPr>
              <w:ins w:id="391" w:author="Marina Bartolome" w:date="2025-12-15T14:10:00Z"/>
              <w:rFonts w:ascii="Times New Roman" w:hAnsi="Times New Roman" w:cs="Times New Roman"/>
              <w:sz w:val="20"/>
              <w:szCs w:val="20"/>
              <w:lang w:val="en-US"/>
            </w:rPr>
          </w:rPrChange>
        </w:rPr>
        <w:pPrChange w:id="392" w:author="Marina Bartolome" w:date="2025-12-15T14:11:00Z">
          <w:pPr/>
        </w:pPrChange>
      </w:pPr>
      <w:del w:id="393" w:author="Marina Bartolome" w:date="2025-12-15T14:07:00Z">
        <w:r w:rsidRPr="004255FD" w:rsidDel="004255FD">
          <w:rPr>
            <w:rFonts w:ascii="Times New Roman" w:hAnsi="Times New Roman" w:cs="Times New Roman"/>
            <w:b/>
            <w:bCs/>
            <w:sz w:val="20"/>
            <w:szCs w:val="20"/>
            <w:lang w:val="en-US"/>
            <w:rPrChange w:id="394" w:author="Marina Bartolome" w:date="2025-12-15T14:10:00Z">
              <w:rPr>
                <w:rFonts w:ascii="Times New Roman" w:hAnsi="Times New Roman" w:cs="Times New Roman"/>
                <w:sz w:val="20"/>
                <w:szCs w:val="20"/>
                <w:lang w:val="en-US"/>
              </w:rPr>
            </w:rPrChange>
          </w:rPr>
          <w:delText xml:space="preserve">3.4. </w:delText>
        </w:r>
      </w:del>
      <w:del w:id="395" w:author="Marina Bartolome" w:date="2025-11-06T11:05:00Z">
        <w:r w:rsidRPr="004255FD" w:rsidDel="00084F00">
          <w:rPr>
            <w:rFonts w:ascii="Times New Roman" w:hAnsi="Times New Roman" w:cs="Times New Roman"/>
            <w:b/>
            <w:bCs/>
            <w:sz w:val="20"/>
            <w:szCs w:val="20"/>
            <w:lang w:val="en-US"/>
            <w:rPrChange w:id="396" w:author="Marina Bartolome" w:date="2025-12-15T14:10:00Z">
              <w:rPr>
                <w:rFonts w:ascii="Times New Roman" w:hAnsi="Times New Roman" w:cs="Times New Roman"/>
                <w:sz w:val="20"/>
                <w:szCs w:val="20"/>
                <w:lang w:val="en-US"/>
              </w:rPr>
            </w:rPrChange>
          </w:rPr>
          <w:delText>Model Building</w:delText>
        </w:r>
      </w:del>
      <w:ins w:id="397" w:author="Marina Bartolome" w:date="2025-11-06T11:05:00Z">
        <w:r w:rsidR="00084F00" w:rsidRPr="004255FD">
          <w:rPr>
            <w:rFonts w:ascii="Times New Roman" w:hAnsi="Times New Roman" w:cs="Times New Roman"/>
            <w:b/>
            <w:bCs/>
            <w:sz w:val="20"/>
            <w:szCs w:val="20"/>
            <w:lang w:val="en-US"/>
            <w:rPrChange w:id="398" w:author="Marina Bartolome" w:date="2025-12-15T14:10:00Z">
              <w:rPr>
                <w:rFonts w:ascii="Times New Roman" w:hAnsi="Times New Roman" w:cs="Times New Roman"/>
                <w:sz w:val="20"/>
                <w:szCs w:val="20"/>
                <w:lang w:val="en-US"/>
              </w:rPr>
            </w:rPrChange>
          </w:rPr>
          <w:t>Model Development and Classification Framewo</w:t>
        </w:r>
      </w:ins>
      <w:ins w:id="399" w:author="Marina Bartolome" w:date="2025-12-15T14:10:00Z">
        <w:r w:rsidR="004255FD" w:rsidRPr="004255FD">
          <w:rPr>
            <w:rFonts w:ascii="Times New Roman" w:hAnsi="Times New Roman" w:cs="Times New Roman"/>
            <w:b/>
            <w:bCs/>
            <w:sz w:val="20"/>
            <w:szCs w:val="20"/>
            <w:lang w:val="en-US"/>
            <w:rPrChange w:id="400" w:author="Marina Bartolome" w:date="2025-12-15T14:10:00Z">
              <w:rPr>
                <w:rFonts w:ascii="Times New Roman" w:hAnsi="Times New Roman" w:cs="Times New Roman"/>
                <w:sz w:val="20"/>
                <w:szCs w:val="20"/>
                <w:lang w:val="en-US"/>
              </w:rPr>
            </w:rPrChange>
          </w:rPr>
          <w:t xml:space="preserve">rk </w:t>
        </w:r>
      </w:ins>
    </w:p>
    <w:p w14:paraId="32AE2C70" w14:textId="1CB0CC3B" w:rsidR="004255FD" w:rsidRPr="004255FD" w:rsidRDefault="004255FD">
      <w:pPr>
        <w:spacing w:line="480" w:lineRule="auto"/>
        <w:rPr>
          <w:ins w:id="401" w:author="Marina Bartolome" w:date="2025-12-15T14:10:00Z"/>
          <w:rFonts w:ascii="Times New Roman" w:hAnsi="Times New Roman" w:cs="Times New Roman"/>
          <w:sz w:val="20"/>
          <w:szCs w:val="20"/>
          <w:lang w:val="en-US"/>
        </w:rPr>
        <w:pPrChange w:id="402" w:author="Marina Bartolome" w:date="2025-12-15T14:11:00Z">
          <w:pPr/>
        </w:pPrChange>
      </w:pPr>
      <w:ins w:id="403" w:author="Marina Bartolome" w:date="2025-12-15T14:11:00Z">
        <w:r>
          <w:rPr>
            <w:rFonts w:ascii="Times New Roman" w:hAnsi="Times New Roman" w:cs="Times New Roman"/>
            <w:sz w:val="20"/>
            <w:szCs w:val="20"/>
            <w:lang w:val="en-US"/>
          </w:rPr>
          <w:tab/>
        </w:r>
      </w:ins>
      <w:ins w:id="404" w:author="Marina Bartolome" w:date="2025-12-15T14:10:00Z">
        <w:r w:rsidRPr="004255FD">
          <w:rPr>
            <w:rFonts w:ascii="Times New Roman" w:hAnsi="Times New Roman" w:cs="Times New Roman"/>
            <w:sz w:val="20"/>
            <w:szCs w:val="20"/>
            <w:lang w:val="en-US"/>
          </w:rPr>
          <w:t>The modelling strategy was designed to balance two complementary objectives: maximizing sensitivity to both victimization and offending, while maintaining a level of simplicity that allows interpretation and use in frontline settings. All model development and validation were conducted in collaboration with the eAlicia AI research team. To address the severe class imbalance inherent in the victim–perpetrator overlap, the task was decomposed into two binary classification problems—victimization and perpetration—whose outputs were subsequently combined through a logical ensemble rule.</w:t>
        </w:r>
      </w:ins>
      <w:ins w:id="405" w:author="Marina Bartolome" w:date="2025-12-15T14:11:00Z">
        <w:r>
          <w:rPr>
            <w:rFonts w:ascii="Times New Roman" w:hAnsi="Times New Roman" w:cs="Times New Roman"/>
            <w:sz w:val="20"/>
            <w:szCs w:val="20"/>
            <w:lang w:val="en-US"/>
          </w:rPr>
          <w:t xml:space="preserve"> </w:t>
        </w:r>
      </w:ins>
      <w:ins w:id="406" w:author="Marina Bartolome" w:date="2025-12-15T14:10:00Z">
        <w:r w:rsidRPr="004255FD">
          <w:rPr>
            <w:rFonts w:ascii="Times New Roman" w:hAnsi="Times New Roman" w:cs="Times New Roman"/>
            <w:sz w:val="20"/>
            <w:szCs w:val="20"/>
            <w:lang w:val="en-US"/>
          </w:rPr>
          <w:t xml:space="preserve">Victimization was modelled using a decision tree trained on the first 18 principal components, which together accounted for approximately 95% of the total variance in the engineered predictor space. To control variance and ensure transparency, the tree was subjected to cost–complexity pruning, resulting in an extremely sparse model consisting of a single split. Model selection was performed via grid search over the </w:t>
        </w:r>
        <w:r w:rsidRPr="004255FD">
          <w:rPr>
            <w:rFonts w:ascii="Times New Roman" w:hAnsi="Times New Roman" w:cs="Times New Roman"/>
            <w:sz w:val="20"/>
            <w:szCs w:val="20"/>
            <w:lang w:val="en-US"/>
          </w:rPr>
          <w:lastRenderedPageBreak/>
          <w:t>pruning parameter, yielding an optimal value of α = 0.01495. This configuration retained one threshold on the second principal component (PC2) at 0.54, producing a fully transparent, rule-based classifier. Despite its simplicity, the model achieved a recall of 0.91 for the victim class on the hold-out set, ensuring that the vast majority of victimized adolescents were correctly identified.</w:t>
        </w:r>
      </w:ins>
    </w:p>
    <w:p w14:paraId="0D2275C4" w14:textId="41C0CC10" w:rsidR="004255FD" w:rsidRPr="004255FD" w:rsidRDefault="004255FD">
      <w:pPr>
        <w:spacing w:line="480" w:lineRule="auto"/>
        <w:rPr>
          <w:ins w:id="407" w:author="Marina Bartolome" w:date="2025-12-15T14:10:00Z"/>
          <w:rFonts w:ascii="Times New Roman" w:hAnsi="Times New Roman" w:cs="Times New Roman"/>
          <w:sz w:val="20"/>
          <w:szCs w:val="20"/>
          <w:lang w:val="en-US"/>
        </w:rPr>
        <w:pPrChange w:id="408" w:author="Marina Bartolome" w:date="2025-12-15T14:11:00Z">
          <w:pPr/>
        </w:pPrChange>
      </w:pPr>
      <w:ins w:id="409" w:author="Marina Bartolome" w:date="2025-12-15T14:11:00Z">
        <w:r>
          <w:rPr>
            <w:rFonts w:ascii="Times New Roman" w:hAnsi="Times New Roman" w:cs="Times New Roman"/>
            <w:sz w:val="20"/>
            <w:szCs w:val="20"/>
            <w:lang w:val="en-US"/>
          </w:rPr>
          <w:tab/>
        </w:r>
      </w:ins>
      <w:ins w:id="410" w:author="Marina Bartolome" w:date="2025-12-15T14:10:00Z">
        <w:r w:rsidRPr="004255FD">
          <w:rPr>
            <w:rFonts w:ascii="Times New Roman" w:hAnsi="Times New Roman" w:cs="Times New Roman"/>
            <w:sz w:val="20"/>
            <w:szCs w:val="20"/>
            <w:lang w:val="en-US"/>
          </w:rPr>
          <w:t>Perpetration was modelled using a compact feed-forward neural network trained on the first 22 principal components, capturing approximately 99% of the variance. The architecture was intentionally constrained, comprising roughly 2,000 trainable parameters, to balance expressive capacity with generalization and interpretability. The network consisted of two hidden layers (64 and 8 units, respectively), with dropout applied during training, and a sigmoid output producing a probabilistic estimate of perpetration risk. Class imbalance and overfitting were addressed through inverse-prevalence class weighting, dropout regularization, early stopping based on validation recall, and an explicit overfit-gap criterion. Hyperparameters were selected via grid search, prioritizing the simplest architecture capable of achieving the predefined recall target. On the hold-out set, the network attained a recall of 0.90 for the perpetrator class.</w:t>
        </w:r>
      </w:ins>
    </w:p>
    <w:p w14:paraId="34B6B445" w14:textId="7FBCE468" w:rsidR="00084F00" w:rsidDel="004255FD" w:rsidRDefault="004255FD">
      <w:pPr>
        <w:pStyle w:val="Ttulo2"/>
        <w:spacing w:line="480" w:lineRule="auto"/>
        <w:rPr>
          <w:del w:id="411" w:author="Marina Bartolome" w:date="2025-12-15T14:10:00Z"/>
          <w:rFonts w:ascii="Times New Roman" w:hAnsi="Times New Roman" w:cs="Times New Roman"/>
          <w:color w:val="auto"/>
          <w:sz w:val="20"/>
          <w:szCs w:val="20"/>
          <w:lang w:val="en-US"/>
        </w:rPr>
        <w:pPrChange w:id="412" w:author="Marina Bartolome" w:date="2025-12-15T14:11:00Z">
          <w:pPr>
            <w:pStyle w:val="Ttulo2"/>
          </w:pPr>
        </w:pPrChange>
      </w:pPr>
      <w:ins w:id="413" w:author="Marina Bartolome" w:date="2025-12-15T14:11:00Z">
        <w:r>
          <w:rPr>
            <w:rFonts w:ascii="Times New Roman" w:hAnsi="Times New Roman" w:cs="Times New Roman"/>
            <w:sz w:val="20"/>
            <w:szCs w:val="20"/>
            <w:lang w:val="en-US"/>
          </w:rPr>
          <w:tab/>
        </w:r>
      </w:ins>
      <w:ins w:id="414" w:author="Marina Bartolome" w:date="2025-12-15T14:10:00Z">
        <w:r w:rsidRPr="004255FD">
          <w:rPr>
            <w:rFonts w:ascii="Times New Roman" w:hAnsi="Times New Roman" w:cs="Times New Roman"/>
            <w:sz w:val="20"/>
            <w:szCs w:val="20"/>
            <w:lang w:val="en-US"/>
          </w:rPr>
          <w:t>Dual-role (victim–perpetrator) cases were identified using a conservative AND-ensemble that flagged an individual as overlap only when both the victim and perpetrator classifiers returned positive predictions. This conjunction preserves high sensitivity while substantially reducing false positives, yielding a parsimonious and fully transparent detection rule. Formally, overlap status was assigned only when both binary outputs were equal to one. This strategy avoids the instability that would arise from directly training a model on the overlap label, which is characterized by extreme class imbalance, and instead leverages two better-balanced learning problems whose conjunction isolates the highest-risk cases. The resulting ensemble maintains interpretability, stabilizes optimization, and is well suited for screening and triage in applied settings, where missing a high-risk adolescent carries substantially greater cost than investigating a false alarm.</w:t>
        </w:r>
      </w:ins>
    </w:p>
    <w:p w14:paraId="6D999A7A" w14:textId="77777777" w:rsidR="004255FD" w:rsidRPr="004255FD" w:rsidRDefault="004255FD">
      <w:pPr>
        <w:spacing w:line="480" w:lineRule="auto"/>
        <w:rPr>
          <w:ins w:id="415" w:author="Marina Bartolome" w:date="2025-12-15T14:10:00Z"/>
          <w:lang w:val="en-US"/>
          <w:rPrChange w:id="416" w:author="Marina Bartolome" w:date="2025-12-15T14:10:00Z">
            <w:rPr>
              <w:ins w:id="417" w:author="Marina Bartolome" w:date="2025-12-15T14:10:00Z"/>
              <w:rFonts w:ascii="Times New Roman" w:hAnsi="Times New Roman" w:cs="Times New Roman"/>
              <w:color w:val="auto"/>
              <w:sz w:val="20"/>
              <w:szCs w:val="20"/>
              <w:lang w:val="en-US"/>
            </w:rPr>
          </w:rPrChange>
        </w:rPr>
        <w:pPrChange w:id="418" w:author="Marina Bartolome" w:date="2025-12-15T14:11:00Z">
          <w:pPr>
            <w:pStyle w:val="Ttulo2"/>
          </w:pPr>
        </w:pPrChange>
      </w:pPr>
    </w:p>
    <w:p w14:paraId="25107741" w14:textId="77777777" w:rsidR="004255FD" w:rsidRDefault="004255FD">
      <w:pPr>
        <w:pStyle w:val="Ttulo2"/>
        <w:spacing w:line="480" w:lineRule="auto"/>
        <w:rPr>
          <w:ins w:id="419" w:author="Marina Bartolome" w:date="2025-12-15T14:13:00Z"/>
        </w:rPr>
        <w:pPrChange w:id="420" w:author="Marina Bartolome" w:date="2025-12-15T14:13:00Z">
          <w:pPr>
            <w:pStyle w:val="Ttulo2"/>
          </w:pPr>
        </w:pPrChange>
      </w:pPr>
      <w:ins w:id="421" w:author="Marina Bartolome" w:date="2025-12-15T14:13:00Z">
        <w:r w:rsidRPr="00402465">
          <w:rPr>
            <w:rFonts w:ascii="Times New Roman" w:hAnsi="Times New Roman" w:cs="Times New Roman"/>
            <w:color w:val="auto"/>
            <w:sz w:val="20"/>
            <w:szCs w:val="20"/>
            <w:lang w:val="en-US"/>
          </w:rPr>
          <w:lastRenderedPageBreak/>
          <w:t xml:space="preserve">Model </w:t>
        </w:r>
        <w:r>
          <w:rPr>
            <w:rFonts w:ascii="Times New Roman" w:hAnsi="Times New Roman" w:cs="Times New Roman"/>
            <w:color w:val="auto"/>
            <w:sz w:val="20"/>
            <w:szCs w:val="20"/>
            <w:lang w:val="en-US"/>
          </w:rPr>
          <w:t>Explainability (XAI)</w:t>
        </w:r>
        <w:r w:rsidRPr="004255FD">
          <w:t xml:space="preserve"> </w:t>
        </w:r>
      </w:ins>
    </w:p>
    <w:p w14:paraId="7E44F8AB" w14:textId="5A17566F" w:rsidR="004255FD" w:rsidRPr="004255FD" w:rsidRDefault="004255FD">
      <w:pPr>
        <w:pStyle w:val="Ttulo2"/>
        <w:spacing w:line="480" w:lineRule="auto"/>
        <w:rPr>
          <w:ins w:id="422" w:author="Marina Bartolome" w:date="2025-12-15T14:13:00Z"/>
          <w:rFonts w:ascii="Times New Roman" w:hAnsi="Times New Roman" w:cs="Times New Roman"/>
          <w:b w:val="0"/>
          <w:bCs/>
          <w:color w:val="auto"/>
          <w:sz w:val="20"/>
          <w:szCs w:val="20"/>
          <w:lang w:val="en-US"/>
          <w:rPrChange w:id="423" w:author="Marina Bartolome" w:date="2025-12-15T14:13:00Z">
            <w:rPr>
              <w:ins w:id="424" w:author="Marina Bartolome" w:date="2025-12-15T14:13:00Z"/>
              <w:rFonts w:ascii="Times New Roman" w:hAnsi="Times New Roman" w:cs="Times New Roman"/>
              <w:color w:val="auto"/>
              <w:sz w:val="20"/>
              <w:szCs w:val="20"/>
              <w:lang w:val="en-US"/>
            </w:rPr>
          </w:rPrChange>
        </w:rPr>
        <w:pPrChange w:id="425" w:author="Marina Bartolome" w:date="2025-12-15T14:13:00Z">
          <w:pPr>
            <w:pStyle w:val="Ttulo2"/>
          </w:pPr>
        </w:pPrChange>
      </w:pPr>
      <w:ins w:id="426" w:author="Marina Bartolome" w:date="2025-12-15T14:13:00Z">
        <w:r w:rsidRPr="004255FD">
          <w:rPr>
            <w:rFonts w:ascii="Times New Roman" w:hAnsi="Times New Roman" w:cs="Times New Roman"/>
            <w:b w:val="0"/>
            <w:bCs/>
            <w:color w:val="auto"/>
            <w:sz w:val="20"/>
            <w:szCs w:val="20"/>
            <w:lang w:val="en-US"/>
            <w:rPrChange w:id="427" w:author="Marina Bartolome" w:date="2025-12-15T14:13:00Z">
              <w:rPr>
                <w:rFonts w:ascii="Times New Roman" w:hAnsi="Times New Roman" w:cs="Times New Roman"/>
                <w:color w:val="auto"/>
                <w:sz w:val="20"/>
                <w:szCs w:val="20"/>
                <w:lang w:val="en-US"/>
              </w:rPr>
            </w:rPrChange>
          </w:rPr>
          <w:t>Model explainability was addressed for each component of the framework to ensure that predictions could be traced back to the original global predictors. For the victim classifier, the cost–complexity–pruned decision tree reduces to a single split in principal-component space, governed by a threshold on the second principal component (PC2). Because the model consists of only one decision rule, its behavior is fully transparent. Contributions of the original predictors were recovered by algebraically back-projecting the PC-based split into raw-variable space, inverting preprocessing transformations and normalizing coefficients to obtain unit-free importance weights. This procedure yields, for each predictor, a direction of effect and a relative contribution to victim classification, which are reported in Table 10.</w:t>
        </w:r>
      </w:ins>
    </w:p>
    <w:p w14:paraId="4BEF1096" w14:textId="4723A66A" w:rsidR="004255FD" w:rsidRPr="004255FD" w:rsidRDefault="004255FD">
      <w:pPr>
        <w:pStyle w:val="Ttulo2"/>
        <w:spacing w:line="480" w:lineRule="auto"/>
        <w:rPr>
          <w:ins w:id="428" w:author="Marina Bartolome" w:date="2025-12-15T14:13:00Z"/>
          <w:rFonts w:ascii="Times New Roman" w:hAnsi="Times New Roman" w:cs="Times New Roman"/>
          <w:b w:val="0"/>
          <w:bCs/>
          <w:color w:val="auto"/>
          <w:sz w:val="20"/>
          <w:szCs w:val="20"/>
          <w:lang w:val="en-US"/>
          <w:rPrChange w:id="429" w:author="Marina Bartolome" w:date="2025-12-15T14:13:00Z">
            <w:rPr>
              <w:ins w:id="430" w:author="Marina Bartolome" w:date="2025-12-15T14:13:00Z"/>
              <w:rFonts w:ascii="Times New Roman" w:hAnsi="Times New Roman" w:cs="Times New Roman"/>
              <w:color w:val="auto"/>
              <w:sz w:val="20"/>
              <w:szCs w:val="20"/>
              <w:lang w:val="en-US"/>
            </w:rPr>
          </w:rPrChange>
        </w:rPr>
        <w:pPrChange w:id="431" w:author="Marina Bartolome" w:date="2025-12-15T14:13:00Z">
          <w:pPr>
            <w:pStyle w:val="Ttulo2"/>
          </w:pPr>
        </w:pPrChange>
      </w:pPr>
      <w:ins w:id="432" w:author="Marina Bartolome" w:date="2025-12-15T14:13:00Z">
        <w:r>
          <w:rPr>
            <w:rFonts w:ascii="Times New Roman" w:hAnsi="Times New Roman" w:cs="Times New Roman"/>
            <w:b w:val="0"/>
            <w:bCs/>
            <w:color w:val="auto"/>
            <w:sz w:val="20"/>
            <w:szCs w:val="20"/>
            <w:lang w:val="en-US"/>
          </w:rPr>
          <w:tab/>
        </w:r>
        <w:r w:rsidRPr="004255FD">
          <w:rPr>
            <w:rFonts w:ascii="Times New Roman" w:hAnsi="Times New Roman" w:cs="Times New Roman"/>
            <w:b w:val="0"/>
            <w:bCs/>
            <w:color w:val="auto"/>
            <w:sz w:val="20"/>
            <w:szCs w:val="20"/>
            <w:lang w:val="en-US"/>
            <w:rPrChange w:id="433" w:author="Marina Bartolome" w:date="2025-12-15T14:13:00Z">
              <w:rPr>
                <w:rFonts w:ascii="Times New Roman" w:hAnsi="Times New Roman" w:cs="Times New Roman"/>
                <w:color w:val="auto"/>
                <w:sz w:val="20"/>
                <w:szCs w:val="20"/>
                <w:lang w:val="en-US"/>
              </w:rPr>
            </w:rPrChange>
          </w:rPr>
          <w:t>Explainability for the perpetrator classifier was derived using a two-step procedure that preserves the neural network’s non-linear structure while enabling interpretation at the level of the original predictors. First, Shapley values were computed for each principal component to quantify their global contribution to the network’s output. These component-level importances were then propagated back to the engineered predictors using the PCA loading matrix, producing signed variable-level contributions and normalized importance shares. The resulting rankings of principal components and original predictors are reported in Tables 11 and 12, respectively.</w:t>
        </w:r>
      </w:ins>
    </w:p>
    <w:p w14:paraId="645420CE" w14:textId="3FE5E053" w:rsidR="00924E07" w:rsidRPr="004255FD" w:rsidDel="004255FD" w:rsidRDefault="004255FD">
      <w:pPr>
        <w:spacing w:after="0" w:line="480" w:lineRule="auto"/>
        <w:ind w:firstLine="720"/>
        <w:rPr>
          <w:moveFrom w:id="434" w:author="Marina Bartolome" w:date="2025-12-15T14:09:00Z"/>
          <w:rFonts w:ascii="Times New Roman" w:hAnsi="Times New Roman" w:cs="Times New Roman"/>
          <w:bCs/>
          <w:sz w:val="20"/>
          <w:szCs w:val="20"/>
          <w:lang w:val="en-US"/>
          <w:rPrChange w:id="435" w:author="Marina Bartolome" w:date="2025-12-15T14:13:00Z">
            <w:rPr>
              <w:moveFrom w:id="436" w:author="Marina Bartolome" w:date="2025-12-15T14:09:00Z"/>
              <w:rFonts w:ascii="Times New Roman" w:hAnsi="Times New Roman" w:cs="Times New Roman"/>
              <w:color w:val="000000" w:themeColor="text1"/>
              <w:sz w:val="20"/>
              <w:szCs w:val="20"/>
              <w:lang w:val="en-US"/>
            </w:rPr>
          </w:rPrChange>
        </w:rPr>
      </w:pPr>
      <w:ins w:id="437" w:author="Marina Bartolome" w:date="2025-12-15T14:13:00Z">
        <w:r>
          <w:rPr>
            <w:rFonts w:ascii="Times New Roman" w:hAnsi="Times New Roman" w:cs="Times New Roman"/>
            <w:b/>
            <w:bCs/>
            <w:sz w:val="20"/>
            <w:szCs w:val="20"/>
            <w:lang w:val="en-US"/>
          </w:rPr>
          <w:tab/>
        </w:r>
        <w:r w:rsidRPr="004255FD">
          <w:rPr>
            <w:rFonts w:ascii="Times New Roman" w:hAnsi="Times New Roman" w:cs="Times New Roman"/>
            <w:b/>
            <w:bCs/>
            <w:sz w:val="20"/>
            <w:szCs w:val="20"/>
            <w:lang w:val="en-US"/>
            <w:rPrChange w:id="438" w:author="Marina Bartolome" w:date="2025-12-15T14:13:00Z">
              <w:rPr>
                <w:rFonts w:ascii="Times New Roman" w:hAnsi="Times New Roman" w:cs="Times New Roman"/>
                <w:sz w:val="20"/>
                <w:szCs w:val="20"/>
                <w:lang w:val="en-US"/>
              </w:rPr>
            </w:rPrChange>
          </w:rPr>
          <w:t>For the overlap classifier, feature importance was derived by integrating the explanations of the two base models combined through the logical AND rule. When a predictor appeared in both models, its direction and weight were reconciled by comparing contributions across classifiers: concordant effects were summed, while discordant effects were netted, retaining the dominant direction. Final weights were rescaled to sum to one. The resulting ensemble-level importances, presented in Table 13, preserve the interpretability of the decision tree while incorporating the broader signal captured by the neural network, yielding a transparent account of the predictors driving dual-role classification.</w:t>
        </w:r>
      </w:ins>
      <w:moveFromRangeStart w:id="439" w:author="Marina Bartolome" w:date="2025-12-15T14:09:00Z" w:name="move216700157"/>
      <w:moveFrom w:id="440" w:author="Marina Bartolome" w:date="2025-12-15T14:09:00Z">
        <w:r w:rsidR="00924E07" w:rsidRPr="004255FD" w:rsidDel="004255FD">
          <w:rPr>
            <w:rFonts w:ascii="Times New Roman" w:hAnsi="Times New Roman" w:cs="Times New Roman"/>
            <w:color w:val="000000" w:themeColor="text1"/>
            <w:sz w:val="20"/>
            <w:szCs w:val="20"/>
            <w:lang w:val="en-US"/>
          </w:rPr>
          <w:t xml:space="preserve">The modelling strategy pursued two complementary goals: (i) maximize sensitivity to both victimization and offending </w:t>
        </w:r>
        <w:r w:rsidR="00924E07" w:rsidRPr="004255FD" w:rsidDel="004255FD">
          <w:rPr>
            <w:rFonts w:ascii="Times New Roman" w:hAnsi="Times New Roman" w:cs="Times New Roman"/>
            <w:i/>
            <w:color w:val="000000" w:themeColor="text1"/>
            <w:sz w:val="20"/>
            <w:szCs w:val="20"/>
            <w:lang w:val="en-US"/>
          </w:rPr>
          <w:t>(high recall for the positive class)</w:t>
        </w:r>
        <w:r w:rsidR="00924E07" w:rsidRPr="004255FD" w:rsidDel="004255FD">
          <w:rPr>
            <w:rFonts w:ascii="Times New Roman" w:hAnsi="Times New Roman" w:cs="Times New Roman"/>
            <w:color w:val="000000" w:themeColor="text1"/>
            <w:sz w:val="20"/>
            <w:szCs w:val="20"/>
            <w:lang w:val="en-US"/>
          </w:rPr>
          <w:t xml:space="preserve"> and (ii) keep model complexity low enough for frontline interpretability</w:t>
        </w:r>
        <w:r w:rsidR="003D2663" w:rsidRPr="004255FD" w:rsidDel="004255FD">
          <w:rPr>
            <w:rFonts w:ascii="Times New Roman" w:hAnsi="Times New Roman" w:cs="Times New Roman"/>
            <w:color w:val="000000" w:themeColor="text1"/>
            <w:sz w:val="20"/>
            <w:szCs w:val="20"/>
            <w:lang w:val="en-US"/>
          </w:rPr>
          <w:t>.</w:t>
        </w:r>
        <w:r w:rsidR="00924E07" w:rsidRPr="004255FD" w:rsidDel="004255FD">
          <w:rPr>
            <w:rFonts w:ascii="Times New Roman" w:hAnsi="Times New Roman" w:cs="Times New Roman"/>
            <w:color w:val="000000" w:themeColor="text1"/>
            <w:sz w:val="20"/>
            <w:szCs w:val="20"/>
            <w:lang w:val="en-US"/>
          </w:rPr>
          <w:t xml:space="preserve"> </w:t>
        </w:r>
        <w:ins w:id="441" w:author="Oriol" w:date="2025-10-15T15:31:00Z">
          <w:r w:rsidR="003733A2" w:rsidRPr="004255FD" w:rsidDel="004255FD">
            <w:rPr>
              <w:rFonts w:ascii="Times New Roman" w:hAnsi="Times New Roman" w:cs="Times New Roman"/>
              <w:color w:val="000000" w:themeColor="text1"/>
              <w:sz w:val="20"/>
              <w:szCs w:val="20"/>
              <w:lang w:val="en-US"/>
            </w:rPr>
            <w:t>All model training processes were conducted in collaboration with the eAlicia AI research team.</w:t>
          </w:r>
        </w:ins>
      </w:moveFrom>
    </w:p>
    <w:p w14:paraId="0A7B78D3" w14:textId="26EF03C4" w:rsidR="00924E07" w:rsidRPr="00924E07" w:rsidDel="004255FD" w:rsidRDefault="00924E07">
      <w:pPr>
        <w:pStyle w:val="Ttulo3"/>
        <w:spacing w:line="480" w:lineRule="auto"/>
        <w:rPr>
          <w:moveFrom w:id="442" w:author="Marina Bartolome" w:date="2025-12-15T14:09:00Z"/>
          <w:rFonts w:ascii="Times New Roman" w:hAnsi="Times New Roman" w:cs="Times New Roman"/>
          <w:color w:val="auto"/>
          <w:sz w:val="20"/>
          <w:szCs w:val="20"/>
          <w:lang w:val="en-US"/>
        </w:rPr>
        <w:pPrChange w:id="443" w:author="Marina Bartolome" w:date="2025-12-15T14:13:00Z">
          <w:pPr>
            <w:pStyle w:val="Ttulo3"/>
          </w:pPr>
        </w:pPrChange>
      </w:pPr>
      <w:moveFrom w:id="444" w:author="Marina Bartolome" w:date="2025-12-15T14:09:00Z">
        <w:r w:rsidRPr="00924E07" w:rsidDel="004255FD">
          <w:rPr>
            <w:rFonts w:ascii="Times New Roman" w:hAnsi="Times New Roman" w:cs="Times New Roman"/>
            <w:color w:val="auto"/>
            <w:sz w:val="20"/>
            <w:szCs w:val="20"/>
            <w:lang w:val="en-US"/>
          </w:rPr>
          <w:t>3.</w:t>
        </w:r>
        <w:r w:rsidDel="004255FD">
          <w:rPr>
            <w:rFonts w:ascii="Times New Roman" w:hAnsi="Times New Roman" w:cs="Times New Roman"/>
            <w:color w:val="auto"/>
            <w:sz w:val="20"/>
            <w:szCs w:val="20"/>
            <w:lang w:val="en-US"/>
          </w:rPr>
          <w:t>4</w:t>
        </w:r>
        <w:r w:rsidRPr="00924E07" w:rsidDel="004255FD">
          <w:rPr>
            <w:rFonts w:ascii="Times New Roman" w:hAnsi="Times New Roman" w:cs="Times New Roman"/>
            <w:color w:val="auto"/>
            <w:sz w:val="20"/>
            <w:szCs w:val="20"/>
            <w:lang w:val="en-US"/>
          </w:rPr>
          <w:t>.1. Victim Classifier</w:t>
        </w:r>
      </w:moveFrom>
    </w:p>
    <w:p w14:paraId="560A9D71" w14:textId="14998918" w:rsidR="00EE0F51" w:rsidRPr="003333C7" w:rsidDel="004255FD" w:rsidRDefault="00EE0F51">
      <w:pPr>
        <w:spacing w:before="100" w:beforeAutospacing="1" w:after="100" w:afterAutospacing="1" w:line="480" w:lineRule="auto"/>
        <w:ind w:firstLine="720"/>
        <w:rPr>
          <w:moveFrom w:id="445" w:author="Marina Bartolome" w:date="2025-12-15T14:09:00Z"/>
          <w:rFonts w:ascii="Times New Roman" w:eastAsia="Times New Roman" w:hAnsi="Times New Roman" w:cs="Times New Roman"/>
          <w:sz w:val="20"/>
          <w:szCs w:val="20"/>
          <w:lang w:val="en-US" w:eastAsia="es-ES"/>
        </w:rPr>
      </w:pPr>
      <w:moveFrom w:id="446" w:author="Marina Bartolome" w:date="2025-12-15T14:09:00Z">
        <w:r w:rsidRPr="003333C7" w:rsidDel="004255FD">
          <w:rPr>
            <w:rFonts w:ascii="Times New Roman" w:eastAsia="Times New Roman" w:hAnsi="Times New Roman" w:cs="Times New Roman"/>
            <w:b/>
            <w:bCs/>
            <w:sz w:val="20"/>
            <w:szCs w:val="20"/>
            <w:lang w:val="en-US" w:eastAsia="es-ES"/>
          </w:rPr>
          <w:t>Model and rationale.</w:t>
        </w:r>
        <w:r w:rsidRPr="003333C7" w:rsidDel="004255FD">
          <w:rPr>
            <w:rFonts w:ascii="Times New Roman" w:eastAsia="Times New Roman" w:hAnsi="Times New Roman" w:cs="Times New Roman"/>
            <w:sz w:val="20"/>
            <w:szCs w:val="20"/>
            <w:lang w:val="en-US" w:eastAsia="es-ES"/>
          </w:rPr>
          <w:t xml:space="preserve"> A decision tree classifier was trained on the first K=18 principal components, which together explain approximately 95% of the variance. To maximize interpretability while controlling variance, the tree was pruned using cost–complexity pruning </w:t>
        </w:r>
        <w:r w:rsidRPr="003333C7" w:rsidDel="004255FD">
          <w:rPr>
            <w:rFonts w:ascii="Times New Roman" w:eastAsia="Times New Roman" w:hAnsi="Times New Roman" w:cs="Times New Roman"/>
            <w:b/>
            <w:bCs/>
            <w:sz w:val="20"/>
            <w:szCs w:val="20"/>
            <w:lang w:val="en-US" w:eastAsia="es-ES"/>
          </w:rPr>
          <w:t xml:space="preserve"> (eq.4)</w:t>
        </w:r>
        <w:r w:rsidRPr="003333C7" w:rsidDel="004255FD">
          <w:rPr>
            <w:rFonts w:ascii="Times New Roman" w:eastAsia="Times New Roman" w:hAnsi="Times New Roman" w:cs="Times New Roman"/>
            <w:sz w:val="20"/>
            <w:szCs w:val="20"/>
            <w:lang w:val="en-US" w:eastAsia="es-ES"/>
          </w:rPr>
          <w:t>. The resulting model is extremely sparse—a depth-1 stump—providing transparent, rule-based predictions (</w:t>
        </w:r>
        <w:r w:rsidRPr="003333C7" w:rsidDel="004255FD">
          <w:rPr>
            <w:rFonts w:ascii="Times New Roman" w:eastAsia="Times New Roman" w:hAnsi="Times New Roman" w:cs="Times New Roman"/>
            <w:b/>
            <w:bCs/>
            <w:sz w:val="20"/>
            <w:szCs w:val="20"/>
            <w:lang w:val="en-US" w:eastAsia="es-ES"/>
          </w:rPr>
          <w:t>Fig. 1</w:t>
        </w:r>
        <w:r w:rsidRPr="003333C7" w:rsidDel="004255FD">
          <w:rPr>
            <w:rFonts w:ascii="Times New Roman" w:eastAsia="Times New Roman" w:hAnsi="Times New Roman" w:cs="Times New Roman"/>
            <w:sz w:val="20"/>
            <w:szCs w:val="20"/>
            <w:lang w:val="en-US" w:eastAsia="es-ES"/>
          </w:rPr>
          <w:t>).</w:t>
        </w:r>
      </w:moveFrom>
    </w:p>
    <w:p w14:paraId="7046DEDA" w14:textId="665797C6" w:rsidR="00EE0F51" w:rsidRPr="003333C7" w:rsidDel="004255FD" w:rsidRDefault="00EE0F51">
      <w:pPr>
        <w:spacing w:before="100" w:beforeAutospacing="1" w:after="100" w:afterAutospacing="1" w:line="480" w:lineRule="auto"/>
        <w:ind w:firstLine="720"/>
        <w:rPr>
          <w:moveFrom w:id="447" w:author="Marina Bartolome" w:date="2025-12-15T14:09:00Z"/>
          <w:rFonts w:ascii="Times New Roman" w:eastAsia="Times New Roman" w:hAnsi="Times New Roman" w:cs="Times New Roman"/>
          <w:sz w:val="20"/>
          <w:szCs w:val="20"/>
          <w:lang w:val="en-US" w:eastAsia="es-ES"/>
        </w:rPr>
      </w:pPr>
      <w:moveFrom w:id="448" w:author="Marina Bartolome" w:date="2025-12-15T14:09:00Z">
        <w:r w:rsidRPr="003333C7" w:rsidDel="004255FD">
          <w:rPr>
            <w:rFonts w:ascii="Times New Roman" w:eastAsia="Times New Roman" w:hAnsi="Times New Roman" w:cs="Times New Roman"/>
            <w:b/>
            <w:bCs/>
            <w:sz w:val="20"/>
            <w:szCs w:val="20"/>
            <w:lang w:val="en-US" w:eastAsia="es-ES"/>
          </w:rPr>
          <w:t>Model selection and tuning.</w:t>
        </w:r>
        <w:r w:rsidRPr="003333C7" w:rsidDel="004255FD">
          <w:rPr>
            <w:rFonts w:ascii="Times New Roman" w:eastAsia="Times New Roman" w:hAnsi="Times New Roman" w:cs="Times New Roman"/>
            <w:sz w:val="20"/>
            <w:szCs w:val="20"/>
            <w:lang w:val="en-US" w:eastAsia="es-ES"/>
          </w:rPr>
          <w:t xml:space="preserve"> A grid search over the pruning parameter identified the optimal value </w:t>
        </w:r>
        <w:r w:rsidRPr="00EE0F51" w:rsidDel="004255FD">
          <w:rPr>
            <w:rFonts w:ascii="Times New Roman" w:eastAsia="Times New Roman" w:hAnsi="Times New Roman" w:cs="Times New Roman"/>
            <w:sz w:val="20"/>
            <w:szCs w:val="20"/>
            <w:lang w:val="es-ES" w:eastAsia="es-ES"/>
          </w:rPr>
          <w:t>α</w:t>
        </w:r>
        <w:r w:rsidRPr="003333C7" w:rsidDel="004255FD">
          <w:rPr>
            <w:rFonts w:ascii="Cambria Math" w:eastAsia="Times New Roman" w:hAnsi="Cambria Math" w:cs="Cambria Math"/>
            <w:sz w:val="20"/>
            <w:szCs w:val="20"/>
            <w:lang w:val="en-US" w:eastAsia="es-ES"/>
          </w:rPr>
          <w:t>∗</w:t>
        </w:r>
        <w:r w:rsidRPr="003333C7" w:rsidDel="004255FD">
          <w:rPr>
            <w:rFonts w:ascii="Times New Roman" w:eastAsia="Times New Roman" w:hAnsi="Times New Roman" w:cs="Times New Roman"/>
            <w:sz w:val="20"/>
            <w:szCs w:val="20"/>
            <w:lang w:val="en-US" w:eastAsia="es-ES"/>
          </w:rPr>
          <w:t>=0.01495. This choice retains a single split on the second principal component (PC</w:t>
        </w:r>
        <w:r w:rsidRPr="003333C7" w:rsidDel="004255FD">
          <w:rPr>
            <w:rFonts w:ascii="Times New Roman" w:eastAsia="Times New Roman" w:hAnsi="Times New Roman" w:cs="Times New Roman"/>
            <w:sz w:val="20"/>
            <w:szCs w:val="20"/>
            <w:vertAlign w:val="subscript"/>
            <w:lang w:val="en-US" w:eastAsia="es-ES"/>
          </w:rPr>
          <w:t>2</w:t>
        </w:r>
        <w:r w:rsidRPr="003333C7" w:rsidDel="004255FD">
          <w:rPr>
            <w:rFonts w:ascii="Times New Roman" w:eastAsia="Times New Roman" w:hAnsi="Times New Roman" w:cs="Times New Roman"/>
            <w:sz w:val="20"/>
            <w:szCs w:val="20"/>
            <w:lang w:val="en-US" w:eastAsia="es-ES"/>
          </w:rPr>
          <w:t>) at a threshold of 0.54, yielding a minimal model without sacrificing recall.</w:t>
        </w:r>
      </w:moveFrom>
    </w:p>
    <w:p w14:paraId="69E03320" w14:textId="252D3B05" w:rsidR="00EE0F51" w:rsidRPr="003333C7" w:rsidDel="004255FD" w:rsidRDefault="00EE0F51">
      <w:pPr>
        <w:spacing w:before="100" w:beforeAutospacing="1" w:after="100" w:afterAutospacing="1" w:line="480" w:lineRule="auto"/>
        <w:ind w:firstLine="720"/>
        <w:rPr>
          <w:moveFrom w:id="449" w:author="Marina Bartolome" w:date="2025-12-15T14:09:00Z"/>
          <w:rFonts w:ascii="Times New Roman" w:eastAsia="Times New Roman" w:hAnsi="Times New Roman" w:cs="Times New Roman"/>
          <w:sz w:val="20"/>
          <w:szCs w:val="20"/>
          <w:lang w:val="en-US" w:eastAsia="es-ES"/>
        </w:rPr>
      </w:pPr>
      <w:moveFrom w:id="450" w:author="Marina Bartolome" w:date="2025-12-15T14:09:00Z">
        <w:r w:rsidRPr="003333C7" w:rsidDel="004255FD">
          <w:rPr>
            <w:rFonts w:ascii="Times New Roman" w:eastAsia="Times New Roman" w:hAnsi="Times New Roman" w:cs="Times New Roman"/>
            <w:b/>
            <w:bCs/>
            <w:sz w:val="20"/>
            <w:szCs w:val="20"/>
            <w:lang w:val="en-US" w:eastAsia="es-ES"/>
          </w:rPr>
          <w:t>Decision rule.</w:t>
        </w:r>
        <w:r w:rsidRPr="003333C7" w:rsidDel="004255FD">
          <w:rPr>
            <w:rFonts w:ascii="Times New Roman" w:eastAsia="Times New Roman" w:hAnsi="Times New Roman" w:cs="Times New Roman"/>
            <w:sz w:val="20"/>
            <w:szCs w:val="20"/>
            <w:lang w:val="en-US" w:eastAsia="es-ES"/>
          </w:rPr>
          <w:t xml:space="preserve"> The classifier comprises a single thresholding rule on PC</w:t>
        </w:r>
        <w:r w:rsidRPr="003333C7" w:rsidDel="004255FD">
          <w:rPr>
            <w:rFonts w:ascii="Times New Roman" w:eastAsia="Times New Roman" w:hAnsi="Times New Roman" w:cs="Times New Roman"/>
            <w:sz w:val="20"/>
            <w:szCs w:val="20"/>
            <w:vertAlign w:val="subscript"/>
            <w:lang w:val="en-US" w:eastAsia="es-ES"/>
          </w:rPr>
          <w:t>2</w:t>
        </w:r>
        <w:r w:rsidRPr="003333C7" w:rsidDel="004255FD">
          <w:rPr>
            <w:rFonts w:ascii="Times New Roman" w:eastAsia="Times New Roman" w:hAnsi="Times New Roman" w:cs="Times New Roman"/>
            <w:sz w:val="20"/>
            <w:szCs w:val="20"/>
            <w:lang w:val="en-US" w:eastAsia="es-ES"/>
          </w:rPr>
          <w:t>​: observations are assigned according to the side of the split relative to 0.54 (terminal-node class labels determined by in-sample majority).</w:t>
        </w:r>
      </w:moveFrom>
    </w:p>
    <w:p w14:paraId="7BDE7D0E" w14:textId="6F26D093" w:rsidR="00414B26" w:rsidRPr="00EE0F51" w:rsidDel="004255FD" w:rsidRDefault="00EE0F51">
      <w:pPr>
        <w:spacing w:before="100" w:beforeAutospacing="1" w:after="100" w:afterAutospacing="1" w:line="480" w:lineRule="auto"/>
        <w:ind w:firstLine="720"/>
        <w:rPr>
          <w:moveFrom w:id="451" w:author="Marina Bartolome" w:date="2025-12-15T14:09:00Z"/>
          <w:rFonts w:ascii="Times New Roman" w:hAnsi="Times New Roman" w:cs="Times New Roman"/>
          <w:sz w:val="18"/>
          <w:szCs w:val="18"/>
          <w:lang w:val="en-US"/>
        </w:rPr>
      </w:pPr>
      <w:moveFrom w:id="452" w:author="Marina Bartolome" w:date="2025-12-15T14:09:00Z">
        <w:r w:rsidRPr="003333C7" w:rsidDel="004255FD">
          <w:rPr>
            <w:rFonts w:ascii="Times New Roman" w:eastAsia="Times New Roman" w:hAnsi="Times New Roman" w:cs="Times New Roman"/>
            <w:b/>
            <w:bCs/>
            <w:sz w:val="20"/>
            <w:szCs w:val="20"/>
            <w:lang w:val="en-US" w:eastAsia="es-ES"/>
          </w:rPr>
          <w:t>Performance.</w:t>
        </w:r>
        <w:r w:rsidRPr="003333C7" w:rsidDel="004255FD">
          <w:rPr>
            <w:rFonts w:ascii="Times New Roman" w:eastAsia="Times New Roman" w:hAnsi="Times New Roman" w:cs="Times New Roman"/>
            <w:sz w:val="20"/>
            <w:szCs w:val="20"/>
            <w:lang w:val="en-US" w:eastAsia="es-ES"/>
          </w:rPr>
          <w:t xml:space="preserve"> On the hold-out set, the depth-1 model attains a recall of 0.91 for the victim class, combining high sensitivity with maximal transparency.</w:t>
        </w:r>
      </w:moveFrom>
    </w:p>
    <w:p w14:paraId="05E3AC80" w14:textId="5468DB2D" w:rsidR="00414B26" w:rsidDel="004255FD" w:rsidRDefault="00414B26">
      <w:pPr>
        <w:spacing w:after="0" w:line="480" w:lineRule="auto"/>
        <w:rPr>
          <w:moveFrom w:id="453" w:author="Marina Bartolome" w:date="2025-12-15T14:09:00Z"/>
          <w:rFonts w:ascii="Times New Roman" w:hAnsi="Times New Roman" w:cs="Times New Roman"/>
          <w:b/>
          <w:bCs/>
          <w:color w:val="000000" w:themeColor="text1"/>
          <w:sz w:val="20"/>
          <w:szCs w:val="20"/>
          <w:lang w:val="en-US"/>
        </w:rPr>
      </w:pPr>
      <w:moveFrom w:id="454" w:author="Marina Bartolome" w:date="2025-12-15T14:09:00Z">
        <w:r w:rsidRPr="00414B26" w:rsidDel="004255FD">
          <w:rPr>
            <w:rFonts w:ascii="Times New Roman" w:hAnsi="Times New Roman" w:cs="Times New Roman"/>
            <w:b/>
            <w:bCs/>
            <w:color w:val="000000" w:themeColor="text1"/>
            <w:sz w:val="20"/>
            <w:szCs w:val="20"/>
            <w:lang w:val="en-US"/>
          </w:rPr>
          <w:t>Fig</w:t>
        </w:r>
        <w:r w:rsidDel="004255FD">
          <w:rPr>
            <w:rFonts w:ascii="Times New Roman" w:hAnsi="Times New Roman" w:cs="Times New Roman"/>
            <w:b/>
            <w:bCs/>
            <w:color w:val="000000" w:themeColor="text1"/>
            <w:sz w:val="20"/>
            <w:szCs w:val="20"/>
            <w:lang w:val="en-US"/>
          </w:rPr>
          <w:t>.</w:t>
        </w:r>
        <w:r w:rsidRPr="00414B26" w:rsidDel="004255FD">
          <w:rPr>
            <w:rFonts w:ascii="Times New Roman" w:hAnsi="Times New Roman" w:cs="Times New Roman"/>
            <w:b/>
            <w:bCs/>
            <w:color w:val="000000" w:themeColor="text1"/>
            <w:sz w:val="20"/>
            <w:szCs w:val="20"/>
            <w:lang w:val="en-US"/>
          </w:rPr>
          <w:t>1</w:t>
        </w:r>
        <w:r w:rsidDel="004255FD">
          <w:rPr>
            <w:rFonts w:ascii="Times New Roman" w:hAnsi="Times New Roman" w:cs="Times New Roman"/>
            <w:b/>
            <w:bCs/>
            <w:color w:val="000000" w:themeColor="text1"/>
            <w:sz w:val="20"/>
            <w:szCs w:val="20"/>
            <w:lang w:val="en-US"/>
          </w:rPr>
          <w:t>.</w:t>
        </w:r>
      </w:moveFrom>
    </w:p>
    <w:p w14:paraId="44E3DF1D" w14:textId="1EA44E32" w:rsidR="00414B26" w:rsidRPr="00414B26" w:rsidDel="004255FD" w:rsidRDefault="00414B26">
      <w:pPr>
        <w:spacing w:after="0" w:line="480" w:lineRule="auto"/>
        <w:rPr>
          <w:moveFrom w:id="455" w:author="Marina Bartolome" w:date="2025-12-15T14:09:00Z"/>
          <w:rFonts w:ascii="Times New Roman" w:hAnsi="Times New Roman" w:cs="Times New Roman"/>
          <w:i/>
          <w:iCs/>
          <w:color w:val="000000" w:themeColor="text1"/>
          <w:sz w:val="20"/>
          <w:szCs w:val="20"/>
          <w:lang w:val="en-US"/>
        </w:rPr>
      </w:pPr>
      <w:commentRangeStart w:id="456"/>
      <w:moveFrom w:id="457" w:author="Marina Bartolome" w:date="2025-12-15T14:09:00Z">
        <w:r w:rsidRPr="00924E07" w:rsidDel="004255FD">
          <w:rPr>
            <w:noProof/>
            <w:lang w:val="en-US" w:eastAsia="en-US"/>
          </w:rPr>
          <w:drawing>
            <wp:anchor distT="0" distB="0" distL="114300" distR="114300" simplePos="0" relativeHeight="251658240" behindDoc="0" locked="0" layoutInCell="1" allowOverlap="1" wp14:anchorId="4FAE28A5" wp14:editId="3A452BC0">
              <wp:simplePos x="0" y="0"/>
              <wp:positionH relativeFrom="margin">
                <wp:posOffset>875030</wp:posOffset>
              </wp:positionH>
              <wp:positionV relativeFrom="paragraph">
                <wp:posOffset>375920</wp:posOffset>
              </wp:positionV>
              <wp:extent cx="3660775" cy="194818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0775" cy="1948180"/>
                      </a:xfrm>
                      <a:prstGeom prst="rect">
                        <a:avLst/>
                      </a:prstGeom>
                      <a:noFill/>
                      <a:ln>
                        <a:noFill/>
                      </a:ln>
                    </pic:spPr>
                  </pic:pic>
                </a:graphicData>
              </a:graphic>
            </wp:anchor>
          </w:drawing>
        </w:r>
        <w:commentRangeEnd w:id="456"/>
        <w:r w:rsidR="00DD15EA" w:rsidDel="004255FD">
          <w:rPr>
            <w:rStyle w:val="Refdecomentario"/>
          </w:rPr>
          <w:commentReference w:id="456"/>
        </w:r>
        <w:r w:rsidDel="004255FD">
          <w:rPr>
            <w:rFonts w:ascii="Times New Roman" w:hAnsi="Times New Roman" w:cs="Times New Roman"/>
            <w:i/>
            <w:iCs/>
            <w:color w:val="000000" w:themeColor="text1"/>
            <w:sz w:val="20"/>
            <w:szCs w:val="20"/>
            <w:lang w:val="en-US"/>
          </w:rPr>
          <w:t>Pruned decision Tree</w:t>
        </w:r>
      </w:moveFrom>
    </w:p>
    <w:p w14:paraId="705EE237" w14:textId="7F3311ED" w:rsidR="00924E07" w:rsidRPr="00924E07" w:rsidDel="004255FD" w:rsidRDefault="00924E07">
      <w:pPr>
        <w:pStyle w:val="Ttulo3"/>
        <w:spacing w:line="480" w:lineRule="auto"/>
        <w:rPr>
          <w:moveFrom w:id="458" w:author="Marina Bartolome" w:date="2025-12-15T14:09:00Z"/>
          <w:rFonts w:ascii="Times New Roman" w:hAnsi="Times New Roman" w:cs="Times New Roman"/>
          <w:color w:val="auto"/>
          <w:sz w:val="20"/>
          <w:szCs w:val="20"/>
          <w:lang w:val="en-US"/>
        </w:rPr>
        <w:pPrChange w:id="459" w:author="Marina Bartolome" w:date="2025-12-15T14:13:00Z">
          <w:pPr>
            <w:pStyle w:val="Ttulo3"/>
          </w:pPr>
        </w:pPrChange>
      </w:pPr>
      <w:moveFrom w:id="460" w:author="Marina Bartolome" w:date="2025-12-15T14:09:00Z">
        <w:r w:rsidRPr="00924E07" w:rsidDel="004255FD">
          <w:rPr>
            <w:rFonts w:ascii="Times New Roman" w:hAnsi="Times New Roman" w:cs="Times New Roman"/>
            <w:color w:val="auto"/>
            <w:sz w:val="20"/>
            <w:szCs w:val="20"/>
            <w:lang w:val="en-US"/>
          </w:rPr>
          <w:t>3.4.2. Perpetrator Classifier</w:t>
        </w:r>
      </w:moveFrom>
    </w:p>
    <w:p w14:paraId="19BE1B94" w14:textId="2DC010F5" w:rsidR="00DE2F07" w:rsidRPr="003333C7" w:rsidDel="004255FD" w:rsidRDefault="00DE2F07">
      <w:pPr>
        <w:spacing w:before="100" w:beforeAutospacing="1" w:after="100" w:afterAutospacing="1" w:line="480" w:lineRule="auto"/>
        <w:ind w:firstLine="720"/>
        <w:rPr>
          <w:moveFrom w:id="461" w:author="Marina Bartolome" w:date="2025-12-15T14:09:00Z"/>
          <w:rFonts w:ascii="Times New Roman" w:eastAsia="Times New Roman" w:hAnsi="Times New Roman" w:cs="Times New Roman"/>
          <w:sz w:val="20"/>
          <w:szCs w:val="20"/>
          <w:lang w:val="en-US" w:eastAsia="es-ES"/>
        </w:rPr>
      </w:pPr>
      <w:moveFrom w:id="462" w:author="Marina Bartolome" w:date="2025-12-15T14:09:00Z">
        <w:r w:rsidRPr="003333C7" w:rsidDel="004255FD">
          <w:rPr>
            <w:rFonts w:ascii="Times New Roman" w:eastAsia="Times New Roman" w:hAnsi="Times New Roman" w:cs="Times New Roman"/>
            <w:b/>
            <w:bCs/>
            <w:sz w:val="20"/>
            <w:szCs w:val="20"/>
            <w:lang w:val="en-US" w:eastAsia="es-ES"/>
          </w:rPr>
          <w:t>Model and rationale.</w:t>
        </w:r>
        <w:r w:rsidRPr="003333C7" w:rsidDel="004255FD">
          <w:rPr>
            <w:rFonts w:ascii="Times New Roman" w:eastAsia="Times New Roman" w:hAnsi="Times New Roman" w:cs="Times New Roman"/>
            <w:sz w:val="20"/>
            <w:szCs w:val="20"/>
            <w:lang w:val="en-US" w:eastAsia="es-ES"/>
          </w:rPr>
          <w:t xml:space="preserve"> A compact </w:t>
        </w:r>
        <w:commentRangeStart w:id="463"/>
        <w:commentRangeStart w:id="464"/>
        <w:r w:rsidRPr="003333C7" w:rsidDel="004255FD">
          <w:rPr>
            <w:rFonts w:ascii="Times New Roman" w:eastAsia="Times New Roman" w:hAnsi="Times New Roman" w:cs="Times New Roman"/>
            <w:sz w:val="20"/>
            <w:szCs w:val="20"/>
            <w:lang w:val="en-US" w:eastAsia="es-ES"/>
          </w:rPr>
          <w:t xml:space="preserve">feed-forward neural network </w:t>
        </w:r>
        <w:commentRangeEnd w:id="463"/>
        <w:r w:rsidR="00DD15EA" w:rsidDel="004255FD">
          <w:rPr>
            <w:rStyle w:val="Refdecomentario"/>
          </w:rPr>
          <w:commentReference w:id="463"/>
        </w:r>
        <w:commentRangeEnd w:id="464"/>
        <w:r w:rsidR="00F95903" w:rsidDel="004255FD">
          <w:rPr>
            <w:rStyle w:val="Refdecomentario"/>
          </w:rPr>
          <w:commentReference w:id="464"/>
        </w:r>
        <w:r w:rsidRPr="003333C7" w:rsidDel="004255FD">
          <w:rPr>
            <w:rFonts w:ascii="Times New Roman" w:eastAsia="Times New Roman" w:hAnsi="Times New Roman" w:cs="Times New Roman"/>
            <w:sz w:val="20"/>
            <w:szCs w:val="20"/>
            <w:lang w:val="en-US" w:eastAsia="es-ES"/>
          </w:rPr>
          <w:t>was trained on the first 22 principal components, which together explain approximately 99% of the variance. The model comprises roughly 2,000 trainable parameters, balancing expressive capacity with generalization, promoting stable optimization, and preserving interpretability while capturing relevant non-linear associations with perpetration.</w:t>
        </w:r>
      </w:moveFrom>
    </w:p>
    <w:p w14:paraId="2D34C8E5" w14:textId="62B9B75C" w:rsidR="00DE2F07" w:rsidRPr="003333C7" w:rsidDel="004255FD" w:rsidRDefault="00DE2F07">
      <w:pPr>
        <w:spacing w:before="100" w:beforeAutospacing="1" w:after="100" w:afterAutospacing="1" w:line="480" w:lineRule="auto"/>
        <w:ind w:firstLine="720"/>
        <w:rPr>
          <w:moveFrom w:id="465" w:author="Marina Bartolome" w:date="2025-12-15T14:09:00Z"/>
          <w:rFonts w:ascii="Times New Roman" w:eastAsia="Times New Roman" w:hAnsi="Times New Roman" w:cs="Times New Roman"/>
          <w:sz w:val="20"/>
          <w:szCs w:val="20"/>
          <w:lang w:val="en-US" w:eastAsia="es-ES"/>
        </w:rPr>
      </w:pPr>
      <w:moveFrom w:id="466" w:author="Marina Bartolome" w:date="2025-12-15T14:09:00Z">
        <w:r w:rsidRPr="003333C7" w:rsidDel="004255FD">
          <w:rPr>
            <w:rFonts w:ascii="Times New Roman" w:eastAsia="Times New Roman" w:hAnsi="Times New Roman" w:cs="Times New Roman"/>
            <w:b/>
            <w:bCs/>
            <w:sz w:val="20"/>
            <w:szCs w:val="20"/>
            <w:lang w:val="en-US" w:eastAsia="es-ES"/>
          </w:rPr>
          <w:t>Architecture.</w:t>
        </w:r>
        <w:r w:rsidRPr="003333C7" w:rsidDel="004255FD">
          <w:rPr>
            <w:rFonts w:ascii="Times New Roman" w:eastAsia="Times New Roman" w:hAnsi="Times New Roman" w:cs="Times New Roman"/>
            <w:sz w:val="20"/>
            <w:szCs w:val="20"/>
            <w:lang w:val="en-US" w:eastAsia="es-ES"/>
          </w:rPr>
          <w:t xml:space="preserve"> Let z</w:t>
        </w:r>
        <w:r w:rsidR="0036221E" w:rsidRPr="003333C7" w:rsidDel="004255FD">
          <w:rPr>
            <w:rFonts w:ascii="Times New Roman" w:eastAsia="Times New Roman" w:hAnsi="Times New Roman" w:cs="Times New Roman"/>
            <w:sz w:val="20"/>
            <w:szCs w:val="20"/>
            <w:lang w:val="en-US" w:eastAsia="es-ES"/>
          </w:rPr>
          <w:t xml:space="preserve"> </w:t>
        </w:r>
        <w:r w:rsidRPr="003333C7" w:rsidDel="004255FD">
          <w:rPr>
            <w:rFonts w:ascii="Cambria Math" w:eastAsia="Times New Roman" w:hAnsi="Cambria Math" w:cs="Cambria Math"/>
            <w:sz w:val="20"/>
            <w:szCs w:val="20"/>
            <w:lang w:val="en-US" w:eastAsia="es-ES"/>
          </w:rPr>
          <w:t>∈</w:t>
        </w:r>
        <w:r w:rsidR="0036221E" w:rsidRPr="003333C7" w:rsidDel="004255FD">
          <w:rPr>
            <w:rFonts w:ascii="Times New Roman" w:eastAsia="Times New Roman" w:hAnsi="Times New Roman" w:cs="Times New Roman"/>
            <w:sz w:val="20"/>
            <w:szCs w:val="20"/>
            <w:lang w:val="en-US" w:eastAsia="es-ES"/>
          </w:rPr>
          <w:t xml:space="preserve"> </w:t>
        </w:r>
        <w:r w:rsidRPr="003333C7" w:rsidDel="004255FD">
          <w:rPr>
            <w:rFonts w:ascii="Times New Roman" w:eastAsia="Times New Roman" w:hAnsi="Times New Roman" w:cs="Times New Roman"/>
            <w:sz w:val="20"/>
            <w:szCs w:val="20"/>
            <w:lang w:val="en-US" w:eastAsia="es-ES"/>
          </w:rPr>
          <w:t>R</w:t>
        </w:r>
        <w:r w:rsidR="0036221E" w:rsidRPr="003333C7" w:rsidDel="004255FD">
          <w:rPr>
            <w:rFonts w:ascii="Times New Roman" w:eastAsia="Times New Roman" w:hAnsi="Times New Roman" w:cs="Times New Roman"/>
            <w:sz w:val="20"/>
            <w:szCs w:val="20"/>
            <w:vertAlign w:val="superscript"/>
            <w:lang w:val="en-US" w:eastAsia="es-ES"/>
          </w:rPr>
          <w:t>22</w:t>
        </w:r>
        <w:r w:rsidR="0036221E" w:rsidRPr="003333C7" w:rsidDel="004255FD">
          <w:rPr>
            <w:rFonts w:ascii="Times New Roman" w:eastAsia="Times New Roman" w:hAnsi="Times New Roman" w:cs="Times New Roman"/>
            <w:sz w:val="20"/>
            <w:szCs w:val="20"/>
            <w:lang w:val="en-US" w:eastAsia="es-ES"/>
          </w:rPr>
          <w:t xml:space="preserve"> </w:t>
        </w:r>
        <w:r w:rsidRPr="003333C7" w:rsidDel="004255FD">
          <w:rPr>
            <w:rFonts w:ascii="Times New Roman" w:eastAsia="Times New Roman" w:hAnsi="Times New Roman" w:cs="Times New Roman"/>
            <w:sz w:val="20"/>
            <w:szCs w:val="20"/>
            <w:lang w:val="en-US" w:eastAsia="es-ES"/>
          </w:rPr>
          <w:t xml:space="preserve">denote the PCA </w:t>
        </w:r>
        <w:ins w:id="467" w:author="Microsoft Office User" w:date="2025-09-22T17:46:00Z">
          <w:r w:rsidR="00DD15EA" w:rsidDel="004255FD">
            <w:rPr>
              <w:rFonts w:ascii="Times New Roman" w:eastAsia="Times New Roman" w:hAnsi="Times New Roman" w:cs="Times New Roman"/>
              <w:sz w:val="20"/>
              <w:szCs w:val="20"/>
              <w:lang w:val="en-US" w:eastAsia="es-ES"/>
            </w:rPr>
            <w:t>(</w:t>
          </w:r>
          <w:commentRangeStart w:id="468"/>
          <w:commentRangeStart w:id="469"/>
          <w:r w:rsidR="00DD15EA" w:rsidDel="004255FD">
            <w:rPr>
              <w:rFonts w:ascii="Times New Roman" w:eastAsia="Times New Roman" w:hAnsi="Times New Roman" w:cs="Times New Roman"/>
              <w:sz w:val="20"/>
              <w:szCs w:val="20"/>
              <w:lang w:val="en-US" w:eastAsia="es-ES"/>
            </w:rPr>
            <w:t>Principal Component Analysis</w:t>
          </w:r>
          <w:commentRangeEnd w:id="468"/>
          <w:r w:rsidR="00DD15EA" w:rsidDel="004255FD">
            <w:rPr>
              <w:rStyle w:val="Refdecomentario"/>
            </w:rPr>
            <w:commentReference w:id="468"/>
          </w:r>
        </w:ins>
        <w:commentRangeEnd w:id="469"/>
        <w:r w:rsidR="00E217AA" w:rsidDel="004255FD">
          <w:rPr>
            <w:rStyle w:val="Refdecomentario"/>
          </w:rPr>
          <w:commentReference w:id="469"/>
        </w:r>
        <w:ins w:id="470" w:author="Microsoft Office User" w:date="2025-09-22T17:46:00Z">
          <w:r w:rsidR="00DD15EA" w:rsidDel="004255FD">
            <w:rPr>
              <w:rFonts w:ascii="Times New Roman" w:eastAsia="Times New Roman" w:hAnsi="Times New Roman" w:cs="Times New Roman"/>
              <w:sz w:val="20"/>
              <w:szCs w:val="20"/>
              <w:lang w:val="en-US" w:eastAsia="es-ES"/>
            </w:rPr>
            <w:t xml:space="preserve">) </w:t>
          </w:r>
        </w:ins>
        <w:r w:rsidRPr="003333C7" w:rsidDel="004255FD">
          <w:rPr>
            <w:rFonts w:ascii="Times New Roman" w:eastAsia="Times New Roman" w:hAnsi="Times New Roman" w:cs="Times New Roman"/>
            <w:sz w:val="20"/>
            <w:szCs w:val="20"/>
            <w:lang w:val="en-US" w:eastAsia="es-ES"/>
          </w:rPr>
          <w:t xml:space="preserve">input vector. The network consists of a hidden layer of 64 units with a linear activation, followed—during training only—by 10% dropout; a second hidden layer of 8 units with a sigmoid activation; and a single sigmoid output unit. The scalar output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 xml:space="preserve">y </m:t>
              </m:r>
            </m:e>
          </m:acc>
        </m:oMath>
        <w:r w:rsidRPr="003333C7" w:rsidDel="004255FD">
          <w:rPr>
            <w:rFonts w:ascii="Cambria Math" w:eastAsia="Times New Roman" w:hAnsi="Cambria Math" w:cs="Cambria Math"/>
            <w:sz w:val="20"/>
            <w:szCs w:val="20"/>
            <w:lang w:val="en-US" w:eastAsia="es-ES"/>
          </w:rPr>
          <w:t>∈</w:t>
        </w:r>
        <w:r w:rsidR="0036221E" w:rsidRPr="003333C7" w:rsidDel="004255FD">
          <w:rPr>
            <w:rFonts w:ascii="Times New Roman" w:eastAsia="Times New Roman" w:hAnsi="Times New Roman" w:cs="Times New Roman"/>
            <w:sz w:val="20"/>
            <w:szCs w:val="20"/>
            <w:lang w:val="en-US" w:eastAsia="es-ES"/>
          </w:rPr>
          <w:t xml:space="preserve"> </w:t>
        </w:r>
        <w:r w:rsidRPr="003333C7" w:rsidDel="004255FD">
          <w:rPr>
            <w:rFonts w:ascii="Times New Roman" w:eastAsia="Times New Roman" w:hAnsi="Times New Roman" w:cs="Times New Roman"/>
            <w:sz w:val="20"/>
            <w:szCs w:val="20"/>
            <w:lang w:val="en-US" w:eastAsia="es-ES"/>
          </w:rPr>
          <w:t xml:space="preserve">[0,1] is interpreted as the estimated probability of belonging to the perpetrator (positive) class. The complete forward pass is specified in </w:t>
        </w:r>
        <w:r w:rsidR="0036221E" w:rsidRPr="003333C7" w:rsidDel="004255FD">
          <w:rPr>
            <w:rFonts w:ascii="Times New Roman" w:eastAsia="Times New Roman" w:hAnsi="Times New Roman" w:cs="Times New Roman"/>
            <w:b/>
            <w:bCs/>
            <w:sz w:val="20"/>
            <w:szCs w:val="20"/>
            <w:lang w:val="en-US" w:eastAsia="es-ES"/>
          </w:rPr>
          <w:t>(eq.5</w:t>
        </w:r>
        <w:r w:rsidRPr="003333C7" w:rsidDel="004255FD">
          <w:rPr>
            <w:rFonts w:ascii="Times New Roman" w:eastAsia="Times New Roman" w:hAnsi="Times New Roman" w:cs="Times New Roman"/>
            <w:b/>
            <w:bCs/>
            <w:sz w:val="20"/>
            <w:szCs w:val="20"/>
            <w:lang w:val="en-US" w:eastAsia="es-ES"/>
          </w:rPr>
          <w:t>)</w:t>
        </w:r>
        <w:r w:rsidRPr="003333C7" w:rsidDel="004255FD">
          <w:rPr>
            <w:rFonts w:ascii="Times New Roman" w:eastAsia="Times New Roman" w:hAnsi="Times New Roman" w:cs="Times New Roman"/>
            <w:sz w:val="20"/>
            <w:szCs w:val="20"/>
            <w:lang w:val="en-US" w:eastAsia="es-ES"/>
          </w:rPr>
          <w:t>.</w:t>
        </w:r>
      </w:moveFrom>
    </w:p>
    <w:p w14:paraId="5D0BC1A5" w14:textId="78272156" w:rsidR="00DE2F07" w:rsidRPr="003333C7" w:rsidDel="004255FD" w:rsidRDefault="00DE2F07">
      <w:pPr>
        <w:spacing w:before="100" w:beforeAutospacing="1" w:after="100" w:afterAutospacing="1" w:line="480" w:lineRule="auto"/>
        <w:ind w:firstLine="720"/>
        <w:rPr>
          <w:moveFrom w:id="471" w:author="Marina Bartolome" w:date="2025-12-15T14:09:00Z"/>
          <w:rFonts w:ascii="Times New Roman" w:eastAsia="Times New Roman" w:hAnsi="Times New Roman" w:cs="Times New Roman"/>
          <w:sz w:val="20"/>
          <w:szCs w:val="20"/>
          <w:lang w:val="en-US" w:eastAsia="es-ES"/>
        </w:rPr>
      </w:pPr>
      <w:moveFrom w:id="472" w:author="Marina Bartolome" w:date="2025-12-15T14:09:00Z">
        <w:r w:rsidRPr="003333C7" w:rsidDel="004255FD">
          <w:rPr>
            <w:rFonts w:ascii="Times New Roman" w:eastAsia="Times New Roman" w:hAnsi="Times New Roman" w:cs="Times New Roman"/>
            <w:b/>
            <w:bCs/>
            <w:sz w:val="20"/>
            <w:szCs w:val="20"/>
            <w:lang w:val="en-US" w:eastAsia="es-ES"/>
          </w:rPr>
          <w:t>Regularization and tuning.</w:t>
        </w:r>
        <w:r w:rsidRPr="003333C7" w:rsidDel="004255FD">
          <w:rPr>
            <w:rFonts w:ascii="Times New Roman" w:eastAsia="Times New Roman" w:hAnsi="Times New Roman" w:cs="Times New Roman"/>
            <w:sz w:val="20"/>
            <w:szCs w:val="20"/>
            <w:lang w:val="en-US" w:eastAsia="es-ES"/>
          </w:rPr>
          <w:t xml:space="preserve"> Class imbalance and overfitting were addressed via inverse-prevalence class weighting, dropout, early stopping on validation recall, and a custom overfit-gap check. Hyperparameters were selected through grid search, prioritizing the simplest architecture that satisfied the target recall </w:t>
        </w:r>
        <w:r w:rsidRPr="003333C7" w:rsidDel="004255FD">
          <w:rPr>
            <w:rFonts w:ascii="Times New Roman" w:eastAsia="Times New Roman" w:hAnsi="Times New Roman" w:cs="Times New Roman"/>
            <w:b/>
            <w:bCs/>
            <w:sz w:val="20"/>
            <w:szCs w:val="20"/>
            <w:lang w:val="en-US" w:eastAsia="es-ES"/>
          </w:rPr>
          <w:t xml:space="preserve">(Table </w:t>
        </w:r>
        <w:r w:rsidR="0036221E" w:rsidRPr="003333C7" w:rsidDel="004255FD">
          <w:rPr>
            <w:rFonts w:ascii="Times New Roman" w:eastAsia="Times New Roman" w:hAnsi="Times New Roman" w:cs="Times New Roman"/>
            <w:b/>
            <w:bCs/>
            <w:sz w:val="20"/>
            <w:szCs w:val="20"/>
            <w:lang w:val="en-US" w:eastAsia="es-ES"/>
          </w:rPr>
          <w:t>4</w:t>
        </w:r>
        <w:r w:rsidRPr="003333C7" w:rsidDel="004255FD">
          <w:rPr>
            <w:rFonts w:ascii="Times New Roman" w:eastAsia="Times New Roman" w:hAnsi="Times New Roman" w:cs="Times New Roman"/>
            <w:b/>
            <w:bCs/>
            <w:sz w:val="20"/>
            <w:szCs w:val="20"/>
            <w:lang w:val="en-US" w:eastAsia="es-ES"/>
          </w:rPr>
          <w:t>)</w:t>
        </w:r>
        <w:r w:rsidRPr="003333C7" w:rsidDel="004255FD">
          <w:rPr>
            <w:rFonts w:ascii="Times New Roman" w:eastAsia="Times New Roman" w:hAnsi="Times New Roman" w:cs="Times New Roman"/>
            <w:sz w:val="20"/>
            <w:szCs w:val="20"/>
            <w:lang w:val="en-US" w:eastAsia="es-ES"/>
          </w:rPr>
          <w:t>.</w:t>
        </w:r>
      </w:moveFrom>
    </w:p>
    <w:p w14:paraId="2710C995" w14:textId="461328BE" w:rsidR="00DE2F07" w:rsidRPr="003333C7" w:rsidDel="004255FD" w:rsidRDefault="00DE2F07">
      <w:pPr>
        <w:spacing w:before="100" w:beforeAutospacing="1" w:after="100" w:afterAutospacing="1" w:line="480" w:lineRule="auto"/>
        <w:ind w:firstLine="720"/>
        <w:rPr>
          <w:moveFrom w:id="473" w:author="Marina Bartolome" w:date="2025-12-15T14:09:00Z"/>
          <w:rFonts w:ascii="Times New Roman" w:eastAsia="Times New Roman" w:hAnsi="Times New Roman" w:cs="Times New Roman"/>
          <w:sz w:val="20"/>
          <w:szCs w:val="20"/>
          <w:lang w:val="en-US" w:eastAsia="es-ES"/>
        </w:rPr>
      </w:pPr>
      <w:moveFrom w:id="474" w:author="Marina Bartolome" w:date="2025-12-15T14:09:00Z">
        <w:r w:rsidRPr="003333C7" w:rsidDel="004255FD">
          <w:rPr>
            <w:rFonts w:ascii="Times New Roman" w:eastAsia="Times New Roman" w:hAnsi="Times New Roman" w:cs="Times New Roman"/>
            <w:b/>
            <w:bCs/>
            <w:sz w:val="20"/>
            <w:szCs w:val="20"/>
            <w:lang w:val="en-US" w:eastAsia="es-ES"/>
          </w:rPr>
          <w:t>Performance.</w:t>
        </w:r>
        <w:r w:rsidRPr="003333C7" w:rsidDel="004255FD">
          <w:rPr>
            <w:rFonts w:ascii="Times New Roman" w:eastAsia="Times New Roman" w:hAnsi="Times New Roman" w:cs="Times New Roman"/>
            <w:sz w:val="20"/>
            <w:szCs w:val="20"/>
            <w:lang w:val="en-US" w:eastAsia="es-ES"/>
          </w:rPr>
          <w:t xml:space="preserve"> On the hold-out set, the classifier achieved a recall of 0.900 for the perpetrator class.</w:t>
        </w:r>
      </w:moveFrom>
    </w:p>
    <w:p w14:paraId="12AA8B78" w14:textId="1F3F4751" w:rsidR="00924E07" w:rsidRPr="003333C7" w:rsidDel="004255FD" w:rsidRDefault="00924E07">
      <w:pPr>
        <w:pStyle w:val="Ttulo3"/>
        <w:spacing w:line="480" w:lineRule="auto"/>
        <w:rPr>
          <w:moveFrom w:id="475" w:author="Marina Bartolome" w:date="2025-12-15T14:09:00Z"/>
          <w:rFonts w:ascii="Times New Roman" w:hAnsi="Times New Roman" w:cs="Times New Roman"/>
          <w:color w:val="auto"/>
          <w:sz w:val="20"/>
          <w:szCs w:val="20"/>
          <w:lang w:val="en-US"/>
        </w:rPr>
      </w:pPr>
      <w:moveFrom w:id="476" w:author="Marina Bartolome" w:date="2025-12-15T14:09:00Z">
        <w:r w:rsidRPr="003333C7" w:rsidDel="004255FD">
          <w:rPr>
            <w:rFonts w:ascii="Times New Roman" w:hAnsi="Times New Roman" w:cs="Times New Roman"/>
            <w:color w:val="auto"/>
            <w:sz w:val="20"/>
            <w:szCs w:val="20"/>
            <w:lang w:val="en-US"/>
          </w:rPr>
          <w:t>3.4.3. Overlap Classifier</w:t>
        </w:r>
      </w:moveFrom>
    </w:p>
    <w:p w14:paraId="207E5E4F" w14:textId="429D97A5" w:rsidR="003333C7" w:rsidRPr="003333C7" w:rsidDel="004255FD" w:rsidRDefault="003333C7">
      <w:pPr>
        <w:spacing w:line="480" w:lineRule="auto"/>
        <w:ind w:firstLine="720"/>
        <w:rPr>
          <w:moveFrom w:id="477" w:author="Marina Bartolome" w:date="2025-12-15T14:09:00Z"/>
          <w:rFonts w:ascii="Times New Roman" w:hAnsi="Times New Roman" w:cs="Times New Roman"/>
          <w:sz w:val="20"/>
          <w:szCs w:val="20"/>
        </w:rPr>
      </w:pPr>
      <w:moveFrom w:id="478" w:author="Marina Bartolome" w:date="2025-12-15T14:09:00Z">
        <w:r w:rsidRPr="003333C7" w:rsidDel="004255FD">
          <w:rPr>
            <w:rStyle w:val="Textoennegrita"/>
            <w:rFonts w:ascii="Times New Roman" w:hAnsi="Times New Roman" w:cs="Times New Roman"/>
            <w:sz w:val="20"/>
            <w:szCs w:val="20"/>
          </w:rPr>
          <w:t>Model and rationale.</w:t>
        </w:r>
        <w:r w:rsidRPr="003333C7" w:rsidDel="004255FD">
          <w:rPr>
            <w:rFonts w:ascii="Times New Roman" w:hAnsi="Times New Roman" w:cs="Times New Roman"/>
            <w:sz w:val="20"/>
            <w:szCs w:val="20"/>
          </w:rPr>
          <w:t xml:space="preserve"> Dual-role (victim–perpetrator) cases are identified via an </w:t>
        </w:r>
        <w:commentRangeStart w:id="479"/>
        <w:r w:rsidRPr="003333C7" w:rsidDel="004255FD">
          <w:rPr>
            <w:rFonts w:ascii="Times New Roman" w:hAnsi="Times New Roman" w:cs="Times New Roman"/>
            <w:sz w:val="20"/>
            <w:szCs w:val="20"/>
          </w:rPr>
          <w:t xml:space="preserve">AND-ensemble </w:t>
        </w:r>
        <w:commentRangeEnd w:id="479"/>
        <w:r w:rsidR="00DD15EA" w:rsidDel="004255FD">
          <w:rPr>
            <w:rStyle w:val="Refdecomentario"/>
          </w:rPr>
          <w:commentReference w:id="479"/>
        </w:r>
        <w:r w:rsidRPr="003333C7" w:rsidDel="004255FD">
          <w:rPr>
            <w:rFonts w:ascii="Times New Roman" w:hAnsi="Times New Roman" w:cs="Times New Roman"/>
            <w:sz w:val="20"/>
            <w:szCs w:val="20"/>
          </w:rPr>
          <w:t>that combines the base learners. A case is flagged as overlap only when both the victim classifier and the perpetrator classifier return positive decisions. This conjunction yields a recall-oriented yet parsimonious detector while preserving full transparency.</w:t>
        </w:r>
      </w:moveFrom>
    </w:p>
    <w:p w14:paraId="5E361F5B" w14:textId="31735DFD" w:rsidR="003333C7" w:rsidRPr="003333C7" w:rsidDel="004255FD" w:rsidRDefault="003333C7">
      <w:pPr>
        <w:spacing w:line="480" w:lineRule="auto"/>
        <w:ind w:firstLine="720"/>
        <w:rPr>
          <w:moveFrom w:id="480" w:author="Marina Bartolome" w:date="2025-12-15T14:09:00Z"/>
          <w:rFonts w:ascii="Times New Roman" w:hAnsi="Times New Roman" w:cs="Times New Roman"/>
          <w:sz w:val="20"/>
          <w:szCs w:val="20"/>
        </w:rPr>
      </w:pPr>
      <w:moveFrom w:id="481" w:author="Marina Bartolome" w:date="2025-12-15T14:09:00Z">
        <w:r w:rsidRPr="003333C7" w:rsidDel="004255FD">
          <w:rPr>
            <w:rStyle w:val="Textoennegrita"/>
            <w:rFonts w:ascii="Times New Roman" w:hAnsi="Times New Roman" w:cs="Times New Roman"/>
            <w:sz w:val="20"/>
            <w:szCs w:val="20"/>
          </w:rPr>
          <w:t>Construction.</w:t>
        </w:r>
        <w:r w:rsidRPr="003333C7" w:rsidDel="004255FD">
          <w:rPr>
            <w:rFonts w:ascii="Times New Roman" w:hAnsi="Times New Roman" w:cs="Times New Roman"/>
            <w:sz w:val="20"/>
            <w:szCs w:val="20"/>
          </w:rPr>
          <w:t xml:space="preserve"> Let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pv, </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 </m:t>
          </m:r>
          <m:r>
            <m:rPr>
              <m:sty m:val="p"/>
            </m:rPr>
            <w:rPr>
              <w:rFonts w:ascii="Cambria Math" w:hAnsi="Cambria Math" w:cs="Times New Roman"/>
              <w:sz w:val="20"/>
              <w:szCs w:val="20"/>
            </w:rPr>
            <m:t>∈ {0,1}</m:t>
          </m:r>
          <m:r>
            <m:rPr>
              <m:sty m:val="p"/>
            </m:rPr>
            <w:rPr>
              <w:rFonts w:ascii="Cambria Math" w:eastAsia="Cambria Math" w:hAnsi="Cambria Math" w:cs="Times New Roman"/>
              <w:color w:val="000000" w:themeColor="text1"/>
              <w:sz w:val="20"/>
              <w:szCs w:val="20"/>
              <w:lang w:val="en-US"/>
            </w:rPr>
            <m:t xml:space="preserve"> </m:t>
          </m:r>
        </m:oMath>
        <w:r w:rsidRPr="003333C7" w:rsidDel="004255FD">
          <w:rPr>
            <w:rFonts w:ascii="Times New Roman" w:hAnsi="Times New Roman" w:cs="Times New Roman"/>
            <w:sz w:val="20"/>
            <w:szCs w:val="20"/>
          </w:rPr>
          <w:t xml:space="preserve">denote the binary outputs of the victim decision tree </w:t>
        </w:r>
        <w:r w:rsidRPr="003333C7" w:rsidDel="004255FD">
          <w:rPr>
            <w:rStyle w:val="Textoennegrita"/>
            <w:rFonts w:ascii="Times New Roman" w:hAnsi="Times New Roman" w:cs="Times New Roman"/>
            <w:sz w:val="20"/>
            <w:szCs w:val="20"/>
          </w:rPr>
          <w:t>(eq.4)</w:t>
        </w:r>
        <w:r w:rsidRPr="003333C7" w:rsidDel="004255FD">
          <w:rPr>
            <w:rFonts w:ascii="Times New Roman" w:hAnsi="Times New Roman" w:cs="Times New Roman"/>
            <w:sz w:val="20"/>
            <w:szCs w:val="20"/>
          </w:rPr>
          <w:t xml:space="preserve"> and the perpetrator neural network </w:t>
        </w:r>
        <w:r w:rsidRPr="003333C7" w:rsidDel="004255FD">
          <w:rPr>
            <w:rStyle w:val="Textoennegrita"/>
            <w:rFonts w:ascii="Times New Roman" w:hAnsi="Times New Roman" w:cs="Times New Roman"/>
            <w:sz w:val="20"/>
            <w:szCs w:val="20"/>
          </w:rPr>
          <w:t>(eq.5)</w:t>
        </w:r>
        <w:r w:rsidRPr="003333C7" w:rsidDel="004255FD">
          <w:rPr>
            <w:rFonts w:ascii="Times New Roman" w:hAnsi="Times New Roman" w:cs="Times New Roman"/>
            <w:sz w:val="20"/>
            <w:szCs w:val="20"/>
          </w:rPr>
          <w:t>, respectively. The overlap prediction is defined by the logical conjunction</w:t>
        </w:r>
        <w:r w:rsidR="00E432CF" w:rsidDel="004255FD">
          <w:rPr>
            <w:rFonts w:ascii="Times New Roman" w:hAnsi="Times New Roman" w:cs="Times New Roman"/>
            <w:sz w:val="20"/>
            <w:szCs w:val="20"/>
          </w:rPr>
          <w:t xml:space="preserve"> </w:t>
        </w:r>
        <w:r w:rsidR="00E432CF" w:rsidRPr="00E432CF" w:rsidDel="004255FD">
          <w:rPr>
            <w:rFonts w:ascii="Times New Roman" w:hAnsi="Times New Roman" w:cs="Times New Roman"/>
            <w:b/>
            <w:bCs/>
            <w:sz w:val="20"/>
            <w:szCs w:val="20"/>
          </w:rPr>
          <w:t>(eq.6)</w:t>
        </w:r>
        <w:r w:rsidR="00E432CF" w:rsidDel="004255FD">
          <w:rPr>
            <w:rFonts w:ascii="Times New Roman" w:hAnsi="Times New Roman" w:cs="Times New Roman"/>
            <w:b/>
            <w:bCs/>
            <w:sz w:val="20"/>
            <w:szCs w:val="20"/>
          </w:rPr>
          <w:t xml:space="preserve"> </w:t>
        </w:r>
        <w:r w:rsidR="00E432CF" w:rsidRPr="00E432CF" w:rsidDel="004255FD">
          <w:rPr>
            <w:rFonts w:ascii="Cambria Math" w:eastAsia="Cambria Math" w:hAnsi="Cambria Math" w:cs="Times New Roman"/>
            <w:color w:val="000000" w:themeColor="text1"/>
            <w:sz w:val="20"/>
            <w:szCs w:val="20"/>
            <w:lang w:val="en-US"/>
          </w:rPr>
          <w:br/>
        </w: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vp=</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v = 1} ∧ </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p = 1}</m:t>
            </m:r>
          </m:oMath>
        </m:oMathPara>
      </w:moveFrom>
    </w:p>
    <w:p w14:paraId="5C66AC44" w14:textId="6348C748" w:rsidR="008E0BFD" w:rsidDel="004255FD" w:rsidRDefault="003333C7">
      <w:pPr>
        <w:spacing w:before="100" w:beforeAutospacing="1" w:after="100" w:afterAutospacing="1" w:line="480" w:lineRule="auto"/>
        <w:rPr>
          <w:ins w:id="482" w:author="Oriol" w:date="2025-09-23T13:31:00Z"/>
          <w:moveFrom w:id="483" w:author="Marina Bartolome" w:date="2025-12-15T14:09:00Z"/>
          <w:rFonts w:ascii="Times New Roman" w:eastAsia="Times New Roman" w:hAnsi="Times New Roman" w:cs="Times New Roman"/>
          <w:sz w:val="20"/>
          <w:szCs w:val="20"/>
          <w:lang w:val="en-US" w:eastAsia="es-ES"/>
        </w:rPr>
      </w:pPr>
      <w:moveFrom w:id="484" w:author="Marina Bartolome" w:date="2025-12-15T14:09:00Z">
        <w:r w:rsidRPr="003333C7" w:rsidDel="004255FD">
          <w:rPr>
            <w:rFonts w:ascii="Times New Roman" w:eastAsia="Times New Roman" w:hAnsi="Times New Roman" w:cs="Times New Roman"/>
            <w:sz w:val="20"/>
            <w:szCs w:val="20"/>
            <w:lang w:val="en-US" w:eastAsia="es-ES"/>
          </w:rPr>
          <w:t>This rule triggers only when both base models flag a case positive.</w:t>
        </w:r>
      </w:moveFrom>
    </w:p>
    <w:p w14:paraId="5AC9CF7B" w14:textId="6DB01C8E" w:rsidR="008E0BFD" w:rsidDel="004255FD" w:rsidRDefault="008E0BFD">
      <w:pPr>
        <w:spacing w:after="0" w:line="480" w:lineRule="auto"/>
        <w:rPr>
          <w:ins w:id="485" w:author="Oriol" w:date="2025-09-23T13:33:00Z"/>
          <w:moveFrom w:id="486" w:author="Marina Bartolome" w:date="2025-12-15T14:09:00Z"/>
          <w:rFonts w:ascii="Times New Roman" w:hAnsi="Times New Roman" w:cs="Times New Roman"/>
          <w:b/>
          <w:bCs/>
          <w:color w:val="000000" w:themeColor="text1"/>
          <w:sz w:val="20"/>
          <w:szCs w:val="20"/>
          <w:lang w:val="en-US"/>
        </w:rPr>
      </w:pPr>
      <w:moveFrom w:id="487" w:author="Marina Bartolome" w:date="2025-12-15T14:09:00Z">
        <w:ins w:id="488" w:author="Oriol" w:date="2025-09-23T13:33:00Z">
          <w:r w:rsidRPr="00414B26" w:rsidDel="004255FD">
            <w:rPr>
              <w:rFonts w:ascii="Times New Roman" w:hAnsi="Times New Roman" w:cs="Times New Roman"/>
              <w:b/>
              <w:bCs/>
              <w:color w:val="000000" w:themeColor="text1"/>
              <w:sz w:val="20"/>
              <w:szCs w:val="20"/>
              <w:lang w:val="en-US"/>
            </w:rPr>
            <w:t>Fig</w:t>
          </w:r>
          <w:r w:rsidDel="004255FD">
            <w:rPr>
              <w:rFonts w:ascii="Times New Roman" w:hAnsi="Times New Roman" w:cs="Times New Roman"/>
              <w:b/>
              <w:bCs/>
              <w:color w:val="000000" w:themeColor="text1"/>
              <w:sz w:val="20"/>
              <w:szCs w:val="20"/>
              <w:lang w:val="en-US"/>
            </w:rPr>
            <w:t>.2.</w:t>
          </w:r>
        </w:ins>
      </w:moveFrom>
    </w:p>
    <w:p w14:paraId="72CEAE7E" w14:textId="246177CD" w:rsidR="008E0BFD" w:rsidRPr="008E0BFD" w:rsidDel="004255FD" w:rsidRDefault="008E0BFD">
      <w:pPr>
        <w:spacing w:after="0" w:line="480" w:lineRule="auto"/>
        <w:ind w:left="720" w:hanging="720"/>
        <w:rPr>
          <w:moveFrom w:id="489" w:author="Marina Bartolome" w:date="2025-12-15T14:09:00Z"/>
          <w:rFonts w:ascii="Times New Roman" w:hAnsi="Times New Roman" w:cs="Times New Roman"/>
          <w:i/>
          <w:iCs/>
          <w:color w:val="000000" w:themeColor="text1"/>
          <w:sz w:val="20"/>
          <w:szCs w:val="20"/>
          <w:lang w:val="en-US"/>
          <w:rPrChange w:id="490" w:author="Oriol" w:date="2025-09-23T13:34:00Z">
            <w:rPr>
              <w:moveFrom w:id="491" w:author="Marina Bartolome" w:date="2025-12-15T14:09:00Z"/>
              <w:rFonts w:ascii="Times New Roman" w:eastAsia="Times New Roman" w:hAnsi="Times New Roman" w:cs="Times New Roman"/>
              <w:sz w:val="20"/>
              <w:szCs w:val="20"/>
              <w:lang w:val="en-US" w:eastAsia="es-ES"/>
            </w:rPr>
          </w:rPrChange>
        </w:rPr>
        <w:pPrChange w:id="492" w:author="Marina Bartolome" w:date="2025-12-15T14:13:00Z">
          <w:pPr>
            <w:spacing w:before="100" w:beforeAutospacing="1" w:after="100" w:afterAutospacing="1" w:line="480" w:lineRule="auto"/>
          </w:pPr>
        </w:pPrChange>
      </w:pPr>
      <w:moveFrom w:id="493" w:author="Marina Bartolome" w:date="2025-12-15T14:09:00Z">
        <w:ins w:id="494" w:author="Oriol" w:date="2025-09-23T13:31:00Z">
          <w:r w:rsidRPr="008E0BFD" w:rsidDel="004255FD">
            <w:rPr>
              <w:rFonts w:ascii="Times New Roman" w:eastAsia="Times New Roman" w:hAnsi="Times New Roman" w:cs="Times New Roman"/>
              <w:noProof/>
              <w:sz w:val="24"/>
              <w:szCs w:val="24"/>
              <w:lang w:val="en-US" w:eastAsia="en-US"/>
            </w:rPr>
            <w:drawing>
              <wp:anchor distT="0" distB="0" distL="114300" distR="114300" simplePos="0" relativeHeight="251659264" behindDoc="0" locked="0" layoutInCell="1" allowOverlap="1" wp14:anchorId="4FBA862A" wp14:editId="4481A528">
                <wp:simplePos x="0" y="0"/>
                <wp:positionH relativeFrom="margin">
                  <wp:posOffset>1238250</wp:posOffset>
                </wp:positionH>
                <wp:positionV relativeFrom="paragraph">
                  <wp:posOffset>359410</wp:posOffset>
                </wp:positionV>
                <wp:extent cx="2857500" cy="19050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id="495" w:author="Oriol" w:date="2025-09-23T13:33:00Z">
          <w:r w:rsidDel="004255FD">
            <w:rPr>
              <w:rFonts w:ascii="Times New Roman" w:hAnsi="Times New Roman" w:cs="Times New Roman"/>
              <w:i/>
              <w:iCs/>
              <w:color w:val="000000" w:themeColor="text1"/>
              <w:sz w:val="20"/>
              <w:szCs w:val="20"/>
              <w:lang w:val="en-US"/>
            </w:rPr>
            <w:t>Overlap Class</w:t>
          </w:r>
        </w:ins>
        <w:ins w:id="496" w:author="Oriol" w:date="2025-09-23T13:34:00Z">
          <w:r w:rsidDel="004255FD">
            <w:rPr>
              <w:rFonts w:ascii="Times New Roman" w:hAnsi="Times New Roman" w:cs="Times New Roman"/>
              <w:i/>
              <w:iCs/>
              <w:color w:val="000000" w:themeColor="text1"/>
              <w:sz w:val="20"/>
              <w:szCs w:val="20"/>
              <w:lang w:val="en-US"/>
            </w:rPr>
            <w:t>ifier via an AND-ensemble</w:t>
          </w:r>
        </w:ins>
      </w:moveFrom>
    </w:p>
    <w:p w14:paraId="2EB84F46" w14:textId="630A5FE6" w:rsidR="00BA1B7A" w:rsidDel="004255FD" w:rsidRDefault="003333C7">
      <w:pPr>
        <w:spacing w:before="100" w:beforeAutospacing="1" w:after="100" w:afterAutospacing="1" w:line="480" w:lineRule="auto"/>
        <w:ind w:firstLine="720"/>
        <w:rPr>
          <w:moveFrom w:id="497" w:author="Marina Bartolome" w:date="2025-12-15T14:09:00Z"/>
          <w:rFonts w:ascii="Times New Roman" w:eastAsia="Times New Roman" w:hAnsi="Times New Roman" w:cs="Times New Roman"/>
          <w:sz w:val="20"/>
          <w:szCs w:val="20"/>
          <w:lang w:val="en-US" w:eastAsia="es-ES"/>
        </w:rPr>
      </w:pPr>
      <w:moveFrom w:id="498" w:author="Marina Bartolome" w:date="2025-12-15T14:09:00Z">
        <w:r w:rsidRPr="003333C7" w:rsidDel="004255FD">
          <w:rPr>
            <w:rFonts w:ascii="Times New Roman" w:eastAsia="Times New Roman" w:hAnsi="Times New Roman" w:cs="Times New Roman"/>
            <w:b/>
            <w:bCs/>
            <w:sz w:val="20"/>
            <w:szCs w:val="20"/>
            <w:lang w:val="en-US" w:eastAsia="es-ES"/>
          </w:rPr>
          <w:t>Justification.</w:t>
        </w:r>
        <w:r w:rsidRPr="003333C7" w:rsidDel="004255FD">
          <w:rPr>
            <w:rFonts w:ascii="Times New Roman" w:eastAsia="Times New Roman" w:hAnsi="Times New Roman" w:cs="Times New Roman"/>
            <w:sz w:val="20"/>
            <w:szCs w:val="20"/>
            <w:lang w:val="en-US" w:eastAsia="es-ES"/>
          </w:rPr>
          <w:t xml:space="preserve"> A direct model trained on the overlap label y</w:t>
        </w:r>
        <w:r w:rsidRPr="003333C7" w:rsidDel="004255FD">
          <w:rPr>
            <w:rFonts w:ascii="Times New Roman" w:eastAsia="Times New Roman" w:hAnsi="Times New Roman" w:cs="Times New Roman"/>
            <w:sz w:val="20"/>
            <w:szCs w:val="20"/>
            <w:vertAlign w:val="subscript"/>
            <w:lang w:val="en-US" w:eastAsia="es-ES"/>
          </w:rPr>
          <w:t>vp</w:t>
        </w:r>
        <w:r w:rsidRPr="003333C7" w:rsidDel="004255FD">
          <w:rPr>
            <w:rFonts w:ascii="Times New Roman" w:eastAsia="Times New Roman" w:hAnsi="Times New Roman" w:cs="Times New Roman"/>
            <w:sz w:val="20"/>
            <w:szCs w:val="20"/>
            <w:lang w:val="en-US" w:eastAsia="es-ES"/>
          </w:rPr>
          <w:t>​ would face extreme class imbalance, leading to unstable optimization and potential loss of sensitivity. Decomposing the task into two better-balanced problems—victim and perpetrator detection—and combining them via conjunction preserves sensitivity, stabilizes training, and maintains an interpretable decision rule appropriate for frontline use.</w:t>
        </w:r>
      </w:moveFrom>
    </w:p>
    <w:moveFromRangeEnd w:id="439"/>
    <w:p w14:paraId="5DF1A1F8" w14:textId="77777777" w:rsidR="004255FD" w:rsidRDefault="004255FD">
      <w:pPr>
        <w:pStyle w:val="Ttulo2"/>
        <w:spacing w:line="480" w:lineRule="auto"/>
        <w:rPr>
          <w:ins w:id="499" w:author="Marina Bartolome" w:date="2025-12-15T14:10:00Z"/>
          <w:rFonts w:ascii="Times New Roman" w:hAnsi="Times New Roman" w:cs="Times New Roman"/>
          <w:color w:val="auto"/>
          <w:sz w:val="20"/>
          <w:szCs w:val="20"/>
          <w:lang w:val="en-US"/>
        </w:rPr>
        <w:pPrChange w:id="500" w:author="Marina Bartolome" w:date="2025-12-15T14:13:00Z">
          <w:pPr>
            <w:pStyle w:val="Ttulo2"/>
          </w:pPr>
        </w:pPrChange>
      </w:pPr>
    </w:p>
    <w:p w14:paraId="2077769F" w14:textId="2B676A16" w:rsidR="00BA1B7A" w:rsidDel="004255FD" w:rsidRDefault="00BA1B7A">
      <w:pPr>
        <w:pStyle w:val="Ttulo2"/>
        <w:spacing w:line="480" w:lineRule="auto"/>
        <w:rPr>
          <w:del w:id="501" w:author="Marina Bartolome" w:date="2025-12-15T14:11:00Z"/>
          <w:rFonts w:ascii="Times New Roman" w:hAnsi="Times New Roman" w:cs="Times New Roman"/>
          <w:color w:val="auto"/>
          <w:sz w:val="20"/>
          <w:szCs w:val="20"/>
          <w:lang w:val="en-US"/>
        </w:rPr>
        <w:pPrChange w:id="502" w:author="Marina Bartolome" w:date="2025-12-15T14:13:00Z">
          <w:pPr>
            <w:pStyle w:val="Ttulo2"/>
          </w:pPr>
        </w:pPrChange>
      </w:pPr>
      <w:commentRangeStart w:id="503"/>
      <w:del w:id="504" w:author="Marina Bartolome" w:date="2025-12-15T14:10:00Z">
        <w:r w:rsidRPr="00402465" w:rsidDel="004255FD">
          <w:rPr>
            <w:rFonts w:ascii="Times New Roman" w:hAnsi="Times New Roman" w:cs="Times New Roman"/>
            <w:color w:val="auto"/>
            <w:sz w:val="20"/>
            <w:szCs w:val="20"/>
            <w:lang w:val="en-US"/>
          </w:rPr>
          <w:delText>3.</w:delText>
        </w:r>
        <w:r w:rsidR="009F4F1F" w:rsidDel="004255FD">
          <w:rPr>
            <w:rFonts w:ascii="Times New Roman" w:hAnsi="Times New Roman" w:cs="Times New Roman"/>
            <w:color w:val="auto"/>
            <w:sz w:val="20"/>
            <w:szCs w:val="20"/>
            <w:lang w:val="en-US"/>
          </w:rPr>
          <w:delText>5</w:delText>
        </w:r>
        <w:r w:rsidRPr="00402465" w:rsidDel="004255FD">
          <w:rPr>
            <w:rFonts w:ascii="Times New Roman" w:hAnsi="Times New Roman" w:cs="Times New Roman"/>
            <w:color w:val="auto"/>
            <w:sz w:val="20"/>
            <w:szCs w:val="20"/>
            <w:lang w:val="en-US"/>
          </w:rPr>
          <w:delText xml:space="preserve">. </w:delText>
        </w:r>
      </w:del>
      <w:del w:id="505" w:author="Marina Bartolome" w:date="2025-12-15T14:11:00Z">
        <w:r w:rsidRPr="00402465" w:rsidDel="004255FD">
          <w:rPr>
            <w:rFonts w:ascii="Times New Roman" w:hAnsi="Times New Roman" w:cs="Times New Roman"/>
            <w:color w:val="auto"/>
            <w:sz w:val="20"/>
            <w:szCs w:val="20"/>
            <w:lang w:val="en-US"/>
          </w:rPr>
          <w:delText xml:space="preserve">Model </w:delText>
        </w:r>
        <w:r w:rsidDel="004255FD">
          <w:rPr>
            <w:rFonts w:ascii="Times New Roman" w:hAnsi="Times New Roman" w:cs="Times New Roman"/>
            <w:color w:val="auto"/>
            <w:sz w:val="20"/>
            <w:szCs w:val="20"/>
            <w:lang w:val="en-US"/>
          </w:rPr>
          <w:delText>Explainability (XAI)</w:delText>
        </w:r>
      </w:del>
    </w:p>
    <w:p w14:paraId="2CC8EAFF" w14:textId="54B25974" w:rsidR="009F4F1F" w:rsidRPr="009F4F1F" w:rsidDel="004255FD" w:rsidRDefault="009F4F1F">
      <w:pPr>
        <w:pStyle w:val="Ttulo3"/>
        <w:spacing w:line="480" w:lineRule="auto"/>
        <w:rPr>
          <w:del w:id="506" w:author="Marina Bartolome" w:date="2025-12-15T14:11:00Z"/>
          <w:rFonts w:ascii="Times New Roman" w:hAnsi="Times New Roman" w:cs="Times New Roman"/>
          <w:color w:val="auto"/>
          <w:sz w:val="20"/>
          <w:szCs w:val="20"/>
          <w:lang w:val="en-US"/>
        </w:rPr>
      </w:pPr>
      <w:del w:id="507" w:author="Marina Bartolome" w:date="2025-12-15T14:11:00Z">
        <w:r w:rsidRPr="009F4F1F" w:rsidDel="004255FD">
          <w:rPr>
            <w:rFonts w:ascii="Times New Roman" w:hAnsi="Times New Roman" w:cs="Times New Roman"/>
            <w:color w:val="auto"/>
            <w:sz w:val="20"/>
            <w:szCs w:val="20"/>
            <w:lang w:val="en-US"/>
          </w:rPr>
          <w:delText>3.5.1. Decision-Tree Feature Importance</w:delText>
        </w:r>
      </w:del>
    </w:p>
    <w:p w14:paraId="21785745" w14:textId="6F847528" w:rsidR="009F4F1F" w:rsidDel="004255FD" w:rsidRDefault="009F4F1F">
      <w:pPr>
        <w:spacing w:before="100" w:beforeAutospacing="1" w:after="100" w:afterAutospacing="1" w:line="480" w:lineRule="auto"/>
        <w:ind w:firstLine="720"/>
        <w:rPr>
          <w:del w:id="508" w:author="Marina Bartolome" w:date="2025-12-15T14:11:00Z"/>
          <w:rFonts w:ascii="Times New Roman" w:eastAsia="Times New Roman" w:hAnsi="Times New Roman" w:cs="Times New Roman"/>
          <w:sz w:val="20"/>
          <w:szCs w:val="20"/>
          <w:lang w:val="en-US" w:eastAsia="es-ES"/>
        </w:rPr>
      </w:pPr>
      <w:del w:id="509" w:author="Marina Bartolome" w:date="2025-12-15T14:11:00Z">
        <w:r w:rsidRPr="009F4F1F" w:rsidDel="004255FD">
          <w:rPr>
            <w:rFonts w:ascii="Times New Roman" w:eastAsia="Times New Roman" w:hAnsi="Times New Roman" w:cs="Times New Roman"/>
            <w:b/>
            <w:bCs/>
            <w:sz w:val="20"/>
            <w:szCs w:val="20"/>
            <w:lang w:val="en-US" w:eastAsia="es-ES"/>
          </w:rPr>
          <w:delText>Overview.</w:delText>
        </w:r>
        <w:r w:rsidRPr="009F4F1F" w:rsidDel="004255FD">
          <w:rPr>
            <w:rFonts w:ascii="Times New Roman" w:eastAsia="Times New Roman" w:hAnsi="Times New Roman" w:cs="Times New Roman"/>
            <w:sz w:val="20"/>
            <w:szCs w:val="20"/>
            <w:lang w:val="en-US" w:eastAsia="es-ES"/>
          </w:rPr>
          <w:delText xml:space="preserve"> The cost–complexity–pruned victim tree reduces to a single internal split in principal-component space, with decision boundary specified in </w:delText>
        </w:r>
        <w:r w:rsidDel="004255FD">
          <w:rPr>
            <w:rFonts w:ascii="Times New Roman" w:eastAsia="Times New Roman" w:hAnsi="Times New Roman" w:cs="Times New Roman"/>
            <w:b/>
            <w:bCs/>
            <w:sz w:val="20"/>
            <w:szCs w:val="20"/>
            <w:lang w:val="en-US" w:eastAsia="es-ES"/>
          </w:rPr>
          <w:delText>Fig 1.</w:delText>
        </w:r>
        <w:r w:rsidRPr="009F4F1F" w:rsidDel="004255FD">
          <w:rPr>
            <w:rFonts w:ascii="Times New Roman" w:eastAsia="Times New Roman" w:hAnsi="Times New Roman" w:cs="Times New Roman"/>
            <w:sz w:val="20"/>
            <w:szCs w:val="20"/>
            <w:lang w:val="en-US" w:eastAsia="es-ES"/>
          </w:rPr>
          <w:delText>; model behaviour is therefore governed by a threshold on the second principal component (PC</w:delText>
        </w:r>
        <w:r w:rsidRPr="009F4F1F" w:rsidDel="004255FD">
          <w:rPr>
            <w:rFonts w:ascii="Times New Roman" w:eastAsia="Times New Roman" w:hAnsi="Times New Roman" w:cs="Times New Roman"/>
            <w:sz w:val="20"/>
            <w:szCs w:val="20"/>
            <w:vertAlign w:val="subscript"/>
            <w:lang w:val="en-US" w:eastAsia="es-ES"/>
          </w:rPr>
          <w:delText>2</w:delText>
        </w:r>
        <w:r w:rsidRPr="009F4F1F" w:rsidDel="004255FD">
          <w:rPr>
            <w:rFonts w:ascii="Times New Roman" w:eastAsia="Times New Roman" w:hAnsi="Times New Roman" w:cs="Times New Roman"/>
            <w:sz w:val="20"/>
            <w:szCs w:val="20"/>
            <w:lang w:val="en-US" w:eastAsia="es-ES"/>
          </w:rPr>
          <w:delText>).</w:delText>
        </w:r>
        <w:r w:rsidDel="004255FD">
          <w:rPr>
            <w:rFonts w:ascii="Times New Roman" w:eastAsia="Times New Roman" w:hAnsi="Times New Roman" w:cs="Times New Roman"/>
            <w:b/>
            <w:bCs/>
            <w:sz w:val="20"/>
            <w:szCs w:val="20"/>
            <w:lang w:val="en-US" w:eastAsia="es-ES"/>
          </w:rPr>
          <w:delText xml:space="preserve"> </w:delText>
        </w:r>
        <w:r w:rsidRPr="009F4F1F" w:rsidDel="004255FD">
          <w:rPr>
            <w:rFonts w:ascii="Times New Roman" w:eastAsia="Times New Roman" w:hAnsi="Times New Roman" w:cs="Times New Roman"/>
            <w:sz w:val="20"/>
            <w:szCs w:val="20"/>
            <w:lang w:val="en-US" w:eastAsia="es-ES"/>
          </w:rPr>
          <w:delText xml:space="preserve"> Raw-feature contributions are recovered by an algebraic back-projection from PC space to the original variables in three steps: (i) re-express the PC split in terms of rotated, centred features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 .7</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 xml:space="preserve">; (ii) invert the preprocessing to un-scale variables via the min–max transform and regroup constants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eq.8</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 xml:space="preserve">; and (iii) convert the resulting raw-space coefficients into unit-free importances by normalising absolute values to sum to one </w:delText>
        </w:r>
        <w:r w:rsidRPr="009F4F1F" w:rsidDel="004255FD">
          <w:rPr>
            <w:rFonts w:ascii="Times New Roman" w:eastAsia="Times New Roman" w:hAnsi="Times New Roman" w:cs="Times New Roman"/>
            <w:b/>
            <w:bCs/>
            <w:sz w:val="20"/>
            <w:szCs w:val="20"/>
            <w:lang w:val="en-US" w:eastAsia="es-ES"/>
          </w:rPr>
          <w:delText>(</w:delText>
        </w:r>
        <w:r w:rsidDel="004255FD">
          <w:rPr>
            <w:rFonts w:ascii="Times New Roman" w:eastAsia="Times New Roman" w:hAnsi="Times New Roman" w:cs="Times New Roman"/>
            <w:b/>
            <w:bCs/>
            <w:sz w:val="20"/>
            <w:szCs w:val="20"/>
            <w:lang w:val="en-US" w:eastAsia="es-ES"/>
          </w:rPr>
          <w:delText>eq.9</w:delText>
        </w:r>
        <w:r w:rsidRPr="009F4F1F" w:rsidDel="004255FD">
          <w:rPr>
            <w:rFonts w:ascii="Times New Roman" w:eastAsia="Times New Roman" w:hAnsi="Times New Roman" w:cs="Times New Roman"/>
            <w:b/>
            <w:bCs/>
            <w:sz w:val="20"/>
            <w:szCs w:val="20"/>
            <w:lang w:val="en-US" w:eastAsia="es-ES"/>
          </w:rPr>
          <w:delText>)</w:delText>
        </w:r>
        <w:r w:rsidRPr="009F4F1F" w:rsidDel="004255FD">
          <w:rPr>
            <w:rFonts w:ascii="Times New Roman" w:eastAsia="Times New Roman" w:hAnsi="Times New Roman" w:cs="Times New Roman"/>
            <w:sz w:val="20"/>
            <w:szCs w:val="20"/>
            <w:lang w:val="en-US" w:eastAsia="es-ES"/>
          </w:rPr>
          <w:delText>.</w:delText>
        </w:r>
      </w:del>
    </w:p>
    <w:p w14:paraId="413C337C" w14:textId="65422C2F" w:rsidR="009F4F1F" w:rsidRPr="009F4F1F" w:rsidDel="004255FD" w:rsidRDefault="009F4F1F">
      <w:pPr>
        <w:spacing w:before="100" w:beforeAutospacing="1" w:after="100" w:afterAutospacing="1" w:line="480" w:lineRule="auto"/>
        <w:ind w:firstLine="720"/>
        <w:rPr>
          <w:del w:id="510" w:author="Marina Bartolome" w:date="2025-12-15T14:11:00Z"/>
          <w:rFonts w:ascii="Times New Roman" w:eastAsia="Times New Roman" w:hAnsi="Times New Roman" w:cs="Times New Roman"/>
          <w:sz w:val="20"/>
          <w:szCs w:val="20"/>
          <w:lang w:val="en-US" w:eastAsia="es-ES"/>
        </w:rPr>
      </w:pPr>
      <w:del w:id="511" w:author="Marina Bartolome" w:date="2025-12-15T14:11:00Z">
        <w:r w:rsidRPr="009F4F1F" w:rsidDel="004255FD">
          <w:rPr>
            <w:rFonts w:ascii="Times New Roman" w:eastAsia="Times New Roman" w:hAnsi="Times New Roman" w:cs="Times New Roman"/>
            <w:b/>
            <w:bCs/>
            <w:sz w:val="20"/>
            <w:szCs w:val="20"/>
            <w:lang w:val="en-US" w:eastAsia="es-ES"/>
          </w:rPr>
          <w:delText>Reporting and interpretation.</w:delText>
        </w:r>
        <w:r w:rsidRPr="009F4F1F" w:rsidDel="004255FD">
          <w:rPr>
            <w:rFonts w:ascii="Times New Roman" w:eastAsia="Times New Roman" w:hAnsi="Times New Roman" w:cs="Times New Roman"/>
            <w:sz w:val="20"/>
            <w:szCs w:val="20"/>
            <w:lang w:val="en-US" w:eastAsia="es-ES"/>
          </w:rPr>
          <w:delText xml:space="preserve"> The procedure yields, for each original predictor, a signed coefficient, a normalised weight, and a direction of effect (“+” if larger values move a case toward the victim class; “–” otherwise). These results are reported in </w:delText>
        </w:r>
        <w:r w:rsidR="00B3557B" w:rsidRPr="003E092A" w:rsidDel="004255FD">
          <w:rPr>
            <w:rFonts w:ascii="Times New Roman" w:hAnsi="Times New Roman" w:cs="Times New Roman"/>
            <w:b/>
            <w:bCs/>
            <w:color w:val="000000" w:themeColor="text1"/>
            <w:sz w:val="20"/>
            <w:szCs w:val="20"/>
            <w:lang w:val="en-US"/>
          </w:rPr>
          <w:delText>Table 1</w:delText>
        </w:r>
        <w:r w:rsidR="00B3557B" w:rsidDel="004255FD">
          <w:rPr>
            <w:rFonts w:ascii="Times New Roman" w:hAnsi="Times New Roman" w:cs="Times New Roman"/>
            <w:b/>
            <w:bCs/>
            <w:color w:val="000000" w:themeColor="text1"/>
            <w:sz w:val="20"/>
            <w:szCs w:val="20"/>
            <w:lang w:val="en-US"/>
          </w:rPr>
          <w:delText>0</w:delText>
        </w:r>
        <w:r w:rsidRPr="009F4F1F" w:rsidDel="004255FD">
          <w:rPr>
            <w:rFonts w:ascii="Times New Roman" w:eastAsia="Times New Roman" w:hAnsi="Times New Roman" w:cs="Times New Roman"/>
            <w:sz w:val="20"/>
            <w:szCs w:val="20"/>
            <w:lang w:val="en-US" w:eastAsia="es-ES"/>
          </w:rPr>
          <w:delText>, which lists the raw-space coefficients, their normalised weights, and qualitative effects.</w:delText>
        </w:r>
      </w:del>
    </w:p>
    <w:p w14:paraId="504768AD" w14:textId="16D749FB" w:rsidR="00B3557B" w:rsidRPr="00B3557B" w:rsidDel="004255FD" w:rsidRDefault="00B3557B">
      <w:pPr>
        <w:pStyle w:val="Ttulo3"/>
        <w:spacing w:line="480" w:lineRule="auto"/>
        <w:rPr>
          <w:del w:id="512" w:author="Marina Bartolome" w:date="2025-12-15T14:11:00Z"/>
          <w:rFonts w:ascii="Times New Roman" w:hAnsi="Times New Roman" w:cs="Times New Roman"/>
          <w:color w:val="auto"/>
          <w:sz w:val="20"/>
          <w:szCs w:val="20"/>
          <w:lang w:val="en-US"/>
        </w:rPr>
      </w:pPr>
      <w:del w:id="513" w:author="Marina Bartolome" w:date="2025-12-15T14:11:00Z">
        <w:r w:rsidRPr="00B3557B" w:rsidDel="004255FD">
          <w:rPr>
            <w:rFonts w:ascii="Times New Roman" w:hAnsi="Times New Roman" w:cs="Times New Roman"/>
            <w:color w:val="auto"/>
            <w:sz w:val="20"/>
            <w:szCs w:val="20"/>
            <w:lang w:val="en-US"/>
          </w:rPr>
          <w:delText>3.5.2. Neural-Network Feature Importance</w:delText>
        </w:r>
      </w:del>
    </w:p>
    <w:p w14:paraId="4C980DEF" w14:textId="40FFC8E5" w:rsidR="00B3557B" w:rsidRPr="00B3557B" w:rsidDel="004255FD" w:rsidRDefault="00B3557B">
      <w:pPr>
        <w:spacing w:before="100" w:beforeAutospacing="1" w:after="100" w:afterAutospacing="1" w:line="480" w:lineRule="auto"/>
        <w:ind w:firstLine="720"/>
        <w:rPr>
          <w:del w:id="514" w:author="Marina Bartolome" w:date="2025-12-15T14:11:00Z"/>
          <w:rFonts w:ascii="Times New Roman" w:eastAsia="Times New Roman" w:hAnsi="Times New Roman" w:cs="Times New Roman"/>
          <w:sz w:val="20"/>
          <w:szCs w:val="20"/>
          <w:lang w:val="en-US" w:eastAsia="es-ES"/>
        </w:rPr>
      </w:pPr>
      <w:del w:id="515" w:author="Marina Bartolome" w:date="2025-12-15T14:11:00Z">
        <w:r w:rsidRPr="00B3557B" w:rsidDel="004255FD">
          <w:rPr>
            <w:rFonts w:ascii="Times New Roman" w:eastAsia="Times New Roman" w:hAnsi="Times New Roman" w:cs="Times New Roman"/>
            <w:b/>
            <w:bCs/>
            <w:sz w:val="20"/>
            <w:szCs w:val="20"/>
            <w:lang w:val="en-US" w:eastAsia="es-ES"/>
          </w:rPr>
          <w:delText>Overview.</w:delText>
        </w:r>
        <w:r w:rsidRPr="00B3557B" w:rsidDel="004255FD">
          <w:rPr>
            <w:rFonts w:ascii="Times New Roman" w:eastAsia="Times New Roman" w:hAnsi="Times New Roman" w:cs="Times New Roman"/>
            <w:sz w:val="20"/>
            <w:szCs w:val="20"/>
            <w:lang w:val="en-US" w:eastAsia="es-ES"/>
          </w:rPr>
          <w:delText xml:space="preserve"> Feature importance for the perpetrator classifier is derived in two stages to preserve the network’s non-linear scoring while enabling interpretation at the level of the original predictors. Following: (i) </w:delText>
        </w:r>
        <w:r w:rsidRPr="00B3557B" w:rsidDel="004255FD">
          <w:rPr>
            <w:rFonts w:ascii="Times New Roman" w:eastAsia="Times New Roman" w:hAnsi="Times New Roman" w:cs="Times New Roman"/>
            <w:b/>
            <w:bCs/>
            <w:sz w:val="20"/>
            <w:szCs w:val="20"/>
            <w:lang w:val="en-US" w:eastAsia="es-ES"/>
          </w:rPr>
          <w:delText>Importance in PC space.</w:delText>
        </w:r>
        <w:r w:rsidRPr="00B3557B" w:rsidDel="004255FD">
          <w:rPr>
            <w:rFonts w:ascii="Times New Roman" w:eastAsia="Times New Roman" w:hAnsi="Times New Roman" w:cs="Times New Roman"/>
            <w:sz w:val="20"/>
            <w:szCs w:val="20"/>
            <w:lang w:val="en-US" w:eastAsia="es-ES"/>
          </w:rPr>
          <w:delText xml:space="preserve"> Shapley values are computed for each input principal component relative to the network output </w:delText>
        </w:r>
        <w:r w:rsidRPr="00B3557B" w:rsidDel="004255FD">
          <w:rPr>
            <w:rFonts w:ascii="Times New Roman" w:eastAsia="Times New Roman" w:hAnsi="Times New Roman" w:cs="Times New Roman"/>
            <w:b/>
            <w:bCs/>
            <w:sz w:val="20"/>
            <w:szCs w:val="20"/>
            <w:lang w:val="en-US" w:eastAsia="es-ES"/>
          </w:rPr>
          <w:delText>(</w:delText>
        </w:r>
        <w:r w:rsidR="00EA1A9D" w:rsidDel="004255FD">
          <w:rPr>
            <w:rFonts w:ascii="Times New Roman" w:eastAsia="Times New Roman" w:hAnsi="Times New Roman" w:cs="Times New Roman"/>
            <w:b/>
            <w:bCs/>
            <w:sz w:val="20"/>
            <w:szCs w:val="20"/>
            <w:lang w:val="en-US" w:eastAsia="es-ES"/>
          </w:rPr>
          <w:delText>eq.10</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Absolute Shapley magnitudes are aggregated across observations to obtain global importances </w:delText>
        </w:r>
        <w:r w:rsidRPr="00B3557B" w:rsidDel="004255FD">
          <w:rPr>
            <w:rFonts w:ascii="Times New Roman" w:eastAsia="Times New Roman" w:hAnsi="Times New Roman" w:cs="Times New Roman"/>
            <w:b/>
            <w:bCs/>
            <w:sz w:val="20"/>
            <w:szCs w:val="20"/>
            <w:lang w:val="en-US" w:eastAsia="es-ES"/>
          </w:rPr>
          <w:delText xml:space="preserve"> (</w:delText>
        </w:r>
        <w:r w:rsidR="007F2DF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7F2DF4" w:rsidDel="004255FD">
          <w:rPr>
            <w:rFonts w:ascii="Times New Roman" w:eastAsia="Times New Roman" w:hAnsi="Times New Roman" w:cs="Times New Roman"/>
            <w:b/>
            <w:bCs/>
            <w:sz w:val="20"/>
            <w:szCs w:val="20"/>
            <w:lang w:val="en-US" w:eastAsia="es-ES"/>
          </w:rPr>
          <w:delText>1</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then normalised to percentages </w:delText>
        </w:r>
        <w:r w:rsidRPr="00B3557B" w:rsidDel="004255FD">
          <w:rPr>
            <w:rFonts w:ascii="Times New Roman" w:eastAsia="Times New Roman" w:hAnsi="Times New Roman" w:cs="Times New Roman"/>
            <w:b/>
            <w:bCs/>
            <w:sz w:val="20"/>
            <w:szCs w:val="20"/>
            <w:lang w:val="en-US" w:eastAsia="es-ES"/>
          </w:rPr>
          <w:delText xml:space="preserve"> (</w:delText>
        </w:r>
        <w:r w:rsidR="007F2DF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521946" w:rsidDel="004255FD">
          <w:rPr>
            <w:rFonts w:ascii="Times New Roman" w:eastAsia="Times New Roman" w:hAnsi="Times New Roman" w:cs="Times New Roman"/>
            <w:b/>
            <w:bCs/>
            <w:sz w:val="20"/>
            <w:szCs w:val="20"/>
            <w:lang w:val="en-US" w:eastAsia="es-ES"/>
          </w:rPr>
          <w:delText>2</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 xml:space="preserve">. (ii) </w:delText>
        </w:r>
        <w:r w:rsidRPr="00B3557B" w:rsidDel="004255FD">
          <w:rPr>
            <w:rFonts w:ascii="Times New Roman" w:eastAsia="Times New Roman" w:hAnsi="Times New Roman" w:cs="Times New Roman"/>
            <w:b/>
            <w:bCs/>
            <w:sz w:val="20"/>
            <w:szCs w:val="20"/>
            <w:lang w:val="en-US" w:eastAsia="es-ES"/>
          </w:rPr>
          <w:delText>Propagation to original predictors.</w:delText>
        </w:r>
        <w:r w:rsidRPr="00B3557B" w:rsidDel="004255FD">
          <w:rPr>
            <w:rFonts w:ascii="Times New Roman" w:eastAsia="Times New Roman" w:hAnsi="Times New Roman" w:cs="Times New Roman"/>
            <w:sz w:val="20"/>
            <w:szCs w:val="20"/>
            <w:lang w:val="en-US" w:eastAsia="es-ES"/>
          </w:rPr>
          <w:delText xml:space="preserve"> Because each engineered predictor is a linear combination of PCs, the PC-level importances are distributed back to the raw variables via the loading matrix, producing a signed contribution per predictor and a normalised percentage share as defined in </w:delText>
        </w:r>
        <w:r w:rsidRPr="00B3557B" w:rsidDel="004255FD">
          <w:rPr>
            <w:rFonts w:ascii="Times New Roman" w:eastAsia="Times New Roman" w:hAnsi="Times New Roman" w:cs="Times New Roman"/>
            <w:b/>
            <w:bCs/>
            <w:sz w:val="20"/>
            <w:szCs w:val="20"/>
            <w:lang w:val="en-US" w:eastAsia="es-ES"/>
          </w:rPr>
          <w:delText>(</w:delText>
        </w:r>
        <w:r w:rsidR="000A1394" w:rsidDel="004255FD">
          <w:rPr>
            <w:rFonts w:ascii="Times New Roman" w:eastAsia="Times New Roman" w:hAnsi="Times New Roman" w:cs="Times New Roman"/>
            <w:b/>
            <w:bCs/>
            <w:sz w:val="20"/>
            <w:szCs w:val="20"/>
            <w:lang w:val="en-US" w:eastAsia="es-ES"/>
          </w:rPr>
          <w:delText>eq.</w:delText>
        </w:r>
        <w:r w:rsidRPr="00B3557B" w:rsidDel="004255FD">
          <w:rPr>
            <w:rFonts w:ascii="Times New Roman" w:eastAsia="Times New Roman" w:hAnsi="Times New Roman" w:cs="Times New Roman"/>
            <w:b/>
            <w:bCs/>
            <w:sz w:val="20"/>
            <w:szCs w:val="20"/>
            <w:lang w:val="en-US" w:eastAsia="es-ES"/>
          </w:rPr>
          <w:delText>1</w:delText>
        </w:r>
        <w:r w:rsidR="000A1394" w:rsidDel="004255FD">
          <w:rPr>
            <w:rFonts w:ascii="Times New Roman" w:eastAsia="Times New Roman" w:hAnsi="Times New Roman" w:cs="Times New Roman"/>
            <w:b/>
            <w:bCs/>
            <w:sz w:val="20"/>
            <w:szCs w:val="20"/>
            <w:lang w:val="en-US" w:eastAsia="es-ES"/>
          </w:rPr>
          <w:delText>3</w:delText>
        </w:r>
        <w:r w:rsidRPr="00B3557B" w:rsidDel="004255FD">
          <w:rPr>
            <w:rFonts w:ascii="Times New Roman" w:eastAsia="Times New Roman" w:hAnsi="Times New Roman" w:cs="Times New Roman"/>
            <w:b/>
            <w:bCs/>
            <w:sz w:val="20"/>
            <w:szCs w:val="20"/>
            <w:lang w:val="en-US" w:eastAsia="es-ES"/>
          </w:rPr>
          <w:delText>)</w:delText>
        </w:r>
        <w:r w:rsidRPr="00B3557B" w:rsidDel="004255FD">
          <w:rPr>
            <w:rFonts w:ascii="Times New Roman" w:eastAsia="Times New Roman" w:hAnsi="Times New Roman" w:cs="Times New Roman"/>
            <w:sz w:val="20"/>
            <w:szCs w:val="20"/>
            <w:lang w:val="en-US" w:eastAsia="es-ES"/>
          </w:rPr>
          <w:delText>.</w:delText>
        </w:r>
      </w:del>
    </w:p>
    <w:p w14:paraId="005B5D39" w14:textId="5D496FD3" w:rsidR="00B3557B" w:rsidRPr="00B3557B" w:rsidDel="004255FD" w:rsidRDefault="00B3557B">
      <w:pPr>
        <w:spacing w:before="100" w:beforeAutospacing="1" w:after="100" w:afterAutospacing="1" w:line="480" w:lineRule="auto"/>
        <w:ind w:firstLine="720"/>
        <w:rPr>
          <w:del w:id="516" w:author="Marina Bartolome" w:date="2025-12-15T14:11:00Z"/>
          <w:rFonts w:ascii="Times New Roman" w:eastAsia="Times New Roman" w:hAnsi="Times New Roman" w:cs="Times New Roman"/>
          <w:sz w:val="20"/>
          <w:szCs w:val="20"/>
          <w:lang w:val="en-US" w:eastAsia="es-ES"/>
        </w:rPr>
      </w:pPr>
      <w:del w:id="517" w:author="Marina Bartolome" w:date="2025-12-15T14:11:00Z">
        <w:r w:rsidRPr="00B3557B" w:rsidDel="004255FD">
          <w:rPr>
            <w:rFonts w:ascii="Times New Roman" w:eastAsia="Times New Roman" w:hAnsi="Times New Roman" w:cs="Times New Roman"/>
            <w:b/>
            <w:bCs/>
            <w:sz w:val="20"/>
            <w:szCs w:val="20"/>
            <w:lang w:val="en-US" w:eastAsia="es-ES"/>
          </w:rPr>
          <w:delText>Reporting and interpretation.</w:delText>
        </w:r>
        <w:r w:rsidRPr="00B3557B" w:rsidDel="004255FD">
          <w:rPr>
            <w:rFonts w:ascii="Times New Roman" w:eastAsia="Times New Roman" w:hAnsi="Times New Roman" w:cs="Times New Roman"/>
            <w:sz w:val="20"/>
            <w:szCs w:val="20"/>
            <w:lang w:val="en-US" w:eastAsia="es-ES"/>
          </w:rPr>
          <w:delText xml:space="preserve"> The global ranking of principal components is presented in </w:delText>
        </w:r>
        <w:r w:rsidRPr="00B3557B" w:rsidDel="004255FD">
          <w:rPr>
            <w:rFonts w:ascii="Times New Roman" w:eastAsia="Times New Roman" w:hAnsi="Times New Roman" w:cs="Times New Roman"/>
            <w:b/>
            <w:bCs/>
            <w:sz w:val="20"/>
            <w:szCs w:val="20"/>
            <w:lang w:val="en-US" w:eastAsia="es-ES"/>
          </w:rPr>
          <w:delText>Table 1</w:delText>
        </w:r>
        <w:r w:rsidR="000A1394" w:rsidDel="004255FD">
          <w:rPr>
            <w:rFonts w:ascii="Times New Roman" w:eastAsia="Times New Roman" w:hAnsi="Times New Roman" w:cs="Times New Roman"/>
            <w:b/>
            <w:bCs/>
            <w:sz w:val="20"/>
            <w:szCs w:val="20"/>
            <w:lang w:val="en-US" w:eastAsia="es-ES"/>
          </w:rPr>
          <w:delText>1</w:delText>
        </w:r>
        <w:r w:rsidRPr="00B3557B" w:rsidDel="004255FD">
          <w:rPr>
            <w:rFonts w:ascii="Times New Roman" w:eastAsia="Times New Roman" w:hAnsi="Times New Roman" w:cs="Times New Roman"/>
            <w:sz w:val="20"/>
            <w:szCs w:val="20"/>
            <w:lang w:val="en-US" w:eastAsia="es-ES"/>
          </w:rPr>
          <w:delText xml:space="preserve">. The propagated variable-level importances and directions (toward or away from the perpetrator class) are presented in </w:delText>
        </w:r>
        <w:r w:rsidRPr="00B3557B" w:rsidDel="004255FD">
          <w:rPr>
            <w:rFonts w:ascii="Times New Roman" w:eastAsia="Times New Roman" w:hAnsi="Times New Roman" w:cs="Times New Roman"/>
            <w:b/>
            <w:bCs/>
            <w:sz w:val="20"/>
            <w:szCs w:val="20"/>
            <w:lang w:val="en-US" w:eastAsia="es-ES"/>
          </w:rPr>
          <w:delText>Table 1</w:delText>
        </w:r>
        <w:r w:rsidR="00AD4E7A" w:rsidDel="004255FD">
          <w:rPr>
            <w:rFonts w:ascii="Times New Roman" w:eastAsia="Times New Roman" w:hAnsi="Times New Roman" w:cs="Times New Roman"/>
            <w:b/>
            <w:bCs/>
            <w:sz w:val="20"/>
            <w:szCs w:val="20"/>
            <w:lang w:val="en-US" w:eastAsia="es-ES"/>
          </w:rPr>
          <w:delText>2</w:delText>
        </w:r>
        <w:r w:rsidRPr="00B3557B" w:rsidDel="004255FD">
          <w:rPr>
            <w:rFonts w:ascii="Times New Roman" w:eastAsia="Times New Roman" w:hAnsi="Times New Roman" w:cs="Times New Roman"/>
            <w:sz w:val="20"/>
            <w:szCs w:val="20"/>
            <w:lang w:val="en-US" w:eastAsia="es-ES"/>
          </w:rPr>
          <w:delText>. Together, these summaries link the network’s latent representation to interpretable effects on the original predictors.</w:delText>
        </w:r>
      </w:del>
    </w:p>
    <w:p w14:paraId="7FA76AFF" w14:textId="5E196B42" w:rsidR="00B3557B" w:rsidRPr="008C4227" w:rsidDel="004255FD" w:rsidRDefault="008C5722">
      <w:pPr>
        <w:pStyle w:val="Ttulo3"/>
        <w:spacing w:line="480" w:lineRule="auto"/>
        <w:rPr>
          <w:del w:id="518" w:author="Marina Bartolome" w:date="2025-12-15T14:11:00Z"/>
          <w:sz w:val="20"/>
          <w:szCs w:val="20"/>
          <w:lang w:val="en-US"/>
        </w:rPr>
      </w:pPr>
      <w:del w:id="519" w:author="Marina Bartolome" w:date="2025-12-15T14:11:00Z">
        <w:r w:rsidRPr="008C4227" w:rsidDel="004255FD">
          <w:rPr>
            <w:rFonts w:ascii="Times New Roman" w:hAnsi="Times New Roman" w:cs="Times New Roman"/>
            <w:color w:val="auto"/>
            <w:sz w:val="20"/>
            <w:szCs w:val="20"/>
            <w:lang w:val="en-US"/>
          </w:rPr>
          <w:delText>3.5.3. Ensemble (Overlap) Model Feature Importance</w:delText>
        </w:r>
      </w:del>
    </w:p>
    <w:p w14:paraId="338A00C5" w14:textId="62D33606" w:rsidR="008C4227" w:rsidRPr="008C4227" w:rsidDel="004255FD" w:rsidRDefault="008C4227">
      <w:pPr>
        <w:spacing w:before="100" w:beforeAutospacing="1" w:after="100" w:afterAutospacing="1" w:line="480" w:lineRule="auto"/>
        <w:ind w:firstLine="720"/>
        <w:rPr>
          <w:del w:id="520" w:author="Marina Bartolome" w:date="2025-12-15T14:11:00Z"/>
          <w:rFonts w:ascii="Times New Roman" w:eastAsia="Times New Roman" w:hAnsi="Times New Roman" w:cs="Times New Roman"/>
          <w:sz w:val="20"/>
          <w:szCs w:val="20"/>
          <w:lang w:val="en-US" w:eastAsia="es-ES"/>
        </w:rPr>
      </w:pPr>
      <w:del w:id="521" w:author="Marina Bartolome" w:date="2025-12-15T14:11:00Z">
        <w:r w:rsidRPr="008C4227" w:rsidDel="004255FD">
          <w:rPr>
            <w:rFonts w:ascii="Times New Roman" w:eastAsia="Times New Roman" w:hAnsi="Times New Roman" w:cs="Times New Roman"/>
            <w:b/>
            <w:bCs/>
            <w:sz w:val="20"/>
            <w:szCs w:val="20"/>
            <w:lang w:val="en-US" w:eastAsia="es-ES"/>
          </w:rPr>
          <w:delText>Overview.</w:delText>
        </w:r>
        <w:r w:rsidRPr="008C4227" w:rsidDel="004255FD">
          <w:rPr>
            <w:rFonts w:ascii="Times New Roman" w:eastAsia="Times New Roman" w:hAnsi="Times New Roman" w:cs="Times New Roman"/>
            <w:sz w:val="20"/>
            <w:szCs w:val="20"/>
            <w:lang w:val="en-US" w:eastAsia="es-ES"/>
          </w:rPr>
          <w:delText xml:space="preserve"> The overlap detector flags a case as dual-role only when both base models are positive, combining the victim decision tree </w:delText>
        </w:r>
        <w:r w:rsidRPr="008C4227" w:rsidDel="004255FD">
          <w:rPr>
            <w:rFonts w:ascii="Times New Roman" w:eastAsia="Times New Roman" w:hAnsi="Times New Roman" w:cs="Times New Roman"/>
            <w:b/>
            <w:bCs/>
            <w:sz w:val="20"/>
            <w:szCs w:val="20"/>
            <w:lang w:val="en-US" w:eastAsia="es-ES"/>
          </w:rPr>
          <w:delText>(</w:delText>
        </w:r>
        <w:r w:rsidR="00D661BE" w:rsidDel="004255FD">
          <w:rPr>
            <w:rFonts w:ascii="Times New Roman" w:eastAsia="Times New Roman" w:hAnsi="Times New Roman" w:cs="Times New Roman"/>
            <w:b/>
            <w:bCs/>
            <w:sz w:val="20"/>
            <w:szCs w:val="20"/>
            <w:lang w:val="en-US" w:eastAsia="es-ES"/>
          </w:rPr>
          <w:delText>eq.3</w:delText>
        </w:r>
        <w:r w:rsidRPr="008C4227" w:rsidDel="004255FD">
          <w:rPr>
            <w:rFonts w:ascii="Times New Roman" w:eastAsia="Times New Roman" w:hAnsi="Times New Roman" w:cs="Times New Roman"/>
            <w:b/>
            <w:bCs/>
            <w:sz w:val="20"/>
            <w:szCs w:val="20"/>
            <w:lang w:val="en-US" w:eastAsia="es-ES"/>
          </w:rPr>
          <w:delText>)</w:delText>
        </w:r>
        <w:r w:rsidR="00A16E7A" w:rsidDel="004255FD">
          <w:rPr>
            <w:rFonts w:ascii="Times New Roman" w:eastAsia="Times New Roman" w:hAnsi="Times New Roman" w:cs="Times New Roman"/>
            <w:sz w:val="20"/>
            <w:szCs w:val="20"/>
            <w:lang w:val="en-US" w:eastAsia="es-ES"/>
          </w:rPr>
          <w:delText xml:space="preserve"> </w:delText>
        </w:r>
        <w:r w:rsidRPr="008C4227" w:rsidDel="004255FD">
          <w:rPr>
            <w:rFonts w:ascii="Times New Roman" w:eastAsia="Times New Roman" w:hAnsi="Times New Roman" w:cs="Times New Roman"/>
            <w:sz w:val="20"/>
            <w:szCs w:val="20"/>
            <w:lang w:val="en-US" w:eastAsia="es-ES"/>
          </w:rPr>
          <w:delText xml:space="preserve"> and the perpetrator neural network </w:delText>
        </w:r>
        <w:r w:rsidRPr="008C4227" w:rsidDel="004255FD">
          <w:rPr>
            <w:rFonts w:ascii="Times New Roman" w:eastAsia="Times New Roman" w:hAnsi="Times New Roman" w:cs="Times New Roman"/>
            <w:b/>
            <w:bCs/>
            <w:sz w:val="20"/>
            <w:szCs w:val="20"/>
            <w:lang w:val="en-US" w:eastAsia="es-ES"/>
          </w:rPr>
          <w:delText xml:space="preserve"> (</w:delText>
        </w:r>
        <w:r w:rsidR="00F800C5" w:rsidDel="004255FD">
          <w:rPr>
            <w:rFonts w:ascii="Times New Roman" w:eastAsia="Times New Roman" w:hAnsi="Times New Roman" w:cs="Times New Roman"/>
            <w:b/>
            <w:bCs/>
            <w:sz w:val="20"/>
            <w:szCs w:val="20"/>
            <w:lang w:val="en-US" w:eastAsia="es-ES"/>
          </w:rPr>
          <w:delText>eq.5</w:delText>
        </w:r>
        <w:r w:rsidRPr="008C4227" w:rsidDel="004255FD">
          <w:rPr>
            <w:rFonts w:ascii="Times New Roman" w:eastAsia="Times New Roman" w:hAnsi="Times New Roman" w:cs="Times New Roman"/>
            <w:b/>
            <w:bCs/>
            <w:sz w:val="20"/>
            <w:szCs w:val="20"/>
            <w:lang w:val="en-US" w:eastAsia="es-ES"/>
          </w:rPr>
          <w:delText>)</w:delText>
        </w:r>
        <w:r w:rsidRPr="008C4227" w:rsidDel="004255FD">
          <w:rPr>
            <w:rFonts w:ascii="Times New Roman" w:eastAsia="Times New Roman" w:hAnsi="Times New Roman" w:cs="Times New Roman"/>
            <w:sz w:val="20"/>
            <w:szCs w:val="20"/>
            <w:lang w:val="en-US" w:eastAsia="es-ES"/>
          </w:rPr>
          <w:delText xml:space="preserve"> through a logical conjunction defined in </w:delText>
        </w:r>
        <w:r w:rsidR="00F800C5" w:rsidRPr="00EB0ABF" w:rsidDel="004255FD">
          <w:rPr>
            <w:rFonts w:ascii="Times New Roman" w:hAnsi="Times New Roman" w:cs="Times New Roman"/>
            <w:b/>
            <w:bCs/>
            <w:color w:val="000000" w:themeColor="text1"/>
            <w:sz w:val="20"/>
            <w:szCs w:val="20"/>
            <w:lang w:val="en-US"/>
          </w:rPr>
          <w:delText xml:space="preserve">Table </w:delText>
        </w:r>
        <w:r w:rsidR="00F800C5" w:rsidDel="004255FD">
          <w:rPr>
            <w:rFonts w:ascii="Times New Roman" w:hAnsi="Times New Roman" w:cs="Times New Roman"/>
            <w:b/>
            <w:bCs/>
            <w:color w:val="000000" w:themeColor="text1"/>
            <w:sz w:val="20"/>
            <w:szCs w:val="20"/>
            <w:lang w:val="en-US"/>
          </w:rPr>
          <w:delText>5</w:delText>
        </w:r>
        <w:r w:rsidRPr="008C4227" w:rsidDel="004255FD">
          <w:rPr>
            <w:rFonts w:ascii="Times New Roman" w:eastAsia="Times New Roman" w:hAnsi="Times New Roman" w:cs="Times New Roman"/>
            <w:sz w:val="20"/>
            <w:szCs w:val="20"/>
            <w:lang w:val="en-US" w:eastAsia="es-ES"/>
          </w:rPr>
          <w:delText>. Per-feature ensemble importance is obtained by reconciling the tree and network importances. For features present in both models, directions of effect are first compared; when directions agree, their weights are summed and the shared direction is retained, and when directions disagree, the smaller weight is subtracted from the larger, with the sign of the result determining the net direction. Absolute values are then re-scaled so that the combined weights sum to one.</w:delText>
        </w:r>
      </w:del>
    </w:p>
    <w:p w14:paraId="2429ABD7" w14:textId="2288DF07" w:rsidR="00124D88" w:rsidRPr="005079CA" w:rsidDel="004255FD" w:rsidRDefault="008C4227">
      <w:pPr>
        <w:spacing w:before="100" w:beforeAutospacing="1" w:after="100" w:afterAutospacing="1" w:line="480" w:lineRule="auto"/>
        <w:ind w:firstLine="720"/>
        <w:rPr>
          <w:del w:id="522" w:author="Marina Bartolome" w:date="2025-12-15T14:11:00Z"/>
          <w:rFonts w:ascii="Times New Roman" w:hAnsi="Times New Roman" w:cs="Times New Roman"/>
          <w:sz w:val="20"/>
          <w:szCs w:val="20"/>
        </w:rPr>
      </w:pPr>
      <w:del w:id="523" w:author="Marina Bartolome" w:date="2025-12-15T14:11:00Z">
        <w:r w:rsidRPr="008C4227" w:rsidDel="004255FD">
          <w:rPr>
            <w:rFonts w:ascii="Times New Roman" w:eastAsia="Times New Roman" w:hAnsi="Times New Roman" w:cs="Times New Roman"/>
            <w:b/>
            <w:bCs/>
            <w:sz w:val="20"/>
            <w:szCs w:val="20"/>
            <w:lang w:val="en-US" w:eastAsia="es-ES"/>
          </w:rPr>
          <w:delText>Reporting and interpretation.</w:delText>
        </w:r>
        <w:r w:rsidRPr="008C4227" w:rsidDel="004255FD">
          <w:rPr>
            <w:rFonts w:ascii="Times New Roman" w:eastAsia="Times New Roman" w:hAnsi="Times New Roman" w:cs="Times New Roman"/>
            <w:sz w:val="20"/>
            <w:szCs w:val="20"/>
            <w:lang w:val="en-US" w:eastAsia="es-ES"/>
          </w:rPr>
          <w:delText xml:space="preserve"> The full per-feature breakdown—showing combined ensemble weight and net direction alongside the constituent tree and network contributions—is provided in </w:delText>
        </w:r>
        <w:r w:rsidRPr="008C4227" w:rsidDel="004255FD">
          <w:rPr>
            <w:rFonts w:ascii="Times New Roman" w:eastAsia="Times New Roman" w:hAnsi="Times New Roman" w:cs="Times New Roman"/>
            <w:b/>
            <w:bCs/>
            <w:sz w:val="20"/>
            <w:szCs w:val="20"/>
            <w:lang w:val="en-US" w:eastAsia="es-ES"/>
          </w:rPr>
          <w:delText>Table 1</w:delText>
        </w:r>
        <w:r w:rsidR="00F800C5" w:rsidDel="004255FD">
          <w:rPr>
            <w:rFonts w:ascii="Times New Roman" w:eastAsia="Times New Roman" w:hAnsi="Times New Roman" w:cs="Times New Roman"/>
            <w:b/>
            <w:bCs/>
            <w:sz w:val="20"/>
            <w:szCs w:val="20"/>
            <w:lang w:val="en-US" w:eastAsia="es-ES"/>
          </w:rPr>
          <w:delText>3</w:delText>
        </w:r>
        <w:r w:rsidRPr="008C4227" w:rsidDel="004255FD">
          <w:rPr>
            <w:rFonts w:ascii="Times New Roman" w:eastAsia="Times New Roman" w:hAnsi="Times New Roman" w:cs="Times New Roman"/>
            <w:sz w:val="20"/>
            <w:szCs w:val="20"/>
            <w:lang w:val="en-US" w:eastAsia="es-ES"/>
          </w:rPr>
          <w:delText>. This approach preserves the transparency of the depth-1 tree, respects the broader signal distribution of the neural network, and yields an interpretable account of which global predictors most strongly drive dual-role flags under the conjunction rule.</w:delText>
        </w:r>
        <w:commentRangeEnd w:id="503"/>
        <w:r w:rsidR="005079CA" w:rsidDel="004255FD">
          <w:rPr>
            <w:rStyle w:val="Refdecomentario"/>
          </w:rPr>
          <w:commentReference w:id="503"/>
        </w:r>
      </w:del>
    </w:p>
    <w:p w14:paraId="0F39CB7D" w14:textId="48E33C1B" w:rsidR="00124D88" w:rsidRPr="00402465" w:rsidRDefault="00124D88">
      <w:pPr>
        <w:pStyle w:val="Ttulo1"/>
        <w:spacing w:line="480" w:lineRule="auto"/>
        <w:rPr>
          <w:rFonts w:ascii="Times New Roman" w:hAnsi="Times New Roman" w:cs="Times New Roman"/>
          <w:color w:val="auto"/>
          <w:sz w:val="20"/>
          <w:szCs w:val="20"/>
          <w:lang w:val="en-US"/>
        </w:rPr>
        <w:pPrChange w:id="524" w:author="Marina Bartolome" w:date="2025-12-15T14:13:00Z">
          <w:pPr>
            <w:pStyle w:val="Ttulo1"/>
          </w:pPr>
        </w:pPrChange>
      </w:pPr>
      <w:del w:id="525" w:author="Marina Bartolome" w:date="2025-12-15T14:04:00Z">
        <w:r w:rsidRPr="00402465" w:rsidDel="009B0709">
          <w:rPr>
            <w:rFonts w:ascii="Times New Roman" w:hAnsi="Times New Roman" w:cs="Times New Roman"/>
            <w:color w:val="auto"/>
            <w:sz w:val="20"/>
            <w:szCs w:val="20"/>
            <w:lang w:val="en-US"/>
          </w:rPr>
          <w:delText xml:space="preserve">4. </w:delText>
        </w:r>
      </w:del>
      <w:r w:rsidRPr="00402465">
        <w:rPr>
          <w:rFonts w:ascii="Times New Roman" w:hAnsi="Times New Roman" w:cs="Times New Roman"/>
          <w:color w:val="auto"/>
          <w:sz w:val="20"/>
          <w:szCs w:val="20"/>
          <w:lang w:val="en-US"/>
        </w:rPr>
        <w:t>RESULTS</w:t>
      </w:r>
    </w:p>
    <w:p w14:paraId="2C4A87D8" w14:textId="7CFBF631" w:rsidR="00124D88" w:rsidRPr="00124D88" w:rsidRDefault="00124D88" w:rsidP="00124D88">
      <w:pPr>
        <w:spacing w:line="480" w:lineRule="auto"/>
        <w:ind w:firstLine="720"/>
        <w:rPr>
          <w:rFonts w:ascii="Times New Roman" w:hAnsi="Times New Roman" w:cs="Times New Roman"/>
          <w:sz w:val="20"/>
          <w:szCs w:val="20"/>
          <w:lang w:val="en-US"/>
        </w:rPr>
      </w:pPr>
      <w:r w:rsidRPr="00046E8A">
        <w:rPr>
          <w:rFonts w:ascii="Times New Roman" w:hAnsi="Times New Roman" w:cs="Times New Roman"/>
          <w:b/>
          <w:bCs/>
          <w:sz w:val="20"/>
          <w:szCs w:val="20"/>
          <w:lang w:val="en-US"/>
        </w:rPr>
        <w:lastRenderedPageBreak/>
        <w:t>How to read the metrics</w:t>
      </w:r>
      <w:r w:rsidR="003333C7">
        <w:rPr>
          <w:rFonts w:ascii="Times New Roman" w:hAnsi="Times New Roman" w:cs="Times New Roman"/>
          <w:b/>
          <w:bCs/>
          <w:sz w:val="20"/>
          <w:szCs w:val="20"/>
          <w:lang w:val="en-US"/>
        </w:rPr>
        <w:t xml:space="preserve"> (</w:t>
      </w:r>
      <w:r w:rsidR="003333C7" w:rsidRPr="00EB0ABF">
        <w:rPr>
          <w:rFonts w:ascii="Times New Roman" w:hAnsi="Times New Roman" w:cs="Times New Roman"/>
          <w:b/>
          <w:bCs/>
          <w:color w:val="000000" w:themeColor="text1"/>
          <w:sz w:val="20"/>
          <w:szCs w:val="20"/>
          <w:lang w:val="en-US"/>
        </w:rPr>
        <w:t xml:space="preserve">Table </w:t>
      </w:r>
      <w:r w:rsidR="003333C7">
        <w:rPr>
          <w:rFonts w:ascii="Times New Roman" w:hAnsi="Times New Roman" w:cs="Times New Roman"/>
          <w:b/>
          <w:bCs/>
          <w:color w:val="000000" w:themeColor="text1"/>
          <w:sz w:val="20"/>
          <w:szCs w:val="20"/>
          <w:lang w:val="en-US"/>
        </w:rPr>
        <w:t>5</w:t>
      </w:r>
      <w:r w:rsidR="003333C7">
        <w:rPr>
          <w:rFonts w:ascii="Times New Roman" w:hAnsi="Times New Roman" w:cs="Times New Roman"/>
          <w:b/>
          <w:bCs/>
          <w:sz w:val="20"/>
          <w:szCs w:val="20"/>
          <w:lang w:val="en-US"/>
        </w:rPr>
        <w:t>)</w:t>
      </w:r>
      <w:r w:rsidRPr="00046E8A">
        <w:rPr>
          <w:rFonts w:ascii="Times New Roman" w:hAnsi="Times New Roman" w:cs="Times New Roman"/>
          <w:b/>
          <w:bCs/>
          <w:sz w:val="20"/>
          <w:szCs w:val="20"/>
          <w:lang w:val="en-US"/>
        </w:rPr>
        <w:t>.</w:t>
      </w:r>
      <w:r w:rsidRPr="00124D88">
        <w:rPr>
          <w:rFonts w:ascii="Times New Roman" w:hAnsi="Times New Roman" w:cs="Times New Roman"/>
          <w:sz w:val="20"/>
          <w:szCs w:val="20"/>
          <w:lang w:val="en-US"/>
        </w:rPr>
        <w:t xml:space="preserve"> We prioritise recall—the share of true positives detected—because missing a victim or a perpetrator carries the highest social cost</w:t>
      </w:r>
      <w:ins w:id="526" w:author="Microsoft Office User" w:date="2025-09-22T17:48:00Z">
        <w:r w:rsidR="00DD15EA">
          <w:rPr>
            <w:rFonts w:ascii="Times New Roman" w:hAnsi="Times New Roman" w:cs="Times New Roman"/>
            <w:sz w:val="20"/>
            <w:szCs w:val="20"/>
            <w:lang w:val="en-US"/>
          </w:rPr>
          <w:t xml:space="preserve"> in contrast to for instance, classifying a non-victim as victim</w:t>
        </w:r>
      </w:ins>
      <w:r w:rsidRPr="00124D88">
        <w:rPr>
          <w:rFonts w:ascii="Times New Roman" w:hAnsi="Times New Roman" w:cs="Times New Roman"/>
          <w:sz w:val="20"/>
          <w:szCs w:val="20"/>
          <w:lang w:val="en-US"/>
        </w:rPr>
        <w:t xml:space="preserve">. Precision gauges frontline workload (what fraction of alarms are correct). Specificity indicates how many low-risk youths are correctly left unflagged; together with recall it forms balanced accuracy, which remains informative under class imbalance. We also report accuracy (used only as a rough check), F1 (the precision–recall harmonic mean), and NPV—critical here because it tells practitioners how safe it is to trust a “negative” decision. </w:t>
      </w:r>
    </w:p>
    <w:p w14:paraId="0773EC37" w14:textId="7764CEA6" w:rsidR="00124D88" w:rsidRPr="00124D88" w:rsidRDefault="00124D88" w:rsidP="00124D88">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Victim detection (decision tree).</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 xml:space="preserve">The depth-1 CCP-pruned tree identified 339 of 372 true victims (recall 91.1%), so fewer than one in ten victims were missed. At the same time, TN=95, FP=287, FN=33, TP=339, which yields precision 54.2% (about half of the flagged youths are truly victims), specificity 24.9% (intentionally sacrificed to privilege sensitivity), accuracy 57.6% (not a reliable signal under imbalance), NPV 74.2% (three in four “safe” calls are truly non-victims), and F1 67.8% (confirming practical usability despite recall-oriented tuning). These figures align with the screening purpose: accept more false alarms in exchange for very few misses. </w:t>
      </w:r>
    </w:p>
    <w:p w14:paraId="195110C6" w14:textId="73E26BBF" w:rsidR="00124D88" w:rsidRPr="00124D88" w:rsidRDefault="00124D88" w:rsidP="00124D88">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Perpetrator detection (neural network).</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 xml:space="preserve">The compact NN retrieved 199 of 221 perpetrators (recall 90.0%), again surpassing the sensitivity target. Counts were TN=245, FP=476, FN=22, TP=199, giving precision 29.5% (roughly one in three alarms is correct), specificity 34.0%, accuracy 47.1%, NPV 91.8% (a strong guarantee that negatives are truly safe), and F1 44.5%. The pattern is consistent with an early-warning tool: bias toward catching hard-to-spot positives while keeping the “safe” bucket highly trustworthy. </w:t>
      </w:r>
    </w:p>
    <w:p w14:paraId="04D5A77F" w14:textId="05FEFAD6" w:rsidR="00046E8A" w:rsidRDefault="00124D88" w:rsidP="005428B3">
      <w:pPr>
        <w:spacing w:line="480" w:lineRule="auto"/>
        <w:ind w:firstLine="720"/>
        <w:rPr>
          <w:rFonts w:ascii="Times New Roman" w:hAnsi="Times New Roman" w:cs="Times New Roman"/>
          <w:sz w:val="20"/>
          <w:szCs w:val="20"/>
          <w:lang w:val="en-US"/>
        </w:rPr>
      </w:pPr>
      <w:r w:rsidRPr="00124D88">
        <w:rPr>
          <w:rFonts w:ascii="Times New Roman" w:hAnsi="Times New Roman" w:cs="Times New Roman"/>
          <w:b/>
          <w:bCs/>
          <w:sz w:val="20"/>
          <w:szCs w:val="20"/>
          <w:lang w:val="en-US"/>
        </w:rPr>
        <w:t>Overlap detection (logical-AND ensemble).</w:t>
      </w:r>
      <w:r>
        <w:rPr>
          <w:rFonts w:ascii="Times New Roman" w:hAnsi="Times New Roman" w:cs="Times New Roman"/>
          <w:sz w:val="20"/>
          <w:szCs w:val="20"/>
          <w:lang w:val="en-US"/>
        </w:rPr>
        <w:t xml:space="preserve"> </w:t>
      </w:r>
      <w:r w:rsidRPr="00124D88">
        <w:rPr>
          <w:rFonts w:ascii="Times New Roman" w:hAnsi="Times New Roman" w:cs="Times New Roman"/>
          <w:sz w:val="20"/>
          <w:szCs w:val="20"/>
          <w:lang w:val="en-US"/>
        </w:rPr>
        <w:t xml:space="preserve">To flag dual-role cases we require both base models to predict positive. Despite this stricter rule, the ensemble reached recall 93.8% (missed 2 of 32 known victim–perpetrators). The confusion figures were TN=76, FP=86, FN=2, TP=30, which imply precision 25.9%, specificity 46.9%, accuracy 54.6%, NPV 97.4%, F1 40.6%, and balanced accuracy 70.3%. Operationally, it cuts false positives sharply: of 763 unique alarms emitted by the two base models, only 86 survive the conjunction as false positives. Precision improves against a naïve “label-all-positive” baseline </w:t>
      </w:r>
      <w:r w:rsidRPr="00124D88">
        <w:rPr>
          <w:rFonts w:ascii="Times New Roman" w:hAnsi="Times New Roman" w:cs="Times New Roman"/>
          <w:sz w:val="20"/>
          <w:szCs w:val="20"/>
          <w:lang w:val="en-US"/>
        </w:rPr>
        <w:lastRenderedPageBreak/>
        <w:t>(≈18.9%), and balanced accuracy exceeds that of either base model, reflecting better global discrimination while keeping recall very high.</w:t>
      </w:r>
    </w:p>
    <w:p w14:paraId="24D5DC0E" w14:textId="1FCE9CB2" w:rsidR="00046E8A" w:rsidRPr="00953E8F" w:rsidRDefault="00046E8A" w:rsidP="00046E8A">
      <w:pPr>
        <w:pStyle w:val="Ttulo1"/>
        <w:spacing w:before="0" w:line="480" w:lineRule="auto"/>
        <w:rPr>
          <w:rFonts w:ascii="Times New Roman" w:hAnsi="Times New Roman" w:cs="Times New Roman"/>
          <w:color w:val="000000" w:themeColor="text1"/>
          <w:sz w:val="20"/>
          <w:szCs w:val="20"/>
          <w:lang w:val="en-US"/>
        </w:rPr>
      </w:pPr>
      <w:commentRangeStart w:id="527"/>
      <w:del w:id="528" w:author="Marina Bartolome" w:date="2025-12-15T14:04:00Z">
        <w:r w:rsidRPr="00953E8F" w:rsidDel="009B0709">
          <w:rPr>
            <w:rFonts w:ascii="Times New Roman" w:hAnsi="Times New Roman" w:cs="Times New Roman"/>
            <w:color w:val="000000" w:themeColor="text1"/>
            <w:sz w:val="20"/>
            <w:szCs w:val="20"/>
            <w:lang w:val="en-US"/>
          </w:rPr>
          <w:delText xml:space="preserve">5. </w:delText>
        </w:r>
      </w:del>
      <w:commentRangeStart w:id="529"/>
      <w:r w:rsidRPr="00953E8F">
        <w:rPr>
          <w:rFonts w:ascii="Times New Roman" w:hAnsi="Times New Roman" w:cs="Times New Roman"/>
          <w:color w:val="000000" w:themeColor="text1"/>
          <w:sz w:val="20"/>
          <w:szCs w:val="20"/>
          <w:lang w:val="en-US"/>
        </w:rPr>
        <w:t>DISCUSSION</w:t>
      </w:r>
      <w:commentRangeEnd w:id="529"/>
      <w:r w:rsidR="00DD15EA">
        <w:rPr>
          <w:rStyle w:val="Refdecomentario"/>
          <w:rFonts w:ascii="Cambria" w:eastAsia="Cambria" w:hAnsi="Cambria" w:cs="Cambria"/>
          <w:b w:val="0"/>
          <w:color w:val="auto"/>
        </w:rPr>
        <w:commentReference w:id="529"/>
      </w:r>
    </w:p>
    <w:p w14:paraId="286AFD77" w14:textId="1F4DEA3A" w:rsidR="002619E3" w:rsidRPr="002619E3" w:rsidRDefault="00046E8A" w:rsidP="00046E8A">
      <w:pPr>
        <w:spacing w:line="480" w:lineRule="auto"/>
        <w:ind w:firstLine="720"/>
        <w:rPr>
          <w:ins w:id="530" w:author="Marina Bartolome" w:date="2025-12-15T13:36:00Z"/>
          <w:rFonts w:ascii="Times New Roman" w:hAnsi="Times New Roman" w:cs="Times New Roman"/>
          <w:sz w:val="20"/>
          <w:szCs w:val="20"/>
          <w:lang w:val="en-US"/>
        </w:rPr>
      </w:pPr>
      <w:commentRangeStart w:id="531"/>
      <w:r w:rsidRPr="00046E8A">
        <w:rPr>
          <w:rFonts w:ascii="Times New Roman" w:hAnsi="Times New Roman" w:cs="Times New Roman"/>
          <w:sz w:val="20"/>
          <w:szCs w:val="20"/>
          <w:lang w:val="en-US"/>
        </w:rPr>
        <w:t xml:space="preserve">This study demonstrates that a dual-classifier framework can achieve high sensitivity in identifying adolescents at risk of simultaneously occupying victim and perpetrator roles. It also advances understanding of the victim–offender overlap by drawing on a representative sample of adolescents’ self-reported experiences of multiple forms of victimization and involvement in diverse antisocial behaviors. Beyond informing the refinement of current theoretical models, the findings provide empirically grounded knowledge to support the development of effective, evidence-based prevention and intervention programs targeting adolescent victimization </w:t>
      </w:r>
      <w:commentRangeStart w:id="532"/>
      <w:r w:rsidRPr="00046E8A">
        <w:rPr>
          <w:rFonts w:ascii="Times New Roman" w:hAnsi="Times New Roman" w:cs="Times New Roman"/>
          <w:sz w:val="20"/>
          <w:szCs w:val="20"/>
          <w:lang w:val="en-US"/>
        </w:rPr>
        <w:t>and perpetration (</w:t>
      </w:r>
      <w:r w:rsidRPr="00046E8A">
        <w:rPr>
          <w:rFonts w:ascii="Times New Roman" w:hAnsi="Times New Roman" w:cs="Times New Roman"/>
          <w:sz w:val="20"/>
          <w:szCs w:val="20"/>
          <w:highlight w:val="green"/>
          <w:lang w:val="en-US"/>
        </w:rPr>
        <w:t>Yarkoni &amp; Westfall, 2019</w:t>
      </w:r>
      <w:r w:rsidRPr="00046E8A">
        <w:rPr>
          <w:rFonts w:ascii="Times New Roman" w:hAnsi="Times New Roman" w:cs="Times New Roman"/>
          <w:sz w:val="20"/>
          <w:szCs w:val="20"/>
          <w:lang w:val="en-US"/>
        </w:rPr>
        <w:t>).</w:t>
      </w:r>
      <w:commentRangeEnd w:id="532"/>
      <w:r w:rsidR="000378A0">
        <w:rPr>
          <w:rStyle w:val="Refdecomentario"/>
        </w:rPr>
        <w:commentReference w:id="532"/>
      </w:r>
      <w:commentRangeEnd w:id="531"/>
      <w:r w:rsidR="002619E3">
        <w:rPr>
          <w:rStyle w:val="Refdecomentario"/>
        </w:rPr>
        <w:commentReference w:id="531"/>
      </w:r>
    </w:p>
    <w:p w14:paraId="146E33A4" w14:textId="02387187" w:rsidR="002619E3" w:rsidRPr="002619E3" w:rsidDel="002619E3" w:rsidRDefault="002619E3" w:rsidP="00046E8A">
      <w:pPr>
        <w:spacing w:line="480" w:lineRule="auto"/>
        <w:ind w:firstLine="720"/>
        <w:rPr>
          <w:del w:id="533" w:author="Marina Bartolome" w:date="2025-12-15T13:37:00Z"/>
          <w:rFonts w:ascii="Times New Roman" w:hAnsi="Times New Roman" w:cs="Times New Roman"/>
          <w:bCs/>
          <w:sz w:val="20"/>
          <w:szCs w:val="20"/>
          <w:lang w:val="en-US"/>
          <w:rPrChange w:id="534" w:author="Marina Bartolome" w:date="2025-12-15T13:36:00Z">
            <w:rPr>
              <w:del w:id="535" w:author="Marina Bartolome" w:date="2025-12-15T13:37:00Z"/>
              <w:rFonts w:ascii="Times New Roman" w:hAnsi="Times New Roman" w:cs="Times New Roman"/>
              <w:b/>
              <w:sz w:val="20"/>
              <w:szCs w:val="20"/>
              <w:lang w:val="en-US"/>
            </w:rPr>
          </w:rPrChange>
        </w:rPr>
      </w:pPr>
    </w:p>
    <w:p w14:paraId="1A83FFE9" w14:textId="77777777" w:rsidR="00046E8A" w:rsidRDefault="00046E8A" w:rsidP="00046E8A">
      <w:pPr>
        <w:spacing w:after="0" w:line="480" w:lineRule="auto"/>
        <w:ind w:firstLine="720"/>
        <w:rPr>
          <w:rFonts w:ascii="Times New Roman" w:hAnsi="Times New Roman" w:cs="Times New Roman"/>
          <w:sz w:val="20"/>
          <w:szCs w:val="20"/>
          <w:lang w:val="en-US"/>
        </w:rPr>
      </w:pPr>
      <w:r w:rsidRPr="00EE7F95">
        <w:rPr>
          <w:rFonts w:ascii="Times New Roman" w:hAnsi="Times New Roman" w:cs="Times New Roman"/>
          <w:sz w:val="20"/>
          <w:szCs w:val="20"/>
          <w:lang w:val="en-US"/>
        </w:rPr>
        <w:t>The cost–complexity–pruned decision tree (victim task) and the compact feed‑forward neural network (perpetrator task) both achieve recall above 90 % (91.1 % and 90.0 %, respectively). In absolute terms this means that, on the held‑out sets, the tree retrieves 339 of 372 victims and the network captures 199 of 221 perpetrators. Although precision is moderate (54.2 % for victims, 29.5 % for perpetrators), the deliberate bias toward recall is justified for an early‑warning tool: the marginal cost of investigating a false alarm is lower than the social cost of overlooking a genuine case of violence</w:t>
      </w:r>
      <w:r>
        <w:rPr>
          <w:rFonts w:ascii="Times New Roman" w:hAnsi="Times New Roman" w:cs="Times New Roman"/>
          <w:sz w:val="20"/>
          <w:szCs w:val="20"/>
          <w:lang w:val="en-US"/>
        </w:rPr>
        <w:t xml:space="preserve"> towards a child or adolescent</w:t>
      </w:r>
      <w:r w:rsidRPr="00EE7F9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Pr="00EE7F95">
        <w:rPr>
          <w:rFonts w:ascii="Times New Roman" w:hAnsi="Times New Roman" w:cs="Times New Roman"/>
          <w:sz w:val="20"/>
          <w:szCs w:val="20"/>
          <w:lang w:val="en-US"/>
        </w:rPr>
        <w:t>Thus, in order to prevent the overlook of victim cases, the models prioritize protection, accepting more false positives to ensure that those at risk are not missed.</w:t>
      </w:r>
    </w:p>
    <w:p w14:paraId="54FD5174" w14:textId="77777777" w:rsidR="00046E8A" w:rsidRDefault="00046E8A" w:rsidP="00046E8A">
      <w:pPr>
        <w:spacing w:after="0" w:line="480" w:lineRule="auto"/>
        <w:ind w:firstLine="720"/>
        <w:rPr>
          <w:ins w:id="536" w:author="Marina Bartolome" w:date="2025-12-15T13:41:00Z"/>
          <w:rFonts w:ascii="Times New Roman" w:hAnsi="Times New Roman" w:cs="Times New Roman"/>
          <w:sz w:val="20"/>
          <w:szCs w:val="20"/>
          <w:lang w:val="en-US"/>
        </w:rPr>
      </w:pPr>
      <w:r w:rsidRPr="007A424C">
        <w:rPr>
          <w:rFonts w:ascii="Times New Roman" w:hAnsi="Times New Roman" w:cs="Times New Roman"/>
          <w:sz w:val="20"/>
          <w:szCs w:val="20"/>
          <w:lang w:val="en-US"/>
        </w:rPr>
        <w:t xml:space="preserve">When combining the two high-recall classifiers through a logical AND, the ensemble identifies adolescents as dual-role only when both base models coincide. Despite the stricter criterion, recall remains very high (93.8%), with only 2 of the 32 known </w:t>
      </w:r>
      <w:r w:rsidRPr="00320153">
        <w:rPr>
          <w:rFonts w:ascii="Times New Roman" w:hAnsi="Times New Roman" w:cs="Times New Roman"/>
          <w:i/>
          <w:iCs/>
          <w:sz w:val="20"/>
          <w:szCs w:val="20"/>
          <w:lang w:val="en-US"/>
        </w:rPr>
        <w:t>victim–perpetrators</w:t>
      </w:r>
      <w:r w:rsidRPr="007A424C">
        <w:rPr>
          <w:rFonts w:ascii="Times New Roman" w:hAnsi="Times New Roman" w:cs="Times New Roman"/>
          <w:sz w:val="20"/>
          <w:szCs w:val="20"/>
          <w:lang w:val="en-US"/>
        </w:rPr>
        <w:t xml:space="preserve"> being missed. At the same time, the ensemble substantially reduces the number of false positives generated by each model individually: of the 763 unique alarms raised, only 86 are retained as </w:t>
      </w:r>
      <w:r w:rsidRPr="00320153">
        <w:rPr>
          <w:rFonts w:ascii="Times New Roman" w:hAnsi="Times New Roman" w:cs="Times New Roman"/>
          <w:i/>
          <w:iCs/>
          <w:sz w:val="20"/>
          <w:szCs w:val="20"/>
          <w:lang w:val="en-US"/>
        </w:rPr>
        <w:t xml:space="preserve">non-dual-role </w:t>
      </w:r>
      <w:r w:rsidRPr="007A424C">
        <w:rPr>
          <w:rFonts w:ascii="Times New Roman" w:hAnsi="Times New Roman" w:cs="Times New Roman"/>
          <w:sz w:val="20"/>
          <w:szCs w:val="20"/>
          <w:lang w:val="en-US"/>
        </w:rPr>
        <w:t>after conjunction. This corresponds to an overall precision of 25.9%, which, while still limited, represents a notable improvement over the naïve baseline in which all adolescents would be labeled positive (precision = 18.9%).</w:t>
      </w:r>
    </w:p>
    <w:p w14:paraId="5DBB71FB" w14:textId="4BDA3713" w:rsidR="002619E3" w:rsidRPr="002619E3" w:rsidRDefault="002619E3">
      <w:pPr>
        <w:spacing w:after="0" w:line="480" w:lineRule="auto"/>
        <w:ind w:firstLine="709"/>
        <w:rPr>
          <w:rFonts w:ascii="Times New Roman" w:hAnsi="Times New Roman" w:cs="Times New Roman"/>
          <w:color w:val="000000" w:themeColor="text1"/>
          <w:sz w:val="20"/>
          <w:szCs w:val="20"/>
          <w:lang w:val="en-US"/>
          <w:rPrChange w:id="537" w:author="Marina Bartolome" w:date="2025-12-15T13:41:00Z">
            <w:rPr>
              <w:rFonts w:ascii="Times New Roman" w:hAnsi="Times New Roman" w:cs="Times New Roman"/>
              <w:sz w:val="20"/>
              <w:szCs w:val="20"/>
              <w:lang w:val="en-US"/>
            </w:rPr>
          </w:rPrChange>
        </w:rPr>
        <w:pPrChange w:id="538" w:author="Marina Bartolome" w:date="2025-12-15T13:41:00Z">
          <w:pPr>
            <w:spacing w:after="0" w:line="480" w:lineRule="auto"/>
            <w:ind w:firstLine="720"/>
          </w:pPr>
        </w:pPrChange>
      </w:pPr>
      <w:ins w:id="539" w:author="Marina Bartolome" w:date="2025-12-15T13:41:00Z">
        <w:r w:rsidRPr="002619E3">
          <w:rPr>
            <w:rFonts w:ascii="Times New Roman" w:hAnsi="Times New Roman" w:cs="Times New Roman"/>
            <w:sz w:val="20"/>
            <w:szCs w:val="20"/>
            <w:lang w:val="en-US"/>
          </w:rPr>
          <w:t xml:space="preserve">The predictive value of negatives (NPV) emerges as a crucial strength of the framework. For victims, the NPV reached 74.2%, for perpetrators 91.8%, and for the overlap ensemble 97.4%. This means </w:t>
        </w:r>
        <w:r w:rsidRPr="002619E3">
          <w:rPr>
            <w:rFonts w:ascii="Times New Roman" w:hAnsi="Times New Roman" w:cs="Times New Roman"/>
            <w:sz w:val="20"/>
            <w:szCs w:val="20"/>
            <w:lang w:val="en-US"/>
          </w:rPr>
          <w:lastRenderedPageBreak/>
          <w:t>practitioners can rely on negative classifications with confidence, knowing that most unflagged adolescents are indeed at low risk. Such reliability enhances trust in the model as a safeguard, allowing scarce resources to be directed toward those flagged positive. By contrast, specificity was deliberately sacrificed in the base classifiers (24.9% for victims, 34.0% for perpetrators) in order to maximize sensitivity. While this design may strain frontline capacity, the ensemble helps mitigate the trade-off: by requiring both models to coincide, it raises specificity to 46.9% and reduces false positives to 86 out of 763 initial alarms, representing a substantial operational gain in efficiency.</w:t>
        </w:r>
      </w:ins>
    </w:p>
    <w:p w14:paraId="2C3F1943" w14:textId="5B24FD99" w:rsidR="002619E3" w:rsidDel="002619E3" w:rsidRDefault="00046E8A" w:rsidP="00046E8A">
      <w:pPr>
        <w:spacing w:after="0" w:line="480" w:lineRule="auto"/>
        <w:ind w:firstLine="709"/>
        <w:rPr>
          <w:del w:id="540" w:author="Marina Bartolome" w:date="2025-12-15T13:41:00Z"/>
          <w:rFonts w:ascii="Times New Roman" w:hAnsi="Times New Roman" w:cs="Times New Roman"/>
          <w:color w:val="000000" w:themeColor="text1"/>
          <w:sz w:val="20"/>
          <w:szCs w:val="20"/>
          <w:lang w:val="en-US"/>
        </w:rPr>
      </w:pPr>
      <w:del w:id="541" w:author="Marina Bartolome" w:date="2025-12-15T13:45:00Z">
        <w:r w:rsidRPr="00320153" w:rsidDel="002F49EF">
          <w:rPr>
            <w:rFonts w:ascii="Times New Roman" w:hAnsi="Times New Roman" w:cs="Times New Roman"/>
            <w:color w:val="000000" w:themeColor="text1"/>
            <w:sz w:val="20"/>
            <w:szCs w:val="20"/>
            <w:lang w:val="en-US"/>
          </w:rPr>
          <w:delText xml:space="preserve">The ensemble’s balanced accuracy </w:delText>
        </w:r>
        <w:r w:rsidRPr="00320153" w:rsidDel="002F49EF">
          <w:rPr>
            <w:rFonts w:ascii="Times New Roman" w:hAnsi="Times New Roman" w:cs="Times New Roman"/>
            <w:i/>
            <w:color w:val="000000" w:themeColor="text1"/>
            <w:sz w:val="20"/>
            <w:szCs w:val="20"/>
            <w:lang w:val="en-US"/>
          </w:rPr>
          <w:delText xml:space="preserve">(70.3 %) </w:delText>
        </w:r>
        <w:r w:rsidRPr="00320153" w:rsidDel="002F49EF">
          <w:rPr>
            <w:rFonts w:ascii="Times New Roman" w:hAnsi="Times New Roman" w:cs="Times New Roman"/>
            <w:color w:val="000000" w:themeColor="text1"/>
            <w:sz w:val="20"/>
            <w:szCs w:val="20"/>
            <w:lang w:val="en-US"/>
          </w:rPr>
          <w:delText xml:space="preserve">underscores that the method does more than </w:delText>
        </w:r>
        <w:r w:rsidRPr="00320153" w:rsidDel="002F49EF">
          <w:rPr>
            <w:rFonts w:ascii="Times New Roman" w:hAnsi="Times New Roman" w:cs="Times New Roman"/>
            <w:i/>
            <w:color w:val="000000" w:themeColor="text1"/>
            <w:sz w:val="20"/>
            <w:szCs w:val="20"/>
            <w:lang w:val="en-US"/>
          </w:rPr>
          <w:delText>“guess positive”</w:delText>
        </w:r>
        <w:r w:rsidRPr="00320153" w:rsidDel="002F49EF">
          <w:rPr>
            <w:rFonts w:ascii="Times New Roman" w:hAnsi="Times New Roman" w:cs="Times New Roman"/>
            <w:color w:val="000000" w:themeColor="text1"/>
            <w:sz w:val="20"/>
            <w:szCs w:val="20"/>
            <w:lang w:val="en-US"/>
          </w:rPr>
          <w:delText xml:space="preserve">; its specificity </w:delText>
        </w:r>
        <w:r w:rsidRPr="00320153" w:rsidDel="002F49EF">
          <w:rPr>
            <w:rFonts w:ascii="Times New Roman" w:hAnsi="Times New Roman" w:cs="Times New Roman"/>
            <w:i/>
            <w:color w:val="000000" w:themeColor="text1"/>
            <w:sz w:val="20"/>
            <w:szCs w:val="20"/>
            <w:lang w:val="en-US"/>
          </w:rPr>
          <w:delText>(46.9 %)</w:delText>
        </w:r>
        <w:r w:rsidRPr="00320153" w:rsidDel="002F49EF">
          <w:rPr>
            <w:rFonts w:ascii="Times New Roman" w:hAnsi="Times New Roman" w:cs="Times New Roman"/>
            <w:color w:val="000000" w:themeColor="text1"/>
            <w:sz w:val="20"/>
            <w:szCs w:val="20"/>
            <w:lang w:val="en-US"/>
          </w:rPr>
          <w:delText xml:space="preserve"> is nearly double that of the victim tree and </w:delText>
        </w:r>
        <w:r w:rsidRPr="00320153" w:rsidDel="002F49EF">
          <w:rPr>
            <w:rFonts w:ascii="Times New Roman" w:hAnsi="Times New Roman" w:cs="Times New Roman"/>
            <w:i/>
            <w:color w:val="000000" w:themeColor="text1"/>
            <w:sz w:val="20"/>
            <w:szCs w:val="20"/>
            <w:lang w:val="en-US"/>
          </w:rPr>
          <w:delText xml:space="preserve">12 </w:delText>
        </w:r>
        <w:r w:rsidRPr="00320153" w:rsidDel="002F49EF">
          <w:rPr>
            <w:rFonts w:ascii="Times New Roman" w:hAnsi="Times New Roman" w:cs="Times New Roman"/>
            <w:color w:val="000000" w:themeColor="text1"/>
            <w:sz w:val="20"/>
            <w:szCs w:val="20"/>
            <w:lang w:val="en-US"/>
          </w:rPr>
          <w:delText>points higher than the perpetrator net. Qualitative inspection of the 86 false positives shows that most were either victims‑only or perpetrators‑only—profiles that still merit preventive attention even if they do not satisfy the strict dual‑role definition.</w:delText>
        </w:r>
      </w:del>
    </w:p>
    <w:p w14:paraId="08C1D552" w14:textId="7E60F841" w:rsidR="002619E3" w:rsidRPr="002619E3" w:rsidRDefault="002619E3" w:rsidP="002619E3">
      <w:pPr>
        <w:spacing w:after="0" w:line="480" w:lineRule="auto"/>
        <w:ind w:firstLine="709"/>
        <w:rPr>
          <w:ins w:id="542" w:author="Marina Bartolome" w:date="2025-12-15T13:42:00Z"/>
          <w:rFonts w:ascii="Times New Roman" w:hAnsi="Times New Roman" w:cs="Times New Roman"/>
          <w:color w:val="000000" w:themeColor="text1"/>
          <w:sz w:val="20"/>
          <w:szCs w:val="20"/>
          <w:lang w:val="en-US"/>
        </w:rPr>
      </w:pPr>
      <w:ins w:id="543" w:author="Marina Bartolome" w:date="2025-12-15T13:42:00Z">
        <w:r w:rsidRPr="002619E3">
          <w:rPr>
            <w:rFonts w:ascii="Times New Roman" w:hAnsi="Times New Roman" w:cs="Times New Roman"/>
            <w:color w:val="000000" w:themeColor="text1"/>
            <w:sz w:val="20"/>
            <w:szCs w:val="20"/>
            <w:lang w:val="en-US"/>
          </w:rPr>
          <w:t xml:space="preserve">The </w:t>
        </w:r>
      </w:ins>
      <w:ins w:id="544" w:author="Marina Bartolome" w:date="2025-12-15T13:46:00Z">
        <w:r w:rsidR="002F49EF" w:rsidRPr="002F49EF">
          <w:rPr>
            <w:rFonts w:ascii="Times New Roman" w:hAnsi="Times New Roman" w:cs="Times New Roman"/>
            <w:color w:val="000000" w:themeColor="text1"/>
            <w:sz w:val="20"/>
            <w:szCs w:val="20"/>
            <w:lang w:val="en-US"/>
          </w:rPr>
          <w:t>simplicity</w:t>
        </w:r>
        <w:r w:rsidR="002F49EF">
          <w:rPr>
            <w:rFonts w:ascii="Times New Roman" w:hAnsi="Times New Roman" w:cs="Times New Roman"/>
            <w:color w:val="000000" w:themeColor="text1"/>
            <w:sz w:val="20"/>
            <w:szCs w:val="20"/>
            <w:lang w:val="en-US"/>
          </w:rPr>
          <w:t xml:space="preserve"> </w:t>
        </w:r>
      </w:ins>
      <w:ins w:id="545" w:author="Marina Bartolome" w:date="2025-12-15T13:42:00Z">
        <w:r w:rsidRPr="002619E3">
          <w:rPr>
            <w:rFonts w:ascii="Times New Roman" w:hAnsi="Times New Roman" w:cs="Times New Roman"/>
            <w:color w:val="000000" w:themeColor="text1"/>
            <w:sz w:val="20"/>
            <w:szCs w:val="20"/>
            <w:lang w:val="en-US"/>
          </w:rPr>
          <w:t xml:space="preserve">of the victim tree (a single split on PC₂ at 0.54) complements the nuance of the perpetrator neural network, illustrating the value of combining a transparent, minimal structure with a compact but expressive non-linear learner. This balance fosters both interpretability and robustness. The stability of the PC₂ split across subsamples reinforces transportability, though sensitivity analyses are needed to assess its dependence on cohort or context. </w:t>
        </w:r>
      </w:ins>
      <w:ins w:id="546" w:author="Marina Bartolome" w:date="2025-12-15T13:52:00Z">
        <w:r w:rsidR="002F49EF" w:rsidRPr="002F49EF">
          <w:rPr>
            <w:rFonts w:ascii="Times New Roman" w:hAnsi="Times New Roman" w:cs="Times New Roman"/>
            <w:color w:val="000000" w:themeColor="text1"/>
            <w:sz w:val="20"/>
            <w:szCs w:val="20"/>
            <w:lang w:val="en-US"/>
          </w:rPr>
          <w:t xml:space="preserve">Family structure variables—particularly co-residence with siblings or step-siblings </w:t>
        </w:r>
        <w:commentRangeStart w:id="547"/>
        <w:r w:rsidR="002F49EF">
          <w:rPr>
            <w:rFonts w:ascii="Times New Roman" w:hAnsi="Times New Roman" w:cs="Times New Roman"/>
            <w:color w:val="000000" w:themeColor="text1"/>
            <w:sz w:val="20"/>
            <w:szCs w:val="20"/>
            <w:lang w:val="en-US"/>
          </w:rPr>
          <w:t>or</w:t>
        </w:r>
        <w:r w:rsidR="002F49EF" w:rsidRPr="002F49EF">
          <w:rPr>
            <w:rFonts w:ascii="Times New Roman" w:hAnsi="Times New Roman" w:cs="Times New Roman"/>
            <w:color w:val="000000" w:themeColor="text1"/>
            <w:sz w:val="20"/>
            <w:szCs w:val="20"/>
            <w:lang w:val="en-US"/>
          </w:rPr>
          <w:t xml:space="preserve"> </w:t>
        </w:r>
        <w:commentRangeEnd w:id="547"/>
        <w:r w:rsidR="002F49EF">
          <w:rPr>
            <w:rStyle w:val="Refdecomentario"/>
          </w:rPr>
          <w:commentReference w:id="547"/>
        </w:r>
        <w:r w:rsidR="002F49EF" w:rsidRPr="002F49EF">
          <w:rPr>
            <w:rFonts w:ascii="Times New Roman" w:hAnsi="Times New Roman" w:cs="Times New Roman"/>
            <w:color w:val="000000" w:themeColor="text1"/>
            <w:sz w:val="20"/>
            <w:szCs w:val="20"/>
            <w:lang w:val="en-US"/>
          </w:rPr>
          <w:t xml:space="preserve">with a father or father figure—consistently emerge as the strongest predictors across both models. This pattern aligns with a substantial body of literature linking </w:t>
        </w:r>
        <w:commentRangeStart w:id="548"/>
        <w:r w:rsidR="002F49EF" w:rsidRPr="002F49EF">
          <w:rPr>
            <w:rFonts w:ascii="Times New Roman" w:hAnsi="Times New Roman" w:cs="Times New Roman"/>
            <w:color w:val="000000" w:themeColor="text1"/>
            <w:sz w:val="20"/>
            <w:szCs w:val="20"/>
            <w:lang w:val="en-US"/>
          </w:rPr>
          <w:t>family structure and instability to heightened risks of both victimization and offending</w:t>
        </w:r>
      </w:ins>
      <w:commentRangeEnd w:id="548"/>
      <w:ins w:id="549" w:author="Marina Bartolome" w:date="2025-12-15T13:53:00Z">
        <w:r w:rsidR="002F49EF">
          <w:rPr>
            <w:rStyle w:val="Refdecomentario"/>
          </w:rPr>
          <w:commentReference w:id="548"/>
        </w:r>
      </w:ins>
      <w:ins w:id="550" w:author="Marina Bartolome" w:date="2025-12-15T13:52:00Z">
        <w:r w:rsidR="002F49EF" w:rsidRPr="002F49EF">
          <w:rPr>
            <w:rFonts w:ascii="Times New Roman" w:hAnsi="Times New Roman" w:cs="Times New Roman"/>
            <w:color w:val="000000" w:themeColor="text1"/>
            <w:sz w:val="20"/>
            <w:szCs w:val="20"/>
            <w:lang w:val="en-US"/>
          </w:rPr>
          <w:t>. Taken together, these findings support the interpretation of family configuration as a core mechanism of risk, while also underscoring its interaction with other salient exposures, including substance use and digital practices.</w:t>
        </w:r>
      </w:ins>
      <w:ins w:id="551" w:author="Marina Bartolome" w:date="2025-12-15T13:53:00Z">
        <w:r w:rsidR="002F49EF">
          <w:rPr>
            <w:rFonts w:ascii="Times New Roman" w:hAnsi="Times New Roman" w:cs="Times New Roman"/>
            <w:color w:val="000000" w:themeColor="text1"/>
            <w:sz w:val="20"/>
            <w:szCs w:val="20"/>
            <w:lang w:val="en-US"/>
          </w:rPr>
          <w:t xml:space="preserve"> </w:t>
        </w:r>
      </w:ins>
      <w:ins w:id="552" w:author="Marina Bartolome" w:date="2025-12-15T13:42:00Z">
        <w:r w:rsidRPr="002619E3">
          <w:rPr>
            <w:rFonts w:ascii="Times New Roman" w:hAnsi="Times New Roman" w:cs="Times New Roman"/>
            <w:color w:val="000000" w:themeColor="text1"/>
            <w:sz w:val="20"/>
            <w:szCs w:val="20"/>
            <w:lang w:val="en-US"/>
          </w:rPr>
          <w:t xml:space="preserve">Several predictors deserve closer attention. </w:t>
        </w:r>
      </w:ins>
      <w:ins w:id="553" w:author="Marina Bartolome" w:date="2025-12-15T13:55:00Z">
        <w:r w:rsidR="002F49EF" w:rsidRPr="002F49EF">
          <w:rPr>
            <w:rFonts w:ascii="Times New Roman" w:hAnsi="Times New Roman" w:cs="Times New Roman"/>
            <w:color w:val="000000" w:themeColor="text1"/>
            <w:sz w:val="20"/>
            <w:szCs w:val="20"/>
            <w:lang w:val="en-US"/>
          </w:rPr>
          <w:t>Runaway episodes, defined as any episode in the previous 12 months, emerge as important markers of elevated risk, linking experiences of victimization with involvement in delinquent behavior.</w:t>
        </w:r>
      </w:ins>
      <w:ins w:id="554" w:author="Marina Bartolome" w:date="2025-12-15T13:42:00Z">
        <w:r w:rsidRPr="002619E3">
          <w:rPr>
            <w:rFonts w:ascii="Times New Roman" w:hAnsi="Times New Roman" w:cs="Times New Roman"/>
            <w:color w:val="000000" w:themeColor="text1"/>
            <w:sz w:val="20"/>
            <w:szCs w:val="20"/>
            <w:lang w:val="en-US"/>
          </w:rPr>
          <w:t xml:space="preserve"> Alcohol binge drinking and digital pornography exposure emerge as salient behavioral signals, aligning with prior research that associates them with impaired impulse control, sexual risk, and violence involvement. Variability in social support </w:t>
        </w:r>
        <w:commentRangeStart w:id="555"/>
        <w:r w:rsidRPr="002619E3">
          <w:rPr>
            <w:rFonts w:ascii="Times New Roman" w:hAnsi="Times New Roman" w:cs="Times New Roman"/>
            <w:color w:val="000000" w:themeColor="text1"/>
            <w:sz w:val="20"/>
            <w:szCs w:val="20"/>
            <w:lang w:val="en-US"/>
          </w:rPr>
          <w:t xml:space="preserve">(APOYO.VAR) </w:t>
        </w:r>
      </w:ins>
      <w:commentRangeEnd w:id="555"/>
      <w:ins w:id="556" w:author="Marina Bartolome" w:date="2025-12-15T13:55:00Z">
        <w:r w:rsidR="002F49EF">
          <w:rPr>
            <w:rStyle w:val="Refdecomentario"/>
          </w:rPr>
          <w:commentReference w:id="555"/>
        </w:r>
      </w:ins>
      <w:ins w:id="557" w:author="Marina Bartolome" w:date="2025-12-15T13:42:00Z">
        <w:r w:rsidRPr="002619E3">
          <w:rPr>
            <w:rFonts w:ascii="Times New Roman" w:hAnsi="Times New Roman" w:cs="Times New Roman"/>
            <w:color w:val="000000" w:themeColor="text1"/>
            <w:sz w:val="20"/>
            <w:szCs w:val="20"/>
            <w:lang w:val="en-US"/>
          </w:rPr>
          <w:t xml:space="preserve">is as concerning as its absence, suggesting that unstable or inconsistent support networks can undermine resilience. Similarly, fluctuations in self-efficacy and impulse control may weaken protective factors, making adolescents more vulnerable. </w:t>
        </w:r>
        <w:commentRangeStart w:id="558"/>
        <w:r w:rsidRPr="002619E3">
          <w:rPr>
            <w:rFonts w:ascii="Times New Roman" w:hAnsi="Times New Roman" w:cs="Times New Roman"/>
            <w:color w:val="000000" w:themeColor="text1"/>
            <w:sz w:val="20"/>
            <w:szCs w:val="20"/>
            <w:lang w:val="en-US"/>
          </w:rPr>
          <w:t>Gender, age, and sexual orientation effects also warrant careful interpretation: while females and minority groups are more often labeled as victims, this “majority-as-victim paradox” may reflect contextual or measurement biases, underscoring the need for cautious, non-stigmatizing use</w:t>
        </w:r>
      </w:ins>
      <w:commentRangeEnd w:id="558"/>
      <w:ins w:id="559" w:author="Marina Bartolome" w:date="2025-12-15T13:56:00Z">
        <w:r w:rsidR="00694151">
          <w:rPr>
            <w:rStyle w:val="Refdecomentario"/>
          </w:rPr>
          <w:commentReference w:id="558"/>
        </w:r>
      </w:ins>
      <w:ins w:id="560" w:author="Marina Bartolome" w:date="2025-12-15T13:42:00Z">
        <w:r w:rsidRPr="002619E3">
          <w:rPr>
            <w:rFonts w:ascii="Times New Roman" w:hAnsi="Times New Roman" w:cs="Times New Roman"/>
            <w:color w:val="000000" w:themeColor="text1"/>
            <w:sz w:val="20"/>
            <w:szCs w:val="20"/>
            <w:lang w:val="en-US"/>
          </w:rPr>
          <w:t>. Age-related patterns, where risks peak in mid-adolescence, further suggest critical windows for focused prevention.</w:t>
        </w:r>
      </w:ins>
    </w:p>
    <w:p w14:paraId="0F214F95" w14:textId="77777777" w:rsidR="002619E3" w:rsidRPr="002619E3" w:rsidRDefault="002619E3" w:rsidP="002619E3">
      <w:pPr>
        <w:spacing w:after="0" w:line="480" w:lineRule="auto"/>
        <w:ind w:firstLine="709"/>
        <w:rPr>
          <w:ins w:id="561" w:author="Marina Bartolome" w:date="2025-12-15T13:42:00Z"/>
          <w:rFonts w:ascii="Times New Roman" w:hAnsi="Times New Roman" w:cs="Times New Roman"/>
          <w:color w:val="000000" w:themeColor="text1"/>
          <w:sz w:val="20"/>
          <w:szCs w:val="20"/>
          <w:lang w:val="en-US"/>
        </w:rPr>
      </w:pPr>
      <w:commentRangeStart w:id="562"/>
      <w:ins w:id="563" w:author="Marina Bartolome" w:date="2025-12-15T13:42:00Z">
        <w:r w:rsidRPr="002619E3">
          <w:rPr>
            <w:rFonts w:ascii="Times New Roman" w:hAnsi="Times New Roman" w:cs="Times New Roman"/>
            <w:color w:val="000000" w:themeColor="text1"/>
            <w:sz w:val="20"/>
            <w:szCs w:val="20"/>
            <w:lang w:val="en-US"/>
          </w:rPr>
          <w:lastRenderedPageBreak/>
          <w:t>Methodologically, the AND-ensemble demonstrates why decomposition outperforms direct modeling of the overlap under extreme imbalance. By splitting the task into two balanced problems, training remains stable, recall remains high, and interpretability is preserved. From an implementation perspective, this enables a two-tiered strategy: universal screening with the individual base models, followed by triage with the ensemble to concentrate resources. Such a framework is adaptable: thresholds can be adjusted to local prevalence, binary alarms can be scaled into tiered risk levels, and subgroup audits can monitor equity in errors. For generalization, external validation and continuous drift monitoring are essential steps before deployment.</w:t>
        </w:r>
      </w:ins>
      <w:commentRangeEnd w:id="562"/>
      <w:ins w:id="564" w:author="Marina Bartolome" w:date="2025-12-15T13:57:00Z">
        <w:r w:rsidR="00694151">
          <w:rPr>
            <w:rStyle w:val="Refdecomentario"/>
          </w:rPr>
          <w:commentReference w:id="562"/>
        </w:r>
      </w:ins>
    </w:p>
    <w:p w14:paraId="22D7BD61" w14:textId="180EAC5D" w:rsidR="005079CA" w:rsidRDefault="00046E8A" w:rsidP="00046E8A">
      <w:pPr>
        <w:spacing w:after="0" w:line="480" w:lineRule="auto"/>
        <w:ind w:firstLine="709"/>
        <w:rPr>
          <w:rFonts w:ascii="Times New Roman" w:hAnsi="Times New Roman" w:cs="Times New Roman"/>
          <w:color w:val="000000" w:themeColor="text1"/>
          <w:sz w:val="20"/>
          <w:szCs w:val="20"/>
          <w:lang w:val="en-US"/>
        </w:rPr>
      </w:pPr>
      <w:commentRangeStart w:id="565"/>
      <w:r w:rsidRPr="00C216A5">
        <w:rPr>
          <w:rFonts w:ascii="Times New Roman" w:hAnsi="Times New Roman" w:cs="Times New Roman"/>
          <w:color w:val="000000" w:themeColor="text1"/>
          <w:sz w:val="20"/>
          <w:szCs w:val="20"/>
          <w:lang w:val="en-US"/>
        </w:rPr>
        <w:t>Taken together, the findings suggest a two-tier deployment strategy. At the universal level, the victim and perpetrator classifiers can be applied as broad screening tools to ensure that almost no high-risk adolescent slips through undetected. In resource-constrained settings, however, practitioners may start directly with the ensemble rule, which prioritizes the subset most likely to occupy both roles and thus concentrates resources on the cases at greatest risk of mutual violence escalation. Within this framework, front-line screening can rely on the decision tree’s handful of transparent questions to flag potential victims quickly, while secondary assessment benefits from the neural network’s richer feature palette to refine perpetrator risk in borderline cases. Because both models converge on the same household-structure markers, intervention programmes should emphasize family-stability measures, supplemented with modules on impulse control, substance use, and digital consumption to more effectively prevent offending behavior.</w:t>
      </w:r>
      <w:commentRangeEnd w:id="527"/>
      <w:r w:rsidR="003B5877">
        <w:rPr>
          <w:rStyle w:val="Refdecomentario"/>
        </w:rPr>
        <w:commentReference w:id="527"/>
      </w:r>
      <w:commentRangeEnd w:id="565"/>
      <w:r w:rsidR="007D665A">
        <w:rPr>
          <w:rStyle w:val="Refdecomentario"/>
        </w:rPr>
        <w:commentReference w:id="565"/>
      </w:r>
    </w:p>
    <w:p w14:paraId="5C0893AD" w14:textId="77777777" w:rsidR="006242A6" w:rsidRDefault="006242A6">
      <w:pPr>
        <w:rPr>
          <w:ins w:id="566" w:author="Oriol" w:date="2025-09-23T15:32:00Z"/>
          <w:rFonts w:ascii="Times New Roman" w:hAnsi="Times New Roman" w:cs="Times New Roman"/>
          <w:color w:val="000000" w:themeColor="text1"/>
          <w:sz w:val="20"/>
          <w:szCs w:val="20"/>
          <w:lang w:val="en-US"/>
        </w:rPr>
      </w:pPr>
    </w:p>
    <w:p w14:paraId="3FE3895A" w14:textId="77777777" w:rsidR="006242A6" w:rsidRPr="006242A6" w:rsidRDefault="006242A6" w:rsidP="006242A6">
      <w:pPr>
        <w:spacing w:before="100" w:beforeAutospacing="1" w:after="100" w:afterAutospacing="1" w:line="240" w:lineRule="auto"/>
        <w:rPr>
          <w:ins w:id="567" w:author="Oriol" w:date="2025-09-23T15:32:00Z"/>
          <w:rFonts w:ascii="Times New Roman" w:eastAsia="Times New Roman" w:hAnsi="Times New Roman" w:cs="Times New Roman"/>
          <w:sz w:val="20"/>
          <w:szCs w:val="20"/>
          <w:highlight w:val="yellow"/>
          <w:lang w:val="en-US" w:eastAsia="es-ES"/>
          <w:rPrChange w:id="568" w:author="Oriol" w:date="2025-09-23T15:33:00Z">
            <w:rPr>
              <w:ins w:id="569" w:author="Oriol" w:date="2025-09-23T15:32:00Z"/>
              <w:rFonts w:ascii="Times New Roman" w:eastAsia="Times New Roman" w:hAnsi="Times New Roman" w:cs="Times New Roman"/>
              <w:sz w:val="24"/>
              <w:szCs w:val="24"/>
              <w:lang w:val="es-ES" w:eastAsia="es-ES"/>
            </w:rPr>
          </w:rPrChange>
        </w:rPr>
      </w:pPr>
      <w:commentRangeStart w:id="570"/>
      <w:commentRangeStart w:id="571"/>
      <w:commentRangeStart w:id="572"/>
      <w:commentRangeStart w:id="573"/>
      <w:ins w:id="574" w:author="Oriol" w:date="2025-09-23T15:32:00Z">
        <w:r w:rsidRPr="006242A6">
          <w:rPr>
            <w:rFonts w:ascii="Times New Roman" w:eastAsia="Times New Roman" w:hAnsi="Times New Roman" w:cs="Times New Roman"/>
            <w:sz w:val="20"/>
            <w:szCs w:val="20"/>
            <w:highlight w:val="yellow"/>
            <w:lang w:val="en-US" w:eastAsia="es-ES"/>
            <w:rPrChange w:id="575" w:author="Oriol" w:date="2025-09-23T15:33:00Z">
              <w:rPr>
                <w:rFonts w:ascii="Times New Roman" w:eastAsia="Times New Roman" w:hAnsi="Times New Roman" w:cs="Times New Roman"/>
                <w:sz w:val="24"/>
                <w:szCs w:val="24"/>
                <w:lang w:val="es-ES" w:eastAsia="es-ES"/>
              </w:rPr>
            </w:rPrChange>
          </w:rPr>
          <w:t xml:space="preserve">This </w:t>
        </w:r>
      </w:ins>
      <w:commentRangeEnd w:id="570"/>
      <w:r w:rsidR="007D665A">
        <w:rPr>
          <w:rStyle w:val="Refdecomentario"/>
        </w:rPr>
        <w:commentReference w:id="570"/>
      </w:r>
      <w:ins w:id="576" w:author="Oriol" w:date="2025-09-23T15:32:00Z">
        <w:r w:rsidRPr="006242A6">
          <w:rPr>
            <w:rFonts w:ascii="Times New Roman" w:eastAsia="Times New Roman" w:hAnsi="Times New Roman" w:cs="Times New Roman"/>
            <w:sz w:val="20"/>
            <w:szCs w:val="20"/>
            <w:highlight w:val="yellow"/>
            <w:lang w:val="en-US" w:eastAsia="es-ES"/>
            <w:rPrChange w:id="577" w:author="Oriol" w:date="2025-09-23T15:33:00Z">
              <w:rPr>
                <w:rFonts w:ascii="Times New Roman" w:eastAsia="Times New Roman" w:hAnsi="Times New Roman" w:cs="Times New Roman"/>
                <w:sz w:val="24"/>
                <w:szCs w:val="24"/>
                <w:lang w:val="es-ES" w:eastAsia="es-ES"/>
              </w:rPr>
            </w:rPrChange>
          </w:rPr>
          <w:t>study demonstrates that a dual-classifier framework can reach very high recall in identifying adolescents at risk of simultaneously occupying victim and perpetrator roles, while also reducing the operational burden of false positives compared to single models. Prioritizing recall is justified within a cost–benefit logic of safety: overlooking a victim, a perpetrator, or both entails far greater social harm than investigating a false alarm. In this sense, the marginal cost of additional workload is outweighed by the security of not missing adolescents exposed to violence. Importantly, the system is not intended to function autonomously; it is conceived as a collaborative tool to assist school psychologists and frontline professionals, who validate and contextualize each flag with their expert judgment. This hybrid design ensures that recall maximization translates into protective practice rather than mechanical decision-making.</w:t>
        </w:r>
      </w:ins>
      <w:commentRangeEnd w:id="571"/>
      <w:r w:rsidR="002619E3">
        <w:rPr>
          <w:rStyle w:val="Refdecomentario"/>
        </w:rPr>
        <w:commentReference w:id="571"/>
      </w:r>
    </w:p>
    <w:p w14:paraId="17191C5D" w14:textId="7FD944D7" w:rsidR="006242A6" w:rsidRPr="006242A6" w:rsidRDefault="006242A6" w:rsidP="006242A6">
      <w:pPr>
        <w:spacing w:before="100" w:beforeAutospacing="1" w:after="100" w:afterAutospacing="1" w:line="240" w:lineRule="auto"/>
        <w:rPr>
          <w:ins w:id="578" w:author="Oriol" w:date="2025-09-23T15:32:00Z"/>
          <w:rFonts w:ascii="Times New Roman" w:eastAsia="Times New Roman" w:hAnsi="Times New Roman" w:cs="Times New Roman"/>
          <w:sz w:val="20"/>
          <w:szCs w:val="20"/>
          <w:highlight w:val="yellow"/>
          <w:lang w:val="en-US" w:eastAsia="es-ES"/>
          <w:rPrChange w:id="579" w:author="Oriol" w:date="2025-09-23T15:33:00Z">
            <w:rPr>
              <w:ins w:id="580" w:author="Oriol" w:date="2025-09-23T15:32:00Z"/>
              <w:rFonts w:ascii="Times New Roman" w:eastAsia="Times New Roman" w:hAnsi="Times New Roman" w:cs="Times New Roman"/>
              <w:sz w:val="24"/>
              <w:szCs w:val="24"/>
              <w:lang w:val="es-ES" w:eastAsia="es-ES"/>
            </w:rPr>
          </w:rPrChange>
        </w:rPr>
      </w:pPr>
      <w:ins w:id="581" w:author="Oriol" w:date="2025-09-23T15:32:00Z">
        <w:r w:rsidRPr="006242A6">
          <w:rPr>
            <w:rFonts w:ascii="Times New Roman" w:eastAsia="Times New Roman" w:hAnsi="Times New Roman" w:cs="Times New Roman"/>
            <w:sz w:val="20"/>
            <w:szCs w:val="20"/>
            <w:highlight w:val="yellow"/>
            <w:lang w:val="en-US" w:eastAsia="es-ES"/>
            <w:rPrChange w:id="582" w:author="Oriol" w:date="2025-09-23T15:33:00Z">
              <w:rPr>
                <w:rFonts w:ascii="Times New Roman" w:eastAsia="Times New Roman" w:hAnsi="Times New Roman" w:cs="Times New Roman"/>
                <w:sz w:val="24"/>
                <w:szCs w:val="24"/>
                <w:lang w:val="es-ES" w:eastAsia="es-ES"/>
              </w:rPr>
            </w:rPrChange>
          </w:rPr>
          <w:t xml:space="preserve">The predictive value of negatives (NPV) emerges as a crucial strength of the framework. For victims, the NPV reached </w:t>
        </w:r>
        <w:del w:id="583" w:author="Ignasi" w:date="2026-03-30T16:35:00Z">
          <w:r w:rsidRPr="006242A6" w:rsidDel="000B128A">
            <w:rPr>
              <w:rFonts w:ascii="Times New Roman" w:eastAsia="Times New Roman" w:hAnsi="Times New Roman" w:cs="Times New Roman"/>
              <w:sz w:val="20"/>
              <w:szCs w:val="20"/>
              <w:highlight w:val="yellow"/>
              <w:lang w:val="en-US" w:eastAsia="es-ES"/>
              <w:rPrChange w:id="584" w:author="Oriol" w:date="2025-09-23T15:33:00Z">
                <w:rPr>
                  <w:rFonts w:ascii="Times New Roman" w:eastAsia="Times New Roman" w:hAnsi="Times New Roman" w:cs="Times New Roman"/>
                  <w:sz w:val="24"/>
                  <w:szCs w:val="24"/>
                  <w:lang w:val="es-ES" w:eastAsia="es-ES"/>
                </w:rPr>
              </w:rPrChange>
            </w:rPr>
            <w:delText>74.2</w:delText>
          </w:r>
        </w:del>
      </w:ins>
      <w:ins w:id="585" w:author="Ignasi" w:date="2026-03-30T16:35:00Z">
        <w:r w:rsidR="000B128A">
          <w:rPr>
            <w:rFonts w:ascii="Times New Roman" w:eastAsia="Times New Roman" w:hAnsi="Times New Roman" w:cs="Times New Roman"/>
            <w:sz w:val="20"/>
            <w:szCs w:val="20"/>
            <w:highlight w:val="yellow"/>
            <w:lang w:val="en-US" w:eastAsia="es-ES"/>
          </w:rPr>
          <w:t>91</w:t>
        </w:r>
      </w:ins>
      <w:ins w:id="586" w:author="Oriol" w:date="2025-09-23T15:32:00Z">
        <w:r w:rsidRPr="006242A6">
          <w:rPr>
            <w:rFonts w:ascii="Times New Roman" w:eastAsia="Times New Roman" w:hAnsi="Times New Roman" w:cs="Times New Roman"/>
            <w:sz w:val="20"/>
            <w:szCs w:val="20"/>
            <w:highlight w:val="yellow"/>
            <w:lang w:val="en-US" w:eastAsia="es-ES"/>
            <w:rPrChange w:id="587" w:author="Oriol" w:date="2025-09-23T15:33:00Z">
              <w:rPr>
                <w:rFonts w:ascii="Times New Roman" w:eastAsia="Times New Roman" w:hAnsi="Times New Roman" w:cs="Times New Roman"/>
                <w:sz w:val="24"/>
                <w:szCs w:val="24"/>
                <w:lang w:val="es-ES" w:eastAsia="es-ES"/>
              </w:rPr>
            </w:rPrChange>
          </w:rPr>
          <w:t>%, for perpetrators 9</w:t>
        </w:r>
      </w:ins>
      <w:ins w:id="588" w:author="Ignasi" w:date="2026-03-30T16:36:00Z">
        <w:r w:rsidR="000B128A">
          <w:rPr>
            <w:rFonts w:ascii="Times New Roman" w:eastAsia="Times New Roman" w:hAnsi="Times New Roman" w:cs="Times New Roman"/>
            <w:sz w:val="20"/>
            <w:szCs w:val="20"/>
            <w:highlight w:val="yellow"/>
            <w:lang w:val="en-US" w:eastAsia="es-ES"/>
          </w:rPr>
          <w:t>3</w:t>
        </w:r>
      </w:ins>
      <w:ins w:id="589" w:author="Oriol" w:date="2025-09-23T15:32:00Z">
        <w:del w:id="590" w:author="Ignasi" w:date="2026-03-30T16:36:00Z">
          <w:r w:rsidRPr="006242A6" w:rsidDel="000B128A">
            <w:rPr>
              <w:rFonts w:ascii="Times New Roman" w:eastAsia="Times New Roman" w:hAnsi="Times New Roman" w:cs="Times New Roman"/>
              <w:sz w:val="20"/>
              <w:szCs w:val="20"/>
              <w:highlight w:val="yellow"/>
              <w:lang w:val="en-US" w:eastAsia="es-ES"/>
              <w:rPrChange w:id="591" w:author="Oriol" w:date="2025-09-23T15:33:00Z">
                <w:rPr>
                  <w:rFonts w:ascii="Times New Roman" w:eastAsia="Times New Roman" w:hAnsi="Times New Roman" w:cs="Times New Roman"/>
                  <w:sz w:val="24"/>
                  <w:szCs w:val="24"/>
                  <w:lang w:val="es-ES" w:eastAsia="es-ES"/>
                </w:rPr>
              </w:rPrChange>
            </w:rPr>
            <w:delText>1</w:delText>
          </w:r>
        </w:del>
        <w:del w:id="592" w:author="Ignasi" w:date="2026-03-30T16:35:00Z">
          <w:r w:rsidRPr="006242A6" w:rsidDel="000B128A">
            <w:rPr>
              <w:rFonts w:ascii="Times New Roman" w:eastAsia="Times New Roman" w:hAnsi="Times New Roman" w:cs="Times New Roman"/>
              <w:sz w:val="20"/>
              <w:szCs w:val="20"/>
              <w:highlight w:val="yellow"/>
              <w:lang w:val="en-US" w:eastAsia="es-ES"/>
              <w:rPrChange w:id="593" w:author="Oriol" w:date="2025-09-23T15:33:00Z">
                <w:rPr>
                  <w:rFonts w:ascii="Times New Roman" w:eastAsia="Times New Roman" w:hAnsi="Times New Roman" w:cs="Times New Roman"/>
                  <w:sz w:val="24"/>
                  <w:szCs w:val="24"/>
                  <w:lang w:val="es-ES" w:eastAsia="es-ES"/>
                </w:rPr>
              </w:rPrChange>
            </w:rPr>
            <w:delText>.8</w:delText>
          </w:r>
        </w:del>
        <w:r w:rsidRPr="006242A6">
          <w:rPr>
            <w:rFonts w:ascii="Times New Roman" w:eastAsia="Times New Roman" w:hAnsi="Times New Roman" w:cs="Times New Roman"/>
            <w:sz w:val="20"/>
            <w:szCs w:val="20"/>
            <w:highlight w:val="yellow"/>
            <w:lang w:val="en-US" w:eastAsia="es-ES"/>
            <w:rPrChange w:id="594" w:author="Oriol" w:date="2025-09-23T15:33:00Z">
              <w:rPr>
                <w:rFonts w:ascii="Times New Roman" w:eastAsia="Times New Roman" w:hAnsi="Times New Roman" w:cs="Times New Roman"/>
                <w:sz w:val="24"/>
                <w:szCs w:val="24"/>
                <w:lang w:val="es-ES" w:eastAsia="es-ES"/>
              </w:rPr>
            </w:rPrChange>
          </w:rPr>
          <w:t xml:space="preserve">%, and for the overlap ensemble </w:t>
        </w:r>
        <w:del w:id="595" w:author="Ignasi" w:date="2026-03-30T16:36:00Z">
          <w:r w:rsidRPr="006242A6" w:rsidDel="000B128A">
            <w:rPr>
              <w:rFonts w:ascii="Times New Roman" w:eastAsia="Times New Roman" w:hAnsi="Times New Roman" w:cs="Times New Roman"/>
              <w:sz w:val="20"/>
              <w:szCs w:val="20"/>
              <w:highlight w:val="yellow"/>
              <w:lang w:val="en-US" w:eastAsia="es-ES"/>
              <w:rPrChange w:id="596" w:author="Oriol" w:date="2025-09-23T15:33:00Z">
                <w:rPr>
                  <w:rFonts w:ascii="Times New Roman" w:eastAsia="Times New Roman" w:hAnsi="Times New Roman" w:cs="Times New Roman"/>
                  <w:sz w:val="24"/>
                  <w:szCs w:val="24"/>
                  <w:lang w:val="es-ES" w:eastAsia="es-ES"/>
                </w:rPr>
              </w:rPrChange>
            </w:rPr>
            <w:delText>97.4</w:delText>
          </w:r>
        </w:del>
      </w:ins>
      <w:ins w:id="597" w:author="Ignasi" w:date="2026-03-30T16:36:00Z">
        <w:r w:rsidR="000B128A">
          <w:rPr>
            <w:rFonts w:ascii="Times New Roman" w:eastAsia="Times New Roman" w:hAnsi="Times New Roman" w:cs="Times New Roman"/>
            <w:sz w:val="20"/>
            <w:szCs w:val="20"/>
            <w:highlight w:val="yellow"/>
            <w:lang w:val="en-US" w:eastAsia="es-ES"/>
          </w:rPr>
          <w:t>93</w:t>
        </w:r>
      </w:ins>
      <w:ins w:id="598" w:author="Oriol" w:date="2025-09-23T15:32:00Z">
        <w:r w:rsidRPr="006242A6">
          <w:rPr>
            <w:rFonts w:ascii="Times New Roman" w:eastAsia="Times New Roman" w:hAnsi="Times New Roman" w:cs="Times New Roman"/>
            <w:sz w:val="20"/>
            <w:szCs w:val="20"/>
            <w:highlight w:val="yellow"/>
            <w:lang w:val="en-US" w:eastAsia="es-ES"/>
            <w:rPrChange w:id="599" w:author="Oriol" w:date="2025-09-23T15:33:00Z">
              <w:rPr>
                <w:rFonts w:ascii="Times New Roman" w:eastAsia="Times New Roman" w:hAnsi="Times New Roman" w:cs="Times New Roman"/>
                <w:sz w:val="24"/>
                <w:szCs w:val="24"/>
                <w:lang w:val="es-ES" w:eastAsia="es-ES"/>
              </w:rPr>
            </w:rPrChange>
          </w:rPr>
          <w:t xml:space="preserve">%. This means practitioners can rely on negative classifications with confidence, knowing that most unflagged adolescents are indeed at low risk. Such reliability enhances trust in the model as a safeguard, allowing scarce resources to be directed toward those flagged positive. By contrast, specificity was deliberately sacrificed in the base classifiers </w:t>
        </w:r>
        <w:r w:rsidRPr="006242A6">
          <w:rPr>
            <w:rFonts w:ascii="Times New Roman" w:eastAsia="Times New Roman" w:hAnsi="Times New Roman" w:cs="Times New Roman"/>
            <w:sz w:val="20"/>
            <w:szCs w:val="20"/>
            <w:highlight w:val="yellow"/>
            <w:lang w:val="en-US" w:eastAsia="es-ES"/>
            <w:rPrChange w:id="600" w:author="Oriol" w:date="2025-09-23T15:33:00Z">
              <w:rPr>
                <w:rFonts w:ascii="Times New Roman" w:eastAsia="Times New Roman" w:hAnsi="Times New Roman" w:cs="Times New Roman"/>
                <w:sz w:val="24"/>
                <w:szCs w:val="24"/>
                <w:lang w:val="es-ES" w:eastAsia="es-ES"/>
              </w:rPr>
            </w:rPrChange>
          </w:rPr>
          <w:lastRenderedPageBreak/>
          <w:t>(</w:t>
        </w:r>
        <w:del w:id="601" w:author="Ignasi" w:date="2026-03-30T16:36:00Z">
          <w:r w:rsidRPr="006242A6" w:rsidDel="00E667D2">
            <w:rPr>
              <w:rFonts w:ascii="Times New Roman" w:eastAsia="Times New Roman" w:hAnsi="Times New Roman" w:cs="Times New Roman"/>
              <w:sz w:val="20"/>
              <w:szCs w:val="20"/>
              <w:highlight w:val="yellow"/>
              <w:lang w:val="en-US" w:eastAsia="es-ES"/>
              <w:rPrChange w:id="602" w:author="Oriol" w:date="2025-09-23T15:33:00Z">
                <w:rPr>
                  <w:rFonts w:ascii="Times New Roman" w:eastAsia="Times New Roman" w:hAnsi="Times New Roman" w:cs="Times New Roman"/>
                  <w:sz w:val="24"/>
                  <w:szCs w:val="24"/>
                  <w:lang w:val="es-ES" w:eastAsia="es-ES"/>
                </w:rPr>
              </w:rPrChange>
            </w:rPr>
            <w:delText>24.9</w:delText>
          </w:r>
        </w:del>
      </w:ins>
      <w:ins w:id="603" w:author="Ignasi" w:date="2026-03-30T16:36:00Z">
        <w:r w:rsidR="00E667D2">
          <w:rPr>
            <w:rFonts w:ascii="Times New Roman" w:eastAsia="Times New Roman" w:hAnsi="Times New Roman" w:cs="Times New Roman"/>
            <w:sz w:val="20"/>
            <w:szCs w:val="20"/>
            <w:highlight w:val="yellow"/>
            <w:lang w:val="en-US" w:eastAsia="es-ES"/>
          </w:rPr>
          <w:t>54</w:t>
        </w:r>
      </w:ins>
      <w:ins w:id="604" w:author="Oriol" w:date="2025-09-23T15:32:00Z">
        <w:r w:rsidRPr="006242A6">
          <w:rPr>
            <w:rFonts w:ascii="Times New Roman" w:eastAsia="Times New Roman" w:hAnsi="Times New Roman" w:cs="Times New Roman"/>
            <w:sz w:val="20"/>
            <w:szCs w:val="20"/>
            <w:highlight w:val="yellow"/>
            <w:lang w:val="en-US" w:eastAsia="es-ES"/>
            <w:rPrChange w:id="605" w:author="Oriol" w:date="2025-09-23T15:33:00Z">
              <w:rPr>
                <w:rFonts w:ascii="Times New Roman" w:eastAsia="Times New Roman" w:hAnsi="Times New Roman" w:cs="Times New Roman"/>
                <w:sz w:val="24"/>
                <w:szCs w:val="24"/>
                <w:lang w:val="es-ES" w:eastAsia="es-ES"/>
              </w:rPr>
            </w:rPrChange>
          </w:rPr>
          <w:t xml:space="preserve">% for victims, </w:t>
        </w:r>
        <w:del w:id="606" w:author="Ignasi" w:date="2026-03-30T16:36:00Z">
          <w:r w:rsidRPr="006242A6" w:rsidDel="00E667D2">
            <w:rPr>
              <w:rFonts w:ascii="Times New Roman" w:eastAsia="Times New Roman" w:hAnsi="Times New Roman" w:cs="Times New Roman"/>
              <w:sz w:val="20"/>
              <w:szCs w:val="20"/>
              <w:highlight w:val="yellow"/>
              <w:lang w:val="en-US" w:eastAsia="es-ES"/>
              <w:rPrChange w:id="607" w:author="Oriol" w:date="2025-09-23T15:33:00Z">
                <w:rPr>
                  <w:rFonts w:ascii="Times New Roman" w:eastAsia="Times New Roman" w:hAnsi="Times New Roman" w:cs="Times New Roman"/>
                  <w:sz w:val="24"/>
                  <w:szCs w:val="24"/>
                  <w:lang w:val="es-ES" w:eastAsia="es-ES"/>
                </w:rPr>
              </w:rPrChange>
            </w:rPr>
            <w:delText>34.0</w:delText>
          </w:r>
        </w:del>
      </w:ins>
      <w:ins w:id="608" w:author="Ignasi" w:date="2026-03-30T16:36:00Z">
        <w:r w:rsidR="00E667D2">
          <w:rPr>
            <w:rFonts w:ascii="Times New Roman" w:eastAsia="Times New Roman" w:hAnsi="Times New Roman" w:cs="Times New Roman"/>
            <w:sz w:val="20"/>
            <w:szCs w:val="20"/>
            <w:highlight w:val="yellow"/>
            <w:lang w:val="en-US" w:eastAsia="es-ES"/>
          </w:rPr>
          <w:t>28</w:t>
        </w:r>
      </w:ins>
      <w:ins w:id="609" w:author="Oriol" w:date="2025-09-23T15:32:00Z">
        <w:r w:rsidRPr="006242A6">
          <w:rPr>
            <w:rFonts w:ascii="Times New Roman" w:eastAsia="Times New Roman" w:hAnsi="Times New Roman" w:cs="Times New Roman"/>
            <w:sz w:val="20"/>
            <w:szCs w:val="20"/>
            <w:highlight w:val="yellow"/>
            <w:lang w:val="en-US" w:eastAsia="es-ES"/>
            <w:rPrChange w:id="610" w:author="Oriol" w:date="2025-09-23T15:33:00Z">
              <w:rPr>
                <w:rFonts w:ascii="Times New Roman" w:eastAsia="Times New Roman" w:hAnsi="Times New Roman" w:cs="Times New Roman"/>
                <w:sz w:val="24"/>
                <w:szCs w:val="24"/>
                <w:lang w:val="es-ES" w:eastAsia="es-ES"/>
              </w:rPr>
            </w:rPrChange>
          </w:rPr>
          <w:t xml:space="preserve">% for perpetrators) in order to maximize sensitivity. While this design may strain frontline capacity, the ensemble helps mitigate the trade-off: by requiring both models to coincide, it </w:t>
        </w:r>
        <w:del w:id="611" w:author="Ignasi" w:date="2026-03-30T16:37:00Z">
          <w:r w:rsidRPr="006242A6" w:rsidDel="00E667D2">
            <w:rPr>
              <w:rFonts w:ascii="Times New Roman" w:eastAsia="Times New Roman" w:hAnsi="Times New Roman" w:cs="Times New Roman"/>
              <w:sz w:val="20"/>
              <w:szCs w:val="20"/>
              <w:highlight w:val="yellow"/>
              <w:lang w:val="en-US" w:eastAsia="es-ES"/>
              <w:rPrChange w:id="612" w:author="Oriol" w:date="2025-09-23T15:33:00Z">
                <w:rPr>
                  <w:rFonts w:ascii="Times New Roman" w:eastAsia="Times New Roman" w:hAnsi="Times New Roman" w:cs="Times New Roman"/>
                  <w:sz w:val="24"/>
                  <w:szCs w:val="24"/>
                  <w:lang w:val="es-ES" w:eastAsia="es-ES"/>
                </w:rPr>
              </w:rPrChange>
            </w:rPr>
            <w:delText>raises specificity to 46.9%</w:delText>
          </w:r>
        </w:del>
      </w:ins>
      <w:ins w:id="613" w:author="Ignasi" w:date="2026-03-30T16:37:00Z">
        <w:r w:rsidR="00E667D2">
          <w:rPr>
            <w:rFonts w:ascii="Times New Roman" w:eastAsia="Times New Roman" w:hAnsi="Times New Roman" w:cs="Times New Roman"/>
            <w:sz w:val="20"/>
            <w:szCs w:val="20"/>
            <w:highlight w:val="yellow"/>
            <w:lang w:val="en-US" w:eastAsia="es-ES"/>
          </w:rPr>
          <w:t>maintains specificity at 23%</w:t>
        </w:r>
      </w:ins>
      <w:ins w:id="614" w:author="Oriol" w:date="2025-09-23T15:32:00Z">
        <w:r w:rsidRPr="006242A6">
          <w:rPr>
            <w:rFonts w:ascii="Times New Roman" w:eastAsia="Times New Roman" w:hAnsi="Times New Roman" w:cs="Times New Roman"/>
            <w:sz w:val="20"/>
            <w:szCs w:val="20"/>
            <w:highlight w:val="yellow"/>
            <w:lang w:val="en-US" w:eastAsia="es-ES"/>
            <w:rPrChange w:id="615" w:author="Oriol" w:date="2025-09-23T15:33:00Z">
              <w:rPr>
                <w:rFonts w:ascii="Times New Roman" w:eastAsia="Times New Roman" w:hAnsi="Times New Roman" w:cs="Times New Roman"/>
                <w:sz w:val="24"/>
                <w:szCs w:val="24"/>
                <w:lang w:val="es-ES" w:eastAsia="es-ES"/>
              </w:rPr>
            </w:rPrChange>
          </w:rPr>
          <w:t xml:space="preserve"> and reduces false positives to </w:t>
        </w:r>
        <w:del w:id="616" w:author="Ignasi" w:date="2026-03-30T16:38:00Z">
          <w:r w:rsidRPr="006242A6" w:rsidDel="00E667D2">
            <w:rPr>
              <w:rFonts w:ascii="Times New Roman" w:eastAsia="Times New Roman" w:hAnsi="Times New Roman" w:cs="Times New Roman"/>
              <w:sz w:val="20"/>
              <w:szCs w:val="20"/>
              <w:highlight w:val="yellow"/>
              <w:lang w:val="en-US" w:eastAsia="es-ES"/>
              <w:rPrChange w:id="617" w:author="Oriol" w:date="2025-09-23T15:33:00Z">
                <w:rPr>
                  <w:rFonts w:ascii="Times New Roman" w:eastAsia="Times New Roman" w:hAnsi="Times New Roman" w:cs="Times New Roman"/>
                  <w:sz w:val="24"/>
                  <w:szCs w:val="24"/>
                  <w:lang w:val="es-ES" w:eastAsia="es-ES"/>
                </w:rPr>
              </w:rPrChange>
            </w:rPr>
            <w:delText>86</w:delText>
          </w:r>
        </w:del>
      </w:ins>
      <w:ins w:id="618" w:author="Ignasi" w:date="2026-03-30T16:38:00Z">
        <w:r w:rsidR="00E667D2">
          <w:rPr>
            <w:rFonts w:ascii="Times New Roman" w:eastAsia="Times New Roman" w:hAnsi="Times New Roman" w:cs="Times New Roman"/>
            <w:sz w:val="20"/>
            <w:szCs w:val="20"/>
            <w:highlight w:val="yellow"/>
            <w:lang w:val="en-US" w:eastAsia="es-ES"/>
          </w:rPr>
          <w:t>60</w:t>
        </w:r>
      </w:ins>
      <w:ins w:id="619" w:author="Oriol" w:date="2025-09-23T15:32:00Z">
        <w:r w:rsidRPr="006242A6">
          <w:rPr>
            <w:rFonts w:ascii="Times New Roman" w:eastAsia="Times New Roman" w:hAnsi="Times New Roman" w:cs="Times New Roman"/>
            <w:sz w:val="20"/>
            <w:szCs w:val="20"/>
            <w:highlight w:val="yellow"/>
            <w:lang w:val="en-US" w:eastAsia="es-ES"/>
            <w:rPrChange w:id="620" w:author="Oriol" w:date="2025-09-23T15:33:00Z">
              <w:rPr>
                <w:rFonts w:ascii="Times New Roman" w:eastAsia="Times New Roman" w:hAnsi="Times New Roman" w:cs="Times New Roman"/>
                <w:sz w:val="24"/>
                <w:szCs w:val="24"/>
                <w:lang w:val="es-ES" w:eastAsia="es-ES"/>
              </w:rPr>
            </w:rPrChange>
          </w:rPr>
          <w:t xml:space="preserve"> out of 763 initial alarms, representing a substantial operational gain in efficiency.</w:t>
        </w:r>
      </w:ins>
    </w:p>
    <w:p w14:paraId="3961C705" w14:textId="3AB482CA" w:rsidR="006242A6" w:rsidRPr="006242A6" w:rsidDel="00E667D2" w:rsidRDefault="006242A6" w:rsidP="006242A6">
      <w:pPr>
        <w:spacing w:before="100" w:beforeAutospacing="1" w:after="100" w:afterAutospacing="1" w:line="240" w:lineRule="auto"/>
        <w:rPr>
          <w:ins w:id="621" w:author="Oriol" w:date="2025-09-23T15:32:00Z"/>
          <w:del w:id="622" w:author="Ignasi" w:date="2026-03-30T16:40:00Z"/>
          <w:rFonts w:ascii="Times New Roman" w:eastAsia="Times New Roman" w:hAnsi="Times New Roman" w:cs="Times New Roman"/>
          <w:sz w:val="20"/>
          <w:szCs w:val="20"/>
          <w:highlight w:val="yellow"/>
          <w:lang w:val="en-US" w:eastAsia="es-ES"/>
          <w:rPrChange w:id="623" w:author="Oriol" w:date="2025-09-23T15:33:00Z">
            <w:rPr>
              <w:ins w:id="624" w:author="Oriol" w:date="2025-09-23T15:32:00Z"/>
              <w:del w:id="625" w:author="Ignasi" w:date="2026-03-30T16:40:00Z"/>
              <w:rFonts w:ascii="Times New Roman" w:eastAsia="Times New Roman" w:hAnsi="Times New Roman" w:cs="Times New Roman"/>
              <w:sz w:val="24"/>
              <w:szCs w:val="24"/>
              <w:lang w:val="es-ES" w:eastAsia="es-ES"/>
            </w:rPr>
          </w:rPrChange>
        </w:rPr>
      </w:pPr>
      <w:ins w:id="626" w:author="Oriol" w:date="2025-09-23T15:32:00Z">
        <w:del w:id="627" w:author="Ignasi" w:date="2026-03-30T16:40:00Z">
          <w:r w:rsidRPr="006242A6" w:rsidDel="00E667D2">
            <w:rPr>
              <w:rFonts w:ascii="Times New Roman" w:eastAsia="Times New Roman" w:hAnsi="Times New Roman" w:cs="Times New Roman"/>
              <w:sz w:val="20"/>
              <w:szCs w:val="20"/>
              <w:highlight w:val="yellow"/>
              <w:lang w:val="en-US" w:eastAsia="es-ES"/>
              <w:rPrChange w:id="628" w:author="Oriol" w:date="2025-09-23T15:33:00Z">
                <w:rPr>
                  <w:rFonts w:ascii="Times New Roman" w:eastAsia="Times New Roman" w:hAnsi="Times New Roman" w:cs="Times New Roman"/>
                  <w:sz w:val="24"/>
                  <w:szCs w:val="24"/>
                  <w:lang w:val="es-ES" w:eastAsia="es-ES"/>
                </w:rPr>
              </w:rPrChange>
            </w:rPr>
            <w:delText>The ensemble’s balanced accuracy (70.3%) shows that it goes well beyond the naïve strategy of labeling all cases as positive. The fact that most false positives correspond to “victim-only” or “perpetrator-only” adolescents underscores its utility: even when not dual-role, these profiles remain relevant for preventive action. Crucially, the AND-ensemble does not simply inflate recall but introduces parsimony and precision, concentrating attention on cases with the greatest risk of escalation.</w:delText>
          </w:r>
        </w:del>
      </w:ins>
    </w:p>
    <w:p w14:paraId="771CDD3C" w14:textId="4E8B9FD5" w:rsidR="006242A6" w:rsidRPr="006242A6" w:rsidRDefault="006242A6" w:rsidP="006242A6">
      <w:pPr>
        <w:spacing w:before="100" w:beforeAutospacing="1" w:after="100" w:afterAutospacing="1" w:line="240" w:lineRule="auto"/>
        <w:rPr>
          <w:ins w:id="629" w:author="Oriol" w:date="2025-09-23T15:32:00Z"/>
          <w:rFonts w:ascii="Times New Roman" w:eastAsia="Times New Roman" w:hAnsi="Times New Roman" w:cs="Times New Roman"/>
          <w:sz w:val="20"/>
          <w:szCs w:val="20"/>
          <w:highlight w:val="yellow"/>
          <w:lang w:val="en-US" w:eastAsia="es-ES"/>
          <w:rPrChange w:id="630" w:author="Oriol" w:date="2025-09-23T15:33:00Z">
            <w:rPr>
              <w:ins w:id="631" w:author="Oriol" w:date="2025-09-23T15:32:00Z"/>
              <w:rFonts w:ascii="Times New Roman" w:eastAsia="Times New Roman" w:hAnsi="Times New Roman" w:cs="Times New Roman"/>
              <w:sz w:val="24"/>
              <w:szCs w:val="24"/>
              <w:lang w:val="es-ES" w:eastAsia="es-ES"/>
            </w:rPr>
          </w:rPrChange>
        </w:rPr>
      </w:pPr>
      <w:ins w:id="632" w:author="Oriol" w:date="2025-09-23T15:32:00Z">
        <w:r w:rsidRPr="006242A6">
          <w:rPr>
            <w:rFonts w:ascii="Times New Roman" w:eastAsia="Times New Roman" w:hAnsi="Times New Roman" w:cs="Times New Roman"/>
            <w:sz w:val="20"/>
            <w:szCs w:val="20"/>
            <w:highlight w:val="yellow"/>
            <w:lang w:val="en-US" w:eastAsia="es-ES"/>
            <w:rPrChange w:id="633" w:author="Oriol" w:date="2025-09-23T15:33:00Z">
              <w:rPr>
                <w:rFonts w:ascii="Times New Roman" w:eastAsia="Times New Roman" w:hAnsi="Times New Roman" w:cs="Times New Roman"/>
                <w:sz w:val="24"/>
                <w:szCs w:val="24"/>
                <w:lang w:val="es-ES" w:eastAsia="es-ES"/>
              </w:rPr>
            </w:rPrChange>
          </w:rPr>
          <w:t>The parquedad of the victim tree (a single split on PC₂ at 0.54) complements the nuance of the perpetrator neural network, illustrating the value of combining a transparent, minimal structure with a compact but expressive non-linear learner. This balance fosters both interpretability and robustness. The stability of the PC₂ split across subsamples reinforces transportability, though sensitivity analyses are needed to assess its dependence on cohort or context. Family structure variables (notably CONVIVEN.</w:t>
        </w:r>
      </w:ins>
      <w:ins w:id="634" w:author="Ignasi" w:date="2026-03-30T16:40:00Z">
        <w:r w:rsidR="00E667D2">
          <w:rPr>
            <w:rFonts w:ascii="Times New Roman" w:eastAsia="Times New Roman" w:hAnsi="Times New Roman" w:cs="Times New Roman"/>
            <w:sz w:val="20"/>
            <w:szCs w:val="20"/>
            <w:highlight w:val="yellow"/>
            <w:lang w:val="en-US" w:eastAsia="es-ES"/>
          </w:rPr>
          <w:t>H</w:t>
        </w:r>
      </w:ins>
      <w:ins w:id="635" w:author="Oriol" w:date="2025-09-23T15:32:00Z">
        <w:del w:id="636" w:author="Ignasi" w:date="2026-03-30T16:40:00Z">
          <w:r w:rsidRPr="006242A6" w:rsidDel="00E667D2">
            <w:rPr>
              <w:rFonts w:ascii="Times New Roman" w:eastAsia="Times New Roman" w:hAnsi="Times New Roman" w:cs="Times New Roman"/>
              <w:sz w:val="20"/>
              <w:szCs w:val="20"/>
              <w:highlight w:val="yellow"/>
              <w:lang w:val="en-US" w:eastAsia="es-ES"/>
              <w:rPrChange w:id="637" w:author="Oriol" w:date="2025-09-23T15:33:00Z">
                <w:rPr>
                  <w:rFonts w:ascii="Times New Roman" w:eastAsia="Times New Roman" w:hAnsi="Times New Roman" w:cs="Times New Roman"/>
                  <w:sz w:val="24"/>
                  <w:szCs w:val="24"/>
                  <w:lang w:val="es-ES" w:eastAsia="es-ES"/>
                </w:rPr>
              </w:rPrChange>
            </w:rPr>
            <w:delText>5</w:delText>
          </w:r>
        </w:del>
        <w:r w:rsidRPr="006242A6">
          <w:rPr>
            <w:rFonts w:ascii="Times New Roman" w:eastAsia="Times New Roman" w:hAnsi="Times New Roman" w:cs="Times New Roman"/>
            <w:sz w:val="20"/>
            <w:szCs w:val="20"/>
            <w:highlight w:val="yellow"/>
            <w:lang w:val="en-US" w:eastAsia="es-ES"/>
            <w:rPrChange w:id="638" w:author="Oriol" w:date="2025-09-23T15:33:00Z">
              <w:rPr>
                <w:rFonts w:ascii="Times New Roman" w:eastAsia="Times New Roman" w:hAnsi="Times New Roman" w:cs="Times New Roman"/>
                <w:sz w:val="24"/>
                <w:szCs w:val="24"/>
                <w:lang w:val="es-ES" w:eastAsia="es-ES"/>
              </w:rPr>
            </w:rPrChange>
          </w:rPr>
          <w:t xml:space="preserve"> and CONVIVEN.2) consistently dominate both models, converging with the broader literature that links family instability to victimization and offending. This convergence supports interpreting family </w:t>
        </w:r>
        <w:del w:id="639" w:author="Ignasi" w:date="2026-03-30T16:40:00Z">
          <w:r w:rsidRPr="006242A6" w:rsidDel="00E667D2">
            <w:rPr>
              <w:rFonts w:ascii="Times New Roman" w:eastAsia="Times New Roman" w:hAnsi="Times New Roman" w:cs="Times New Roman"/>
              <w:sz w:val="20"/>
              <w:szCs w:val="20"/>
              <w:highlight w:val="yellow"/>
              <w:lang w:val="en-US" w:eastAsia="es-ES"/>
              <w:rPrChange w:id="640" w:author="Oriol" w:date="2025-09-23T15:33:00Z">
                <w:rPr>
                  <w:rFonts w:ascii="Times New Roman" w:eastAsia="Times New Roman" w:hAnsi="Times New Roman" w:cs="Times New Roman"/>
                  <w:sz w:val="24"/>
                  <w:szCs w:val="24"/>
                  <w:lang w:val="es-ES" w:eastAsia="es-ES"/>
                </w:rPr>
              </w:rPrChange>
            </w:rPr>
            <w:delText>inestabilidad</w:delText>
          </w:r>
        </w:del>
      </w:ins>
      <w:ins w:id="641" w:author="Ignasi" w:date="2026-03-30T16:40:00Z">
        <w:r w:rsidR="00E667D2">
          <w:rPr>
            <w:rFonts w:ascii="Times New Roman" w:eastAsia="Times New Roman" w:hAnsi="Times New Roman" w:cs="Times New Roman"/>
            <w:sz w:val="20"/>
            <w:szCs w:val="20"/>
            <w:highlight w:val="yellow"/>
            <w:lang w:val="en-US" w:eastAsia="es-ES"/>
          </w:rPr>
          <w:t>inestability</w:t>
        </w:r>
      </w:ins>
      <w:ins w:id="642" w:author="Oriol" w:date="2025-09-23T15:32:00Z">
        <w:r w:rsidRPr="006242A6">
          <w:rPr>
            <w:rFonts w:ascii="Times New Roman" w:eastAsia="Times New Roman" w:hAnsi="Times New Roman" w:cs="Times New Roman"/>
            <w:sz w:val="20"/>
            <w:szCs w:val="20"/>
            <w:highlight w:val="yellow"/>
            <w:lang w:val="en-US" w:eastAsia="es-ES"/>
            <w:rPrChange w:id="643" w:author="Oriol" w:date="2025-09-23T15:33:00Z">
              <w:rPr>
                <w:rFonts w:ascii="Times New Roman" w:eastAsia="Times New Roman" w:hAnsi="Times New Roman" w:cs="Times New Roman"/>
                <w:sz w:val="24"/>
                <w:szCs w:val="24"/>
                <w:lang w:val="es-ES" w:eastAsia="es-ES"/>
              </w:rPr>
            </w:rPrChange>
          </w:rPr>
          <w:t xml:space="preserve"> as a core mechanism of risk, while also highlighting its interaction with other exposures such as substance use and digital practices.</w:t>
        </w:r>
      </w:ins>
    </w:p>
    <w:p w14:paraId="29603F82" w14:textId="77777777" w:rsidR="006242A6" w:rsidRPr="006242A6" w:rsidRDefault="006242A6" w:rsidP="006242A6">
      <w:pPr>
        <w:spacing w:before="100" w:beforeAutospacing="1" w:after="100" w:afterAutospacing="1" w:line="240" w:lineRule="auto"/>
        <w:rPr>
          <w:ins w:id="644" w:author="Oriol" w:date="2025-09-23T15:32:00Z"/>
          <w:rFonts w:ascii="Times New Roman" w:eastAsia="Times New Roman" w:hAnsi="Times New Roman" w:cs="Times New Roman"/>
          <w:sz w:val="20"/>
          <w:szCs w:val="20"/>
          <w:highlight w:val="yellow"/>
          <w:lang w:val="en-US" w:eastAsia="es-ES"/>
          <w:rPrChange w:id="645" w:author="Oriol" w:date="2025-09-23T15:33:00Z">
            <w:rPr>
              <w:ins w:id="646" w:author="Oriol" w:date="2025-09-23T15:32:00Z"/>
              <w:rFonts w:ascii="Times New Roman" w:eastAsia="Times New Roman" w:hAnsi="Times New Roman" w:cs="Times New Roman"/>
              <w:sz w:val="24"/>
              <w:szCs w:val="24"/>
              <w:lang w:val="es-ES" w:eastAsia="es-ES"/>
            </w:rPr>
          </w:rPrChange>
        </w:rPr>
      </w:pPr>
      <w:ins w:id="647" w:author="Oriol" w:date="2025-09-23T15:32:00Z">
        <w:r w:rsidRPr="006242A6">
          <w:rPr>
            <w:rFonts w:ascii="Times New Roman" w:eastAsia="Times New Roman" w:hAnsi="Times New Roman" w:cs="Times New Roman"/>
            <w:sz w:val="20"/>
            <w:szCs w:val="20"/>
            <w:highlight w:val="yellow"/>
            <w:lang w:val="en-US" w:eastAsia="es-ES"/>
            <w:rPrChange w:id="648" w:author="Oriol" w:date="2025-09-23T15:33:00Z">
              <w:rPr>
                <w:rFonts w:ascii="Times New Roman" w:eastAsia="Times New Roman" w:hAnsi="Times New Roman" w:cs="Times New Roman"/>
                <w:sz w:val="24"/>
                <w:szCs w:val="24"/>
                <w:lang w:val="es-ES" w:eastAsia="es-ES"/>
              </w:rPr>
            </w:rPrChange>
          </w:rPr>
          <w:t>Several predictors deserve closer attention. Episodes of fuga (FUGAS.BN) act as accelerators of risky trajectories, bridging victimization and delinquency. Alcohol binge drinking and digital pornography exposure emerge as salient behavioral signals, aligning with prior research that associates them with impaired impulse control, sexual risk, and violence involvement. Variability in social support (APOYO.VAR) is as concerning as its absence, suggesting that unstable or inconsistent support networks can undermine resilience. Similarly, fluctuations in self-efficacy and impulse control may weaken protective factors, making adolescents more vulnerable. Gender, age, and sexual orientation effects also warrant careful interpretation: while females and minority groups are more often labeled as victims, this “majority-as-victim paradox” may reflect contextual or measurement biases, underscoring the need for cautious, non-stigmatizing use. Age-related patterns, where risks peak in mid-adolescence, further suggest critical windows for focused prevention.</w:t>
        </w:r>
      </w:ins>
    </w:p>
    <w:p w14:paraId="6C7129AD" w14:textId="77777777" w:rsidR="006242A6" w:rsidRPr="006242A6" w:rsidRDefault="006242A6" w:rsidP="006242A6">
      <w:pPr>
        <w:spacing w:before="100" w:beforeAutospacing="1" w:after="100" w:afterAutospacing="1" w:line="240" w:lineRule="auto"/>
        <w:rPr>
          <w:ins w:id="649" w:author="Oriol" w:date="2025-09-23T15:32:00Z"/>
          <w:rFonts w:ascii="Times New Roman" w:eastAsia="Times New Roman" w:hAnsi="Times New Roman" w:cs="Times New Roman"/>
          <w:sz w:val="20"/>
          <w:szCs w:val="20"/>
          <w:highlight w:val="yellow"/>
          <w:lang w:val="en-US" w:eastAsia="es-ES"/>
          <w:rPrChange w:id="650" w:author="Oriol" w:date="2025-09-23T15:33:00Z">
            <w:rPr>
              <w:ins w:id="651" w:author="Oriol" w:date="2025-09-23T15:32:00Z"/>
              <w:rFonts w:ascii="Times New Roman" w:eastAsia="Times New Roman" w:hAnsi="Times New Roman" w:cs="Times New Roman"/>
              <w:sz w:val="24"/>
              <w:szCs w:val="24"/>
              <w:lang w:val="es-ES" w:eastAsia="es-ES"/>
            </w:rPr>
          </w:rPrChange>
        </w:rPr>
      </w:pPr>
      <w:ins w:id="652" w:author="Oriol" w:date="2025-09-23T15:32:00Z">
        <w:r w:rsidRPr="006242A6">
          <w:rPr>
            <w:rFonts w:ascii="Times New Roman" w:eastAsia="Times New Roman" w:hAnsi="Times New Roman" w:cs="Times New Roman"/>
            <w:sz w:val="20"/>
            <w:szCs w:val="20"/>
            <w:highlight w:val="yellow"/>
            <w:lang w:val="en-US" w:eastAsia="es-ES"/>
            <w:rPrChange w:id="653" w:author="Oriol" w:date="2025-09-23T15:33:00Z">
              <w:rPr>
                <w:rFonts w:ascii="Times New Roman" w:eastAsia="Times New Roman" w:hAnsi="Times New Roman" w:cs="Times New Roman"/>
                <w:sz w:val="24"/>
                <w:szCs w:val="24"/>
                <w:lang w:val="es-ES" w:eastAsia="es-ES"/>
              </w:rPr>
            </w:rPrChange>
          </w:rPr>
          <w:t>Methodologically, the AND-ensemble demonstrates why decomposition outperforms direct modeling of the overlap under extreme imbalance. By splitting the task into two balanced problems, training remains stable, recall remains high, and interpretability is preserved. From an implementation perspective, this enables a two-tiered strategy: universal screening with the individual base models, followed by triage with the ensemble to concentrate resources. Such a framework is adaptable: thresholds can be adjusted to local prevalence, binary alarms can be scaled into tiered risk levels, and subgroup audits can monitor equity in errors. For generalization, external validation and continuous drift monitoring are essential steps before deployment.</w:t>
        </w:r>
      </w:ins>
    </w:p>
    <w:p w14:paraId="4C58CEAE" w14:textId="77777777" w:rsidR="006242A6" w:rsidRPr="006242A6" w:rsidRDefault="006242A6" w:rsidP="006242A6">
      <w:pPr>
        <w:spacing w:before="100" w:beforeAutospacing="1" w:after="100" w:afterAutospacing="1" w:line="240" w:lineRule="auto"/>
        <w:rPr>
          <w:ins w:id="654" w:author="Oriol" w:date="2025-09-23T15:32:00Z"/>
          <w:rFonts w:ascii="Times New Roman" w:eastAsia="Times New Roman" w:hAnsi="Times New Roman" w:cs="Times New Roman"/>
          <w:sz w:val="20"/>
          <w:szCs w:val="20"/>
          <w:lang w:val="en-US" w:eastAsia="es-ES"/>
          <w:rPrChange w:id="655" w:author="Oriol" w:date="2025-09-23T15:33:00Z">
            <w:rPr>
              <w:ins w:id="656" w:author="Oriol" w:date="2025-09-23T15:32:00Z"/>
              <w:rFonts w:ascii="Times New Roman" w:eastAsia="Times New Roman" w:hAnsi="Times New Roman" w:cs="Times New Roman"/>
              <w:sz w:val="24"/>
              <w:szCs w:val="24"/>
              <w:lang w:val="es-ES" w:eastAsia="es-ES"/>
            </w:rPr>
          </w:rPrChange>
        </w:rPr>
      </w:pPr>
      <w:ins w:id="657" w:author="Oriol" w:date="2025-09-23T15:32:00Z">
        <w:r w:rsidRPr="006242A6">
          <w:rPr>
            <w:rFonts w:ascii="Times New Roman" w:eastAsia="Times New Roman" w:hAnsi="Times New Roman" w:cs="Times New Roman"/>
            <w:sz w:val="20"/>
            <w:szCs w:val="20"/>
            <w:highlight w:val="yellow"/>
            <w:lang w:val="en-US" w:eastAsia="es-ES"/>
            <w:rPrChange w:id="658" w:author="Oriol" w:date="2025-09-23T15:33:00Z">
              <w:rPr>
                <w:rFonts w:ascii="Times New Roman" w:eastAsia="Times New Roman" w:hAnsi="Times New Roman" w:cs="Times New Roman"/>
                <w:sz w:val="24"/>
                <w:szCs w:val="24"/>
                <w:lang w:val="es-ES" w:eastAsia="es-ES"/>
              </w:rPr>
            </w:rPrChange>
          </w:rPr>
          <w:t>In sum, the findings highlight that classifying a true victim or perpetrator as “negative” is far more detrimental than generating a false alarm. The deliberate prioritization of recall, coupled with the reassurance of high NPV and reduced false positives in the ensemble, provides a safety-first balance appropriate for preventive practice. By embedding the system within expert-guided processes, the model strengthens frontline capacity without replacing professional judgment. The dual-classifier framework thus offers both scientific insight into the victim–perpetrator overlap and a practical, adaptable tool for early detection and targeted intervention.</w:t>
        </w:r>
      </w:ins>
      <w:commentRangeEnd w:id="572"/>
      <w:ins w:id="659" w:author="Oriol" w:date="2025-09-23T17:03:00Z">
        <w:r w:rsidR="001D7E5E">
          <w:rPr>
            <w:rStyle w:val="Refdecomentario"/>
          </w:rPr>
          <w:commentReference w:id="572"/>
        </w:r>
      </w:ins>
      <w:commentRangeEnd w:id="573"/>
      <w:r w:rsidR="000378A0">
        <w:rPr>
          <w:rStyle w:val="Refdecomentario"/>
        </w:rPr>
        <w:commentReference w:id="573"/>
      </w:r>
    </w:p>
    <w:p w14:paraId="05F71EF7" w14:textId="5D352CE7" w:rsidR="005079CA" w:rsidRDefault="005079C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br w:type="page"/>
      </w:r>
    </w:p>
    <w:p w14:paraId="47941C4E" w14:textId="77777777" w:rsidR="00046E8A" w:rsidRPr="00320153" w:rsidDel="007D665A" w:rsidRDefault="00046E8A" w:rsidP="00046E8A">
      <w:pPr>
        <w:spacing w:after="0" w:line="480" w:lineRule="auto"/>
        <w:ind w:firstLine="709"/>
        <w:rPr>
          <w:del w:id="660" w:author="Marina Bartolome" w:date="2025-12-15T14:03:00Z"/>
          <w:rFonts w:ascii="Times New Roman" w:hAnsi="Times New Roman" w:cs="Times New Roman"/>
          <w:color w:val="000000" w:themeColor="text1"/>
          <w:sz w:val="20"/>
          <w:szCs w:val="20"/>
          <w:lang w:val="en-US"/>
        </w:rPr>
      </w:pPr>
    </w:p>
    <w:p w14:paraId="342590D9" w14:textId="77777777" w:rsidR="00046E8A" w:rsidRPr="00376E6E" w:rsidRDefault="00046E8A" w:rsidP="00046E8A">
      <w:pPr>
        <w:spacing w:after="0" w:line="480" w:lineRule="auto"/>
        <w:ind w:firstLine="720"/>
        <w:rPr>
          <w:rFonts w:ascii="Times New Roman" w:hAnsi="Times New Roman" w:cs="Times New Roman"/>
          <w:sz w:val="20"/>
          <w:szCs w:val="20"/>
          <w:lang w:val="en-US"/>
        </w:rPr>
      </w:pPr>
    </w:p>
    <w:p w14:paraId="394E87F3" w14:textId="6FAFCFDD" w:rsidR="00BA1B7A" w:rsidRPr="00BA1B7A" w:rsidDel="007D665A" w:rsidRDefault="0066636A" w:rsidP="00BA1B7A">
      <w:pPr>
        <w:pStyle w:val="Ttulo1"/>
        <w:spacing w:before="0" w:line="480" w:lineRule="auto"/>
        <w:rPr>
          <w:moveFrom w:id="661" w:author="Marina Bartolome" w:date="2025-12-15T14:04:00Z"/>
          <w:rFonts w:ascii="Times New Roman" w:hAnsi="Times New Roman" w:cs="Times New Roman"/>
          <w:color w:val="auto"/>
          <w:sz w:val="20"/>
          <w:szCs w:val="20"/>
          <w:lang w:val="en-US"/>
        </w:rPr>
      </w:pPr>
      <w:moveFromRangeStart w:id="662" w:author="Marina Bartolome" w:date="2025-12-15T14:04:00Z" w:name="move216699867"/>
      <w:moveFrom w:id="663" w:author="Marina Bartolome" w:date="2025-12-15T14:04:00Z">
        <w:r w:rsidDel="007D665A">
          <w:rPr>
            <w:rFonts w:ascii="Times New Roman" w:hAnsi="Times New Roman" w:cs="Times New Roman"/>
            <w:color w:val="auto"/>
            <w:sz w:val="20"/>
            <w:szCs w:val="20"/>
            <w:lang w:val="en-US"/>
          </w:rPr>
          <w:t>6</w:t>
        </w:r>
        <w:r w:rsidRPr="0066636A" w:rsidDel="007D665A">
          <w:rPr>
            <w:rFonts w:ascii="Times New Roman" w:hAnsi="Times New Roman" w:cs="Times New Roman"/>
            <w:color w:val="auto"/>
            <w:sz w:val="20"/>
            <w:szCs w:val="20"/>
            <w:lang w:val="en-US"/>
          </w:rPr>
          <w:t>. SUPPLEMENTAL MATERIALS</w:t>
        </w:r>
      </w:moveFrom>
    </w:p>
    <w:moveFromRangeEnd w:id="662"/>
    <w:p w14:paraId="2FA0941E" w14:textId="2E6EB7CC" w:rsidR="0066636A" w:rsidRPr="00BA1B7A" w:rsidRDefault="00BA1B7A" w:rsidP="00BA1B7A">
      <w:pPr>
        <w:pStyle w:val="Ttulo2"/>
        <w:rPr>
          <w:rFonts w:ascii="Times New Roman" w:hAnsi="Times New Roman" w:cs="Times New Roman"/>
          <w:color w:val="auto"/>
          <w:sz w:val="20"/>
          <w:szCs w:val="20"/>
          <w:lang w:val="en-US"/>
        </w:rPr>
      </w:pPr>
      <w:del w:id="664" w:author="Marina Bartolome" w:date="2025-12-15T14:04:00Z">
        <w:r w:rsidRPr="00BA1B7A" w:rsidDel="007D665A">
          <w:rPr>
            <w:rFonts w:ascii="Times New Roman" w:hAnsi="Times New Roman" w:cs="Times New Roman"/>
            <w:color w:val="auto"/>
            <w:sz w:val="20"/>
            <w:szCs w:val="20"/>
            <w:lang w:val="en-US"/>
          </w:rPr>
          <w:delText>6.</w:delText>
        </w:r>
        <w:r w:rsidDel="007D665A">
          <w:rPr>
            <w:rFonts w:ascii="Times New Roman" w:hAnsi="Times New Roman" w:cs="Times New Roman"/>
            <w:color w:val="auto"/>
            <w:sz w:val="20"/>
            <w:szCs w:val="20"/>
            <w:lang w:val="en-US"/>
          </w:rPr>
          <w:delText>1</w:delText>
        </w:r>
        <w:r w:rsidRPr="00BA1B7A" w:rsidDel="007D665A">
          <w:rPr>
            <w:rFonts w:ascii="Times New Roman" w:hAnsi="Times New Roman" w:cs="Times New Roman"/>
            <w:color w:val="auto"/>
            <w:sz w:val="20"/>
            <w:szCs w:val="20"/>
            <w:lang w:val="en-US"/>
          </w:rPr>
          <w:delText xml:space="preserve">. </w:delText>
        </w:r>
      </w:del>
      <w:r w:rsidR="0066636A" w:rsidRPr="00BA1B7A">
        <w:rPr>
          <w:rFonts w:ascii="Times New Roman" w:hAnsi="Times New Roman" w:cs="Times New Roman"/>
          <w:color w:val="auto"/>
          <w:sz w:val="20"/>
          <w:szCs w:val="20"/>
          <w:lang w:val="en-US"/>
        </w:rPr>
        <w:t>Limitations and Future Implications</w:t>
      </w:r>
    </w:p>
    <w:p w14:paraId="3E5F0F8D" w14:textId="77777777" w:rsidR="0066636A" w:rsidRPr="00376E6E" w:rsidRDefault="0066636A" w:rsidP="0066636A">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While the findings contribute valuable insights, several limitations should be noted. First, the dataset is derived from a single cross-sectional survey of school-attending adolescents. Although representative and relatively large, it may not adequately capture the experiences of young people outside the educational system or those from different cultural and regional contexts, which restricts the generalizability of the results. Second, </w:t>
      </w:r>
      <w:commentRangeStart w:id="665"/>
      <w:r w:rsidRPr="00376E6E">
        <w:rPr>
          <w:rFonts w:ascii="Times New Roman" w:hAnsi="Times New Roman" w:cs="Times New Roman"/>
          <w:sz w:val="20"/>
          <w:szCs w:val="20"/>
          <w:lang w:val="en-US"/>
        </w:rPr>
        <w:t xml:space="preserve">the reliance solely on self-report measures </w:t>
      </w:r>
      <w:commentRangeEnd w:id="665"/>
      <w:r w:rsidRPr="00376E6E">
        <w:rPr>
          <w:rStyle w:val="Refdecomentario"/>
          <w:rFonts w:ascii="Times New Roman" w:hAnsi="Times New Roman" w:cs="Times New Roman"/>
          <w:sz w:val="20"/>
          <w:szCs w:val="20"/>
          <w:lang w:val="en-US"/>
        </w:rPr>
        <w:commentReference w:id="665"/>
      </w:r>
      <w:r w:rsidRPr="00376E6E">
        <w:rPr>
          <w:rFonts w:ascii="Times New Roman" w:hAnsi="Times New Roman" w:cs="Times New Roman"/>
          <w:sz w:val="20"/>
          <w:szCs w:val="20"/>
          <w:lang w:val="en-US"/>
        </w:rPr>
        <w:t>introduces potential biases. Responses to sensitive items may be influenced by under- or over-reporting, social desirability, and recall inaccuracies, which could affect the observed associations between predictors and outcomes. Third, the marked imbalance in the victim–perpetrator category compared to other groups poses analytic challenges. Although the decomposition-and-ensemble strategy mitigates this issue by redistributing the task into better balanced binaries, residual imbalance remains and may limit the stability and calibration of the estimates. Finally, despite implementing safeguards such as cost-complexity pruning, cross-validation, regularization, and early stopping, the exploration of extensive hyperparameter grids carries a risk of overfitting the models to the specific characteristics of this dataset. These limitations should be considered when interpreting the findings and before applying the proposed classifiers in real-world screening contexts.</w:t>
      </w:r>
    </w:p>
    <w:p w14:paraId="5FE46717" w14:textId="77777777" w:rsidR="0066636A" w:rsidRPr="00376E6E" w:rsidRDefault="0066636A" w:rsidP="0066636A">
      <w:pPr>
        <w:spacing w:after="0" w:line="480" w:lineRule="auto"/>
        <w:ind w:firstLine="720"/>
        <w:rPr>
          <w:rFonts w:ascii="Times New Roman" w:hAnsi="Times New Roman" w:cs="Times New Roman"/>
          <w:sz w:val="20"/>
          <w:szCs w:val="20"/>
          <w:lang w:val="en-US"/>
        </w:rPr>
      </w:pPr>
      <w:r w:rsidRPr="00376E6E">
        <w:rPr>
          <w:rFonts w:ascii="Times New Roman" w:hAnsi="Times New Roman" w:cs="Times New Roman"/>
          <w:sz w:val="20"/>
          <w:szCs w:val="20"/>
          <w:lang w:val="en-US"/>
        </w:rPr>
        <w:t>Looking forward, several avenues for enrichment emerge. One important direction is the integration of the framework with educational and preventive policies. The parsimonious structure of the decision tree and the transparency of the neural network architecture render the approach well suited for embedding into school‑based early warning systems. In such settings, the models could serve as initial filters to flag adolescents at elevated risk and connect them with psychosocial or family support resources, thereby improving the efficiency of preventive interventions. Another priority for future research is replicability across datasets. Independent validation using surveys from other countries, regions, or temporal cohorts is crucial to test the robustness and generalizability of the approach. Longitudinal data would also allow the exploration of causal pathways, clarifying how global predictors evolve over time and contribute to the dynamics of victimization and offending.</w:t>
      </w:r>
    </w:p>
    <w:p w14:paraId="75366A23" w14:textId="5F74EF2C" w:rsidR="0066636A" w:rsidRDefault="0066636A" w:rsidP="0066636A">
      <w:pPr>
        <w:spacing w:after="0" w:line="480" w:lineRule="auto"/>
        <w:ind w:firstLine="720"/>
        <w:rPr>
          <w:ins w:id="666" w:author="Marina Bartolome" w:date="2025-12-15T14:04:00Z"/>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In conclusion, while the present study offers a transparent and recall‑oriented framework for identifying dual‑role adolescents, it is constrained by issues of representativeness, self‑report bias, class imbalance, and potential overfitting. Future research should not only seek validation across diverse settings but also enrich the analytic strategy through cluster‑based predictive modelling and qualitative interpretation of probabilistic outputs. Such extensions promise both theoretical advances in understanding the mechanisms of victim–perpetrator overlap and practical benefits for designing early screening tools and targeted interventions.</w:t>
      </w:r>
    </w:p>
    <w:p w14:paraId="53474D22" w14:textId="2A61643E" w:rsidR="007D665A" w:rsidRPr="00BA1B7A" w:rsidDel="007D665A" w:rsidRDefault="007D665A" w:rsidP="007D665A">
      <w:pPr>
        <w:pStyle w:val="Ttulo1"/>
        <w:spacing w:before="0" w:line="480" w:lineRule="auto"/>
        <w:rPr>
          <w:del w:id="667" w:author="Marina Bartolome" w:date="2025-12-15T14:04:00Z"/>
          <w:moveTo w:id="668" w:author="Marina Bartolome" w:date="2025-12-15T14:04:00Z"/>
          <w:rFonts w:ascii="Times New Roman" w:hAnsi="Times New Roman" w:cs="Times New Roman"/>
          <w:color w:val="auto"/>
          <w:sz w:val="20"/>
          <w:szCs w:val="20"/>
          <w:lang w:val="en-US"/>
        </w:rPr>
      </w:pPr>
      <w:moveToRangeStart w:id="669" w:author="Marina Bartolome" w:date="2025-12-15T14:04:00Z" w:name="move216699867"/>
      <w:moveTo w:id="670" w:author="Marina Bartolome" w:date="2025-12-15T14:04:00Z">
        <w:del w:id="671" w:author="Marina Bartolome" w:date="2025-12-15T14:04:00Z">
          <w:r w:rsidDel="007D665A">
            <w:rPr>
              <w:rFonts w:ascii="Times New Roman" w:hAnsi="Times New Roman" w:cs="Times New Roman"/>
              <w:color w:val="auto"/>
              <w:sz w:val="20"/>
              <w:szCs w:val="20"/>
              <w:lang w:val="en-US"/>
            </w:rPr>
            <w:delText>6</w:delText>
          </w:r>
          <w:r w:rsidRPr="0066636A" w:rsidDel="007D665A">
            <w:rPr>
              <w:rFonts w:ascii="Times New Roman" w:hAnsi="Times New Roman" w:cs="Times New Roman"/>
              <w:color w:val="auto"/>
              <w:sz w:val="20"/>
              <w:szCs w:val="20"/>
              <w:lang w:val="en-US"/>
            </w:rPr>
            <w:delText xml:space="preserve">. </w:delText>
          </w:r>
        </w:del>
        <w:r w:rsidRPr="0066636A">
          <w:rPr>
            <w:rFonts w:ascii="Times New Roman" w:hAnsi="Times New Roman" w:cs="Times New Roman"/>
            <w:color w:val="auto"/>
            <w:sz w:val="20"/>
            <w:szCs w:val="20"/>
            <w:lang w:val="en-US"/>
          </w:rPr>
          <w:t>SUPPLEMENTAL MATERIALS</w:t>
        </w:r>
      </w:moveTo>
    </w:p>
    <w:moveToRangeEnd w:id="669"/>
    <w:p w14:paraId="5E6AEAB9" w14:textId="77777777" w:rsidR="007D665A" w:rsidRDefault="007D665A">
      <w:pPr>
        <w:pStyle w:val="Ttulo1"/>
        <w:spacing w:before="0" w:line="480" w:lineRule="auto"/>
        <w:rPr>
          <w:lang w:val="en-US"/>
        </w:rPr>
        <w:pPrChange w:id="672" w:author="Marina Bartolome" w:date="2025-12-15T14:04:00Z">
          <w:pPr>
            <w:spacing w:after="0" w:line="480" w:lineRule="auto"/>
            <w:ind w:firstLine="720"/>
          </w:pPr>
        </w:pPrChange>
      </w:pPr>
    </w:p>
    <w:p w14:paraId="1AA2DE85" w14:textId="497A4560" w:rsidR="0066636A" w:rsidRDefault="00A95343" w:rsidP="00A95343">
      <w:pPr>
        <w:pStyle w:val="Ttulo2"/>
        <w:rPr>
          <w:rFonts w:ascii="Times New Roman" w:hAnsi="Times New Roman" w:cs="Times New Roman"/>
          <w:color w:val="auto"/>
          <w:sz w:val="20"/>
          <w:szCs w:val="20"/>
          <w:lang w:val="en-US"/>
        </w:rPr>
      </w:pPr>
      <w:del w:id="673" w:author="Marina Bartolome" w:date="2025-12-15T14:04:00Z">
        <w:r w:rsidRPr="00A95343" w:rsidDel="007D665A">
          <w:rPr>
            <w:rFonts w:ascii="Times New Roman" w:hAnsi="Times New Roman" w:cs="Times New Roman"/>
            <w:color w:val="auto"/>
            <w:sz w:val="20"/>
            <w:szCs w:val="20"/>
            <w:lang w:val="en-US"/>
          </w:rPr>
          <w:delText>6.</w:delText>
        </w:r>
        <w:r w:rsidR="00BA1B7A" w:rsidDel="007D665A">
          <w:rPr>
            <w:rFonts w:ascii="Times New Roman" w:hAnsi="Times New Roman" w:cs="Times New Roman"/>
            <w:color w:val="auto"/>
            <w:sz w:val="20"/>
            <w:szCs w:val="20"/>
            <w:lang w:val="en-US"/>
          </w:rPr>
          <w:delText>2</w:delText>
        </w:r>
        <w:r w:rsidR="00E432CF" w:rsidRPr="00A95343" w:rsidDel="007D665A">
          <w:rPr>
            <w:rFonts w:ascii="Times New Roman" w:hAnsi="Times New Roman" w:cs="Times New Roman"/>
            <w:color w:val="auto"/>
            <w:sz w:val="20"/>
            <w:szCs w:val="20"/>
            <w:lang w:val="en-US"/>
          </w:rPr>
          <w:delText xml:space="preserve">. </w:delText>
        </w:r>
      </w:del>
      <w:r w:rsidR="00E432CF" w:rsidRPr="00A95343">
        <w:rPr>
          <w:rFonts w:ascii="Times New Roman" w:hAnsi="Times New Roman" w:cs="Times New Roman"/>
          <w:color w:val="auto"/>
          <w:sz w:val="20"/>
          <w:szCs w:val="20"/>
          <w:lang w:val="en-US"/>
        </w:rPr>
        <w:t>Tables</w:t>
      </w:r>
    </w:p>
    <w:p w14:paraId="418E1815" w14:textId="77777777" w:rsidR="00C52390" w:rsidRPr="00C52390" w:rsidRDefault="00C52390" w:rsidP="00C52390">
      <w:pPr>
        <w:rPr>
          <w:lang w:val="en-US"/>
        </w:rPr>
      </w:pPr>
    </w:p>
    <w:p w14:paraId="2A3DC147" w14:textId="77777777" w:rsidR="00C52390" w:rsidRPr="00D86576" w:rsidRDefault="00C52390" w:rsidP="00C52390">
      <w:pPr>
        <w:spacing w:after="0"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A1. </w:t>
      </w:r>
    </w:p>
    <w:p w14:paraId="1E2C825C"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t>Binary variables</w:t>
      </w:r>
    </w:p>
    <w:tbl>
      <w:tblPr>
        <w:tblStyle w:val="a2"/>
        <w:tblW w:w="8630" w:type="dxa"/>
        <w:tblInd w:w="0" w:type="dxa"/>
        <w:tblBorders>
          <w:insideH w:val="single" w:sz="4" w:space="0" w:color="auto"/>
        </w:tblBorders>
        <w:tblLayout w:type="fixed"/>
        <w:tblLook w:val="0400" w:firstRow="0" w:lastRow="0" w:firstColumn="0" w:lastColumn="0" w:noHBand="0" w:noVBand="1"/>
      </w:tblPr>
      <w:tblGrid>
        <w:gridCol w:w="2405"/>
        <w:gridCol w:w="1911"/>
        <w:gridCol w:w="2157"/>
        <w:gridCol w:w="2157"/>
      </w:tblGrid>
      <w:tr w:rsidR="00C52390" w:rsidRPr="00EB0ABF" w14:paraId="28E5674C" w14:textId="77777777" w:rsidTr="007B3BD3">
        <w:tc>
          <w:tcPr>
            <w:tcW w:w="2405" w:type="dxa"/>
          </w:tcPr>
          <w:p w14:paraId="2C91B46D"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1911" w:type="dxa"/>
          </w:tcPr>
          <w:p w14:paraId="6CC38B7E"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Value</w:t>
            </w:r>
          </w:p>
        </w:tc>
        <w:tc>
          <w:tcPr>
            <w:tcW w:w="2157" w:type="dxa"/>
          </w:tcPr>
          <w:p w14:paraId="24CB4F1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Count</w:t>
            </w:r>
          </w:p>
        </w:tc>
        <w:tc>
          <w:tcPr>
            <w:tcW w:w="2157" w:type="dxa"/>
          </w:tcPr>
          <w:p w14:paraId="26A5276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Percent</w:t>
            </w:r>
          </w:p>
        </w:tc>
      </w:tr>
      <w:tr w:rsidR="00C52390" w:rsidRPr="00EB0ABF" w14:paraId="14E9D74B" w14:textId="77777777" w:rsidTr="007B3BD3">
        <w:tc>
          <w:tcPr>
            <w:tcW w:w="2405" w:type="dxa"/>
          </w:tcPr>
          <w:p w14:paraId="03B8900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PAÍS</w:t>
            </w:r>
          </w:p>
        </w:tc>
        <w:tc>
          <w:tcPr>
            <w:tcW w:w="1911" w:type="dxa"/>
          </w:tcPr>
          <w:p w14:paraId="5A79FF9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54FDDD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3432</w:t>
            </w:r>
          </w:p>
        </w:tc>
        <w:tc>
          <w:tcPr>
            <w:tcW w:w="2157" w:type="dxa"/>
          </w:tcPr>
          <w:p w14:paraId="33FD3BB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91.1%</w:t>
            </w:r>
          </w:p>
        </w:tc>
      </w:tr>
      <w:tr w:rsidR="00C52390" w:rsidRPr="00EB0ABF" w14:paraId="279D3996" w14:textId="77777777" w:rsidTr="007B3BD3">
        <w:tc>
          <w:tcPr>
            <w:tcW w:w="2405" w:type="dxa"/>
          </w:tcPr>
          <w:p w14:paraId="69F527F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ETNIA.BN</w:t>
            </w:r>
          </w:p>
        </w:tc>
        <w:tc>
          <w:tcPr>
            <w:tcW w:w="1911" w:type="dxa"/>
          </w:tcPr>
          <w:p w14:paraId="7D0B391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29B46E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751</w:t>
            </w:r>
          </w:p>
        </w:tc>
        <w:tc>
          <w:tcPr>
            <w:tcW w:w="2157" w:type="dxa"/>
          </w:tcPr>
          <w:p w14:paraId="09FC1A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19.9%</w:t>
            </w:r>
          </w:p>
        </w:tc>
      </w:tr>
      <w:tr w:rsidR="00C52390" w:rsidRPr="00EB0ABF" w14:paraId="2B47858C" w14:textId="77777777" w:rsidTr="007B3BD3">
        <w:tc>
          <w:tcPr>
            <w:tcW w:w="2405" w:type="dxa"/>
          </w:tcPr>
          <w:p w14:paraId="55B706C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FUGAS.BN</w:t>
            </w:r>
          </w:p>
        </w:tc>
        <w:tc>
          <w:tcPr>
            <w:tcW w:w="1911" w:type="dxa"/>
          </w:tcPr>
          <w:p w14:paraId="698C17F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E7F915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519</w:t>
            </w:r>
          </w:p>
        </w:tc>
        <w:tc>
          <w:tcPr>
            <w:tcW w:w="2157" w:type="dxa"/>
          </w:tcPr>
          <w:p w14:paraId="3EF72B5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13.8%</w:t>
            </w:r>
          </w:p>
        </w:tc>
      </w:tr>
      <w:tr w:rsidR="00C52390" w:rsidRPr="00EB0ABF" w14:paraId="34877CC7" w14:textId="77777777" w:rsidTr="007B3BD3">
        <w:tc>
          <w:tcPr>
            <w:tcW w:w="2405" w:type="dxa"/>
          </w:tcPr>
          <w:p w14:paraId="71DB21E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CONVIVEN.1</w:t>
            </w:r>
          </w:p>
        </w:tc>
        <w:tc>
          <w:tcPr>
            <w:tcW w:w="1911" w:type="dxa"/>
          </w:tcPr>
          <w:p w14:paraId="7EAF7C4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2D40351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3468</w:t>
            </w:r>
          </w:p>
        </w:tc>
        <w:tc>
          <w:tcPr>
            <w:tcW w:w="2157" w:type="dxa"/>
          </w:tcPr>
          <w:p w14:paraId="1340B5B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92.1%</w:t>
            </w:r>
          </w:p>
        </w:tc>
      </w:tr>
      <w:tr w:rsidR="00C52390" w:rsidRPr="00EB0ABF" w14:paraId="45CDB5E9" w14:textId="77777777" w:rsidTr="007B3BD3">
        <w:tc>
          <w:tcPr>
            <w:tcW w:w="2405" w:type="dxa"/>
          </w:tcPr>
          <w:p w14:paraId="4CCAB59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CONVIVEN.2</w:t>
            </w:r>
          </w:p>
        </w:tc>
        <w:tc>
          <w:tcPr>
            <w:tcW w:w="1911" w:type="dxa"/>
          </w:tcPr>
          <w:p w14:paraId="17A5066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30F4294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2841</w:t>
            </w:r>
          </w:p>
        </w:tc>
        <w:tc>
          <w:tcPr>
            <w:tcW w:w="2157" w:type="dxa"/>
          </w:tcPr>
          <w:p w14:paraId="21E0BD5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75.4%</w:t>
            </w:r>
          </w:p>
        </w:tc>
      </w:tr>
      <w:tr w:rsidR="00C52390" w:rsidRPr="00EB0ABF" w14:paraId="4A79AF01" w14:textId="77777777" w:rsidTr="007B3BD3">
        <w:tc>
          <w:tcPr>
            <w:tcW w:w="2405" w:type="dxa"/>
          </w:tcPr>
          <w:p w14:paraId="7FC881A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CONVIVEN.3</w:t>
            </w:r>
          </w:p>
        </w:tc>
        <w:tc>
          <w:tcPr>
            <w:tcW w:w="1911" w:type="dxa"/>
          </w:tcPr>
          <w:p w14:paraId="4A231E5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04ECEE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296</w:t>
            </w:r>
          </w:p>
        </w:tc>
        <w:tc>
          <w:tcPr>
            <w:tcW w:w="2157" w:type="dxa"/>
          </w:tcPr>
          <w:p w14:paraId="2A639C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7.9%</w:t>
            </w:r>
          </w:p>
        </w:tc>
      </w:tr>
      <w:tr w:rsidR="00C52390" w:rsidRPr="00EB0ABF" w14:paraId="3DE312E6" w14:textId="77777777" w:rsidTr="007B3BD3">
        <w:tc>
          <w:tcPr>
            <w:tcW w:w="2405" w:type="dxa"/>
          </w:tcPr>
          <w:p w14:paraId="393B94C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CONVIVEN.4</w:t>
            </w:r>
          </w:p>
        </w:tc>
        <w:tc>
          <w:tcPr>
            <w:tcW w:w="1911" w:type="dxa"/>
          </w:tcPr>
          <w:p w14:paraId="3DC760D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24DB346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114</w:t>
            </w:r>
          </w:p>
        </w:tc>
        <w:tc>
          <w:tcPr>
            <w:tcW w:w="2157" w:type="dxa"/>
          </w:tcPr>
          <w:p w14:paraId="08764FE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3.0%</w:t>
            </w:r>
          </w:p>
        </w:tc>
      </w:tr>
      <w:tr w:rsidR="00C52390" w:rsidRPr="00EB0ABF" w14:paraId="3EDFDB0D" w14:textId="77777777" w:rsidTr="007B3BD3">
        <w:tc>
          <w:tcPr>
            <w:tcW w:w="2405" w:type="dxa"/>
          </w:tcPr>
          <w:p w14:paraId="4B58E92E" w14:textId="3F541405"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w:t>
            </w:r>
            <w:ins w:id="674" w:author="Ignasi" w:date="2026-03-30T17:10:00Z">
              <w:r w:rsidR="002E19D4">
                <w:rPr>
                  <w:rFonts w:ascii="Times New Roman" w:hAnsi="Times New Roman" w:cs="Times New Roman"/>
                  <w:b/>
                  <w:color w:val="000000" w:themeColor="text1"/>
                  <w:sz w:val="20"/>
                  <w:szCs w:val="20"/>
                  <w:lang w:val="en-US"/>
                </w:rPr>
                <w:t>H</w:t>
              </w:r>
            </w:ins>
            <w:del w:id="675" w:author="Ignasi" w:date="2026-03-30T17:10:00Z">
              <w:r w:rsidRPr="00EB0ABF" w:rsidDel="002E19D4">
                <w:rPr>
                  <w:rFonts w:ascii="Times New Roman" w:hAnsi="Times New Roman" w:cs="Times New Roman"/>
                  <w:b/>
                  <w:color w:val="000000" w:themeColor="text1"/>
                  <w:sz w:val="20"/>
                  <w:szCs w:val="20"/>
                  <w:lang w:val="en-US"/>
                </w:rPr>
                <w:delText>5</w:delText>
              </w:r>
            </w:del>
          </w:p>
        </w:tc>
        <w:tc>
          <w:tcPr>
            <w:tcW w:w="1911" w:type="dxa"/>
          </w:tcPr>
          <w:p w14:paraId="2CF66B9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04897C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2382</w:t>
            </w:r>
          </w:p>
        </w:tc>
        <w:tc>
          <w:tcPr>
            <w:tcW w:w="2157" w:type="dxa"/>
          </w:tcPr>
          <w:p w14:paraId="296911E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63.2%</w:t>
            </w:r>
          </w:p>
        </w:tc>
      </w:tr>
      <w:tr w:rsidR="00C52390" w:rsidRPr="00EB0ABF" w14:paraId="76D76477" w14:textId="77777777" w:rsidTr="007B3BD3">
        <w:tc>
          <w:tcPr>
            <w:tcW w:w="2405" w:type="dxa"/>
          </w:tcPr>
          <w:p w14:paraId="2CE3544C" w14:textId="5153EB93"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CONVIVEN.</w:t>
            </w:r>
            <w:ins w:id="676" w:author="Ignasi" w:date="2026-03-30T17:10:00Z">
              <w:r w:rsidR="002E19D4">
                <w:rPr>
                  <w:rFonts w:ascii="Times New Roman" w:hAnsi="Times New Roman" w:cs="Times New Roman"/>
                  <w:b/>
                  <w:color w:val="000000" w:themeColor="text1"/>
                  <w:sz w:val="20"/>
                  <w:szCs w:val="20"/>
                  <w:lang w:val="en-US"/>
                </w:rPr>
                <w:t>0</w:t>
              </w:r>
            </w:ins>
            <w:del w:id="677" w:author="Ignasi" w:date="2026-03-30T17:10:00Z">
              <w:r w:rsidRPr="00EB0ABF" w:rsidDel="002E19D4">
                <w:rPr>
                  <w:rFonts w:ascii="Times New Roman" w:hAnsi="Times New Roman" w:cs="Times New Roman"/>
                  <w:b/>
                  <w:color w:val="000000" w:themeColor="text1"/>
                  <w:sz w:val="20"/>
                  <w:szCs w:val="20"/>
                  <w:lang w:val="en-US"/>
                </w:rPr>
                <w:delText>6</w:delText>
              </w:r>
            </w:del>
          </w:p>
        </w:tc>
        <w:tc>
          <w:tcPr>
            <w:tcW w:w="1911" w:type="dxa"/>
          </w:tcPr>
          <w:p w14:paraId="2825A18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6B2A18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354</w:t>
            </w:r>
          </w:p>
        </w:tc>
        <w:tc>
          <w:tcPr>
            <w:tcW w:w="2157" w:type="dxa"/>
          </w:tcPr>
          <w:p w14:paraId="4DEC21B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9.4%</w:t>
            </w:r>
          </w:p>
        </w:tc>
      </w:tr>
      <w:tr w:rsidR="00C52390" w:rsidRPr="00EB0ABF" w14:paraId="2FB36014" w14:textId="77777777" w:rsidTr="007B3BD3">
        <w:tc>
          <w:tcPr>
            <w:tcW w:w="2405" w:type="dxa"/>
          </w:tcPr>
          <w:p w14:paraId="40361F6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GENERO_BIN_0</w:t>
            </w:r>
          </w:p>
        </w:tc>
        <w:tc>
          <w:tcPr>
            <w:tcW w:w="1911" w:type="dxa"/>
          </w:tcPr>
          <w:p w14:paraId="775F2A6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8EA7A8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1805</w:t>
            </w:r>
          </w:p>
        </w:tc>
        <w:tc>
          <w:tcPr>
            <w:tcW w:w="2157" w:type="dxa"/>
          </w:tcPr>
          <w:p w14:paraId="766C317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47.9%</w:t>
            </w:r>
          </w:p>
        </w:tc>
      </w:tr>
      <w:tr w:rsidR="00C52390" w:rsidRPr="00EB0ABF" w14:paraId="23C104B5" w14:textId="77777777" w:rsidTr="007B3BD3">
        <w:tc>
          <w:tcPr>
            <w:tcW w:w="2405" w:type="dxa"/>
          </w:tcPr>
          <w:p w14:paraId="0F79A6D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GENERO_BIN_1</w:t>
            </w:r>
          </w:p>
        </w:tc>
        <w:tc>
          <w:tcPr>
            <w:tcW w:w="1911" w:type="dxa"/>
          </w:tcPr>
          <w:p w14:paraId="4901B20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6117E4C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1962</w:t>
            </w:r>
          </w:p>
        </w:tc>
        <w:tc>
          <w:tcPr>
            <w:tcW w:w="2157" w:type="dxa"/>
          </w:tcPr>
          <w:p w14:paraId="6CAF7FA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52.1%</w:t>
            </w:r>
          </w:p>
        </w:tc>
      </w:tr>
      <w:tr w:rsidR="00C52390" w:rsidRPr="00EB0ABF" w14:paraId="2703922D" w14:textId="77777777" w:rsidTr="007B3BD3">
        <w:tc>
          <w:tcPr>
            <w:tcW w:w="2405" w:type="dxa"/>
          </w:tcPr>
          <w:p w14:paraId="3EDE61E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ORIENTSEX.BN_1</w:t>
            </w:r>
          </w:p>
        </w:tc>
        <w:tc>
          <w:tcPr>
            <w:tcW w:w="1911" w:type="dxa"/>
          </w:tcPr>
          <w:p w14:paraId="745EC6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72E14A4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3264</w:t>
            </w:r>
          </w:p>
        </w:tc>
        <w:tc>
          <w:tcPr>
            <w:tcW w:w="2157" w:type="dxa"/>
          </w:tcPr>
          <w:p w14:paraId="47EB400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86.6%</w:t>
            </w:r>
          </w:p>
        </w:tc>
      </w:tr>
      <w:tr w:rsidR="00C52390" w:rsidRPr="00EB0ABF" w14:paraId="1ADE80CB" w14:textId="77777777" w:rsidTr="007B3BD3">
        <w:tc>
          <w:tcPr>
            <w:tcW w:w="2405" w:type="dxa"/>
          </w:tcPr>
          <w:p w14:paraId="4F0B8F1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ORIENTSEX.BN_2</w:t>
            </w:r>
          </w:p>
        </w:tc>
        <w:tc>
          <w:tcPr>
            <w:tcW w:w="1911" w:type="dxa"/>
          </w:tcPr>
          <w:p w14:paraId="097CDE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1660DA7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503</w:t>
            </w:r>
          </w:p>
        </w:tc>
        <w:tc>
          <w:tcPr>
            <w:tcW w:w="2157" w:type="dxa"/>
          </w:tcPr>
          <w:p w14:paraId="1CA902D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13.4%</w:t>
            </w:r>
          </w:p>
        </w:tc>
      </w:tr>
    </w:tbl>
    <w:p w14:paraId="64FFB64C" w14:textId="77777777" w:rsidR="00C52390" w:rsidRPr="00EB0ABF" w:rsidRDefault="00C52390" w:rsidP="00C52390">
      <w:pPr>
        <w:spacing w:after="0" w:line="480" w:lineRule="auto"/>
        <w:rPr>
          <w:rFonts w:ascii="Times New Roman" w:hAnsi="Times New Roman" w:cs="Times New Roman"/>
          <w:color w:val="000000" w:themeColor="text1"/>
          <w:sz w:val="20"/>
          <w:szCs w:val="20"/>
          <w:lang w:val="en-US"/>
        </w:rPr>
      </w:pPr>
    </w:p>
    <w:p w14:paraId="4101778C" w14:textId="77777777" w:rsidR="00C52390" w:rsidRPr="00D86576" w:rsidRDefault="00C52390" w:rsidP="00C52390">
      <w:pPr>
        <w:spacing w:after="0"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A2. </w:t>
      </w:r>
    </w:p>
    <w:p w14:paraId="70540BF3"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lastRenderedPageBreak/>
        <w:t>Ordinal variables</w:t>
      </w:r>
    </w:p>
    <w:tbl>
      <w:tblPr>
        <w:tblStyle w:val="a3"/>
        <w:tblW w:w="8630" w:type="dxa"/>
        <w:tblInd w:w="0" w:type="dxa"/>
        <w:tblBorders>
          <w:insideH w:val="single" w:sz="4" w:space="0" w:color="auto"/>
        </w:tblBorders>
        <w:tblLayout w:type="fixed"/>
        <w:tblLook w:val="0400" w:firstRow="0" w:lastRow="0" w:firstColumn="0" w:lastColumn="0" w:noHBand="0" w:noVBand="1"/>
      </w:tblPr>
      <w:tblGrid>
        <w:gridCol w:w="2159"/>
        <w:gridCol w:w="2157"/>
        <w:gridCol w:w="2157"/>
        <w:gridCol w:w="1078"/>
        <w:gridCol w:w="1079"/>
      </w:tblGrid>
      <w:tr w:rsidR="002E4354" w:rsidRPr="00EB0ABF" w14:paraId="1166E067" w14:textId="77777777" w:rsidTr="00F00067">
        <w:tc>
          <w:tcPr>
            <w:tcW w:w="2159" w:type="dxa"/>
          </w:tcPr>
          <w:p w14:paraId="635B5E2A"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2157" w:type="dxa"/>
          </w:tcPr>
          <w:p w14:paraId="433858E2"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Value</w:t>
            </w:r>
          </w:p>
        </w:tc>
        <w:tc>
          <w:tcPr>
            <w:tcW w:w="2157" w:type="dxa"/>
          </w:tcPr>
          <w:p w14:paraId="63B6B7F5"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Count</w:t>
            </w:r>
          </w:p>
        </w:tc>
        <w:tc>
          <w:tcPr>
            <w:tcW w:w="1078" w:type="dxa"/>
          </w:tcPr>
          <w:p w14:paraId="6B4FF974" w14:textId="77777777" w:rsidR="002E4354" w:rsidRPr="00EB0ABF" w:rsidRDefault="002E4354"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Percent</w:t>
            </w:r>
          </w:p>
        </w:tc>
        <w:tc>
          <w:tcPr>
            <w:tcW w:w="1079" w:type="dxa"/>
          </w:tcPr>
          <w:p w14:paraId="73BC1462" w14:textId="0B5F8A79" w:rsidR="002E4354" w:rsidRPr="00EB0ABF" w:rsidRDefault="002E4354" w:rsidP="007B3BD3">
            <w:pPr>
              <w:spacing w:line="480" w:lineRule="auto"/>
              <w:rPr>
                <w:rFonts w:ascii="Times New Roman" w:hAnsi="Times New Roman" w:cs="Times New Roman"/>
                <w:b/>
                <w:color w:val="000000" w:themeColor="text1"/>
                <w:sz w:val="20"/>
                <w:szCs w:val="20"/>
                <w:lang w:val="en-US"/>
              </w:rPr>
            </w:pPr>
          </w:p>
        </w:tc>
      </w:tr>
      <w:tr w:rsidR="00C52390" w:rsidRPr="00EB0ABF" w14:paraId="594541F2" w14:textId="77777777" w:rsidTr="007B3BD3">
        <w:tc>
          <w:tcPr>
            <w:tcW w:w="2159" w:type="dxa"/>
          </w:tcPr>
          <w:p w14:paraId="32BB7901"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5D1DEDE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w:t>
            </w:r>
          </w:p>
        </w:tc>
        <w:tc>
          <w:tcPr>
            <w:tcW w:w="2157" w:type="dxa"/>
          </w:tcPr>
          <w:p w14:paraId="603DCA1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1540</w:t>
            </w:r>
          </w:p>
        </w:tc>
        <w:tc>
          <w:tcPr>
            <w:tcW w:w="2157" w:type="dxa"/>
            <w:gridSpan w:val="2"/>
          </w:tcPr>
          <w:p w14:paraId="3D7F574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40.9%</w:t>
            </w:r>
          </w:p>
        </w:tc>
      </w:tr>
      <w:tr w:rsidR="00C52390" w:rsidRPr="00EB0ABF" w14:paraId="14A6D334" w14:textId="77777777" w:rsidTr="007B3BD3">
        <w:tc>
          <w:tcPr>
            <w:tcW w:w="2159" w:type="dxa"/>
          </w:tcPr>
          <w:p w14:paraId="50FFCF5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00C2CC3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C216B5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w:t>
            </w:r>
          </w:p>
        </w:tc>
        <w:tc>
          <w:tcPr>
            <w:tcW w:w="2157" w:type="dxa"/>
            <w:gridSpan w:val="2"/>
          </w:tcPr>
          <w:p w14:paraId="391FD12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0.2%</w:t>
            </w:r>
          </w:p>
        </w:tc>
      </w:tr>
      <w:tr w:rsidR="00C52390" w:rsidRPr="00EB0ABF" w14:paraId="6C24C056" w14:textId="77777777" w:rsidTr="007B3BD3">
        <w:tc>
          <w:tcPr>
            <w:tcW w:w="2159" w:type="dxa"/>
          </w:tcPr>
          <w:p w14:paraId="5F01412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4E2DC8D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4D7EBF1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1183</w:t>
            </w:r>
          </w:p>
        </w:tc>
        <w:tc>
          <w:tcPr>
            <w:tcW w:w="2157" w:type="dxa"/>
            <w:gridSpan w:val="2"/>
          </w:tcPr>
          <w:p w14:paraId="1276A1A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31.4%</w:t>
            </w:r>
          </w:p>
        </w:tc>
      </w:tr>
      <w:tr w:rsidR="00C52390" w:rsidRPr="00EB0ABF" w14:paraId="4A3D0827" w14:textId="77777777" w:rsidTr="007B3BD3">
        <w:tc>
          <w:tcPr>
            <w:tcW w:w="2159" w:type="dxa"/>
          </w:tcPr>
          <w:p w14:paraId="58F38B51"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123487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044ABA7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668</w:t>
            </w:r>
          </w:p>
        </w:tc>
        <w:tc>
          <w:tcPr>
            <w:tcW w:w="2157" w:type="dxa"/>
            <w:gridSpan w:val="2"/>
          </w:tcPr>
          <w:p w14:paraId="41E0056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17.7%</w:t>
            </w:r>
          </w:p>
        </w:tc>
      </w:tr>
      <w:tr w:rsidR="00C52390" w:rsidRPr="00EB0ABF" w14:paraId="416C880E" w14:textId="77777777" w:rsidTr="007B3BD3">
        <w:tc>
          <w:tcPr>
            <w:tcW w:w="2159" w:type="dxa"/>
          </w:tcPr>
          <w:p w14:paraId="226EAD0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0AF12F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61BA02A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347</w:t>
            </w:r>
          </w:p>
        </w:tc>
        <w:tc>
          <w:tcPr>
            <w:tcW w:w="2157" w:type="dxa"/>
            <w:gridSpan w:val="2"/>
          </w:tcPr>
          <w:p w14:paraId="3805612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9.2%</w:t>
            </w:r>
          </w:p>
        </w:tc>
      </w:tr>
      <w:tr w:rsidR="00C52390" w:rsidRPr="00EB0ABF" w14:paraId="3D82024C" w14:textId="77777777" w:rsidTr="007B3BD3">
        <w:tc>
          <w:tcPr>
            <w:tcW w:w="2159" w:type="dxa"/>
          </w:tcPr>
          <w:p w14:paraId="7BAC631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ABUSOSUBS1</w:t>
            </w:r>
          </w:p>
        </w:tc>
        <w:tc>
          <w:tcPr>
            <w:tcW w:w="2157" w:type="dxa"/>
          </w:tcPr>
          <w:p w14:paraId="1F6259A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1B17001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21</w:t>
            </w:r>
          </w:p>
        </w:tc>
        <w:tc>
          <w:tcPr>
            <w:tcW w:w="2157" w:type="dxa"/>
            <w:gridSpan w:val="2"/>
          </w:tcPr>
          <w:p w14:paraId="5C6C303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w:t>
            </w:r>
          </w:p>
        </w:tc>
      </w:tr>
      <w:tr w:rsidR="00C52390" w:rsidRPr="00EB0ABF" w14:paraId="55D82F24" w14:textId="77777777" w:rsidTr="007B3BD3">
        <w:tc>
          <w:tcPr>
            <w:tcW w:w="2159" w:type="dxa"/>
          </w:tcPr>
          <w:p w14:paraId="3F9EFB6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512021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w:t>
            </w:r>
          </w:p>
        </w:tc>
        <w:tc>
          <w:tcPr>
            <w:tcW w:w="2157" w:type="dxa"/>
          </w:tcPr>
          <w:p w14:paraId="58B5A95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754</w:t>
            </w:r>
          </w:p>
        </w:tc>
        <w:tc>
          <w:tcPr>
            <w:tcW w:w="2157" w:type="dxa"/>
            <w:gridSpan w:val="2"/>
          </w:tcPr>
          <w:p w14:paraId="4C2F83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20.0%</w:t>
            </w:r>
          </w:p>
        </w:tc>
      </w:tr>
      <w:tr w:rsidR="00C52390" w:rsidRPr="00EB0ABF" w14:paraId="615BC506" w14:textId="77777777" w:rsidTr="007B3BD3">
        <w:tc>
          <w:tcPr>
            <w:tcW w:w="2159" w:type="dxa"/>
          </w:tcPr>
          <w:p w14:paraId="6195588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39716AA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4F15C3C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1487</w:t>
            </w:r>
          </w:p>
        </w:tc>
        <w:tc>
          <w:tcPr>
            <w:tcW w:w="2157" w:type="dxa"/>
            <w:gridSpan w:val="2"/>
          </w:tcPr>
          <w:p w14:paraId="1103FF0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39.5%</w:t>
            </w:r>
          </w:p>
        </w:tc>
      </w:tr>
      <w:tr w:rsidR="00C52390" w:rsidRPr="00EB0ABF" w14:paraId="18922643" w14:textId="77777777" w:rsidTr="007B3BD3">
        <w:tc>
          <w:tcPr>
            <w:tcW w:w="2159" w:type="dxa"/>
          </w:tcPr>
          <w:p w14:paraId="18A25F5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283005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555ADBE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883</w:t>
            </w:r>
          </w:p>
        </w:tc>
        <w:tc>
          <w:tcPr>
            <w:tcW w:w="2157" w:type="dxa"/>
            <w:gridSpan w:val="2"/>
          </w:tcPr>
          <w:p w14:paraId="19B38F6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23.4%</w:t>
            </w:r>
          </w:p>
        </w:tc>
      </w:tr>
      <w:tr w:rsidR="00C52390" w:rsidRPr="00EB0ABF" w14:paraId="326F6AEC" w14:textId="77777777" w:rsidTr="007B3BD3">
        <w:tc>
          <w:tcPr>
            <w:tcW w:w="2159" w:type="dxa"/>
          </w:tcPr>
          <w:p w14:paraId="39D28DC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5D955F3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4673622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419</w:t>
            </w:r>
          </w:p>
        </w:tc>
        <w:tc>
          <w:tcPr>
            <w:tcW w:w="2157" w:type="dxa"/>
            <w:gridSpan w:val="2"/>
          </w:tcPr>
          <w:p w14:paraId="538863F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11.1%</w:t>
            </w:r>
          </w:p>
        </w:tc>
      </w:tr>
      <w:tr w:rsidR="00C52390" w:rsidRPr="00EB0ABF" w14:paraId="6744DFFA" w14:textId="77777777" w:rsidTr="007B3BD3">
        <w:tc>
          <w:tcPr>
            <w:tcW w:w="2159" w:type="dxa"/>
          </w:tcPr>
          <w:p w14:paraId="7765AD0F"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12AD03A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1272B4A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201</w:t>
            </w:r>
          </w:p>
        </w:tc>
        <w:tc>
          <w:tcPr>
            <w:tcW w:w="2157" w:type="dxa"/>
            <w:gridSpan w:val="2"/>
          </w:tcPr>
          <w:p w14:paraId="5588417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5.3%</w:t>
            </w:r>
          </w:p>
        </w:tc>
      </w:tr>
      <w:tr w:rsidR="00C52390" w:rsidRPr="00EB0ABF" w14:paraId="2A3782FC" w14:textId="77777777" w:rsidTr="007B3BD3">
        <w:tc>
          <w:tcPr>
            <w:tcW w:w="2159" w:type="dxa"/>
          </w:tcPr>
          <w:p w14:paraId="585160E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ABUSOSUBS2</w:t>
            </w:r>
          </w:p>
        </w:tc>
        <w:tc>
          <w:tcPr>
            <w:tcW w:w="2157" w:type="dxa"/>
          </w:tcPr>
          <w:p w14:paraId="4500152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2F39383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w:t>
            </w:r>
          </w:p>
        </w:tc>
        <w:tc>
          <w:tcPr>
            <w:tcW w:w="2157" w:type="dxa"/>
            <w:gridSpan w:val="2"/>
          </w:tcPr>
          <w:p w14:paraId="412E59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w:t>
            </w:r>
          </w:p>
        </w:tc>
      </w:tr>
      <w:tr w:rsidR="00C52390" w:rsidRPr="00EB0ABF" w14:paraId="5A7BE657" w14:textId="77777777" w:rsidTr="007B3BD3">
        <w:tc>
          <w:tcPr>
            <w:tcW w:w="2159" w:type="dxa"/>
          </w:tcPr>
          <w:p w14:paraId="2EA8C6E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1BE35F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w:t>
            </w:r>
          </w:p>
        </w:tc>
        <w:tc>
          <w:tcPr>
            <w:tcW w:w="2157" w:type="dxa"/>
          </w:tcPr>
          <w:p w14:paraId="7CC3C0A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1791</w:t>
            </w:r>
          </w:p>
        </w:tc>
        <w:tc>
          <w:tcPr>
            <w:tcW w:w="2157" w:type="dxa"/>
            <w:gridSpan w:val="2"/>
          </w:tcPr>
          <w:p w14:paraId="7CC2DBE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47.5%</w:t>
            </w:r>
          </w:p>
        </w:tc>
      </w:tr>
      <w:tr w:rsidR="00C52390" w:rsidRPr="00EB0ABF" w14:paraId="42B346AA" w14:textId="77777777" w:rsidTr="007B3BD3">
        <w:tc>
          <w:tcPr>
            <w:tcW w:w="2159" w:type="dxa"/>
          </w:tcPr>
          <w:p w14:paraId="5E40905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6DED3EC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w:t>
            </w:r>
          </w:p>
        </w:tc>
        <w:tc>
          <w:tcPr>
            <w:tcW w:w="2157" w:type="dxa"/>
          </w:tcPr>
          <w:p w14:paraId="418F345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727</w:t>
            </w:r>
          </w:p>
        </w:tc>
        <w:tc>
          <w:tcPr>
            <w:tcW w:w="2157" w:type="dxa"/>
            <w:gridSpan w:val="2"/>
          </w:tcPr>
          <w:p w14:paraId="2DD7967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19.3%</w:t>
            </w:r>
          </w:p>
        </w:tc>
      </w:tr>
      <w:tr w:rsidR="00C52390" w:rsidRPr="00EB0ABF" w14:paraId="5BB61125" w14:textId="77777777" w:rsidTr="007B3BD3">
        <w:tc>
          <w:tcPr>
            <w:tcW w:w="2159" w:type="dxa"/>
          </w:tcPr>
          <w:p w14:paraId="72AACAE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1D364C3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w:t>
            </w:r>
          </w:p>
        </w:tc>
        <w:tc>
          <w:tcPr>
            <w:tcW w:w="2157" w:type="dxa"/>
          </w:tcPr>
          <w:p w14:paraId="4716CD9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362</w:t>
            </w:r>
          </w:p>
        </w:tc>
        <w:tc>
          <w:tcPr>
            <w:tcW w:w="2157" w:type="dxa"/>
            <w:gridSpan w:val="2"/>
          </w:tcPr>
          <w:p w14:paraId="50DA247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9.6%</w:t>
            </w:r>
          </w:p>
        </w:tc>
      </w:tr>
      <w:tr w:rsidR="00C52390" w:rsidRPr="00EB0ABF" w14:paraId="06A18313" w14:textId="77777777" w:rsidTr="007B3BD3">
        <w:tc>
          <w:tcPr>
            <w:tcW w:w="2159" w:type="dxa"/>
          </w:tcPr>
          <w:p w14:paraId="72BC9473"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4798021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w:t>
            </w:r>
          </w:p>
        </w:tc>
        <w:tc>
          <w:tcPr>
            <w:tcW w:w="2157" w:type="dxa"/>
          </w:tcPr>
          <w:p w14:paraId="2D948E5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482</w:t>
            </w:r>
          </w:p>
        </w:tc>
        <w:tc>
          <w:tcPr>
            <w:tcW w:w="2157" w:type="dxa"/>
            <w:gridSpan w:val="2"/>
          </w:tcPr>
          <w:p w14:paraId="37244CC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12.8%</w:t>
            </w:r>
          </w:p>
        </w:tc>
      </w:tr>
      <w:tr w:rsidR="00C52390" w:rsidRPr="00EB0ABF" w14:paraId="7B63A24D" w14:textId="77777777" w:rsidTr="007B3BD3">
        <w:tc>
          <w:tcPr>
            <w:tcW w:w="2159" w:type="dxa"/>
          </w:tcPr>
          <w:p w14:paraId="7D2E2626"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PORNO.T</w:t>
            </w:r>
          </w:p>
        </w:tc>
        <w:tc>
          <w:tcPr>
            <w:tcW w:w="2157" w:type="dxa"/>
          </w:tcPr>
          <w:p w14:paraId="6E7A6D1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w:t>
            </w:r>
          </w:p>
        </w:tc>
        <w:tc>
          <w:tcPr>
            <w:tcW w:w="2157" w:type="dxa"/>
          </w:tcPr>
          <w:p w14:paraId="69B93F1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405</w:t>
            </w:r>
          </w:p>
        </w:tc>
        <w:tc>
          <w:tcPr>
            <w:tcW w:w="2157" w:type="dxa"/>
            <w:gridSpan w:val="2"/>
          </w:tcPr>
          <w:p w14:paraId="02B52BF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10.8%</w:t>
            </w:r>
          </w:p>
        </w:tc>
      </w:tr>
    </w:tbl>
    <w:p w14:paraId="38565771" w14:textId="4323D560" w:rsidR="005079CA" w:rsidRDefault="005079CA" w:rsidP="00C52390">
      <w:pPr>
        <w:spacing w:after="0" w:line="480" w:lineRule="auto"/>
        <w:rPr>
          <w:rFonts w:ascii="Times New Roman" w:hAnsi="Times New Roman" w:cs="Times New Roman"/>
          <w:color w:val="000000" w:themeColor="text1"/>
          <w:sz w:val="20"/>
          <w:szCs w:val="20"/>
          <w:lang w:val="en-US"/>
        </w:rPr>
      </w:pPr>
    </w:p>
    <w:p w14:paraId="50BD8EBA" w14:textId="77777777" w:rsidR="005079CA" w:rsidRDefault="005079C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br w:type="page"/>
      </w:r>
    </w:p>
    <w:p w14:paraId="6D50784B" w14:textId="77777777" w:rsidR="00C52390" w:rsidRPr="00EB0ABF" w:rsidRDefault="00C52390" w:rsidP="00C52390">
      <w:pPr>
        <w:spacing w:after="0" w:line="480" w:lineRule="auto"/>
        <w:rPr>
          <w:rFonts w:ascii="Times New Roman" w:hAnsi="Times New Roman" w:cs="Times New Roman"/>
          <w:color w:val="000000" w:themeColor="text1"/>
          <w:sz w:val="20"/>
          <w:szCs w:val="20"/>
          <w:lang w:val="en-US"/>
        </w:rPr>
      </w:pPr>
    </w:p>
    <w:p w14:paraId="63655102" w14:textId="77777777" w:rsidR="00C52390" w:rsidRPr="00D86576" w:rsidRDefault="00C52390" w:rsidP="00C52390">
      <w:pPr>
        <w:spacing w:line="480" w:lineRule="auto"/>
        <w:rPr>
          <w:rFonts w:ascii="Times New Roman" w:hAnsi="Times New Roman" w:cs="Times New Roman"/>
          <w:b/>
          <w:bCs/>
          <w:color w:val="000000" w:themeColor="text1"/>
          <w:sz w:val="20"/>
          <w:szCs w:val="20"/>
          <w:lang w:val="en-US"/>
        </w:rPr>
      </w:pPr>
      <w:r w:rsidRPr="00D86576">
        <w:rPr>
          <w:rFonts w:ascii="Times New Roman" w:hAnsi="Times New Roman" w:cs="Times New Roman"/>
          <w:b/>
          <w:bCs/>
          <w:color w:val="000000" w:themeColor="text1"/>
          <w:sz w:val="20"/>
          <w:szCs w:val="20"/>
          <w:lang w:val="en-US"/>
        </w:rPr>
        <w:t xml:space="preserve">Table A3. </w:t>
      </w:r>
    </w:p>
    <w:p w14:paraId="40E19417" w14:textId="77777777" w:rsidR="00C52390" w:rsidRPr="00D86576" w:rsidRDefault="00C52390" w:rsidP="00C52390">
      <w:pPr>
        <w:spacing w:after="0" w:line="480" w:lineRule="auto"/>
        <w:rPr>
          <w:rFonts w:ascii="Times New Roman" w:hAnsi="Times New Roman" w:cs="Times New Roman"/>
          <w:i/>
          <w:iCs/>
          <w:color w:val="000000" w:themeColor="text1"/>
          <w:sz w:val="20"/>
          <w:szCs w:val="20"/>
          <w:lang w:val="en-US"/>
        </w:rPr>
      </w:pPr>
      <w:r w:rsidRPr="00D86576">
        <w:rPr>
          <w:rFonts w:ascii="Times New Roman" w:hAnsi="Times New Roman" w:cs="Times New Roman"/>
          <w:i/>
          <w:iCs/>
          <w:color w:val="000000" w:themeColor="text1"/>
          <w:sz w:val="20"/>
          <w:szCs w:val="20"/>
          <w:lang w:val="en-US"/>
        </w:rPr>
        <w:t>Continuous variables</w:t>
      </w:r>
    </w:p>
    <w:tbl>
      <w:tblPr>
        <w:tblStyle w:val="a4"/>
        <w:tblW w:w="8613" w:type="dxa"/>
        <w:tblInd w:w="0" w:type="dxa"/>
        <w:tblBorders>
          <w:insideH w:val="single" w:sz="4" w:space="0" w:color="auto"/>
        </w:tblBorders>
        <w:tblLayout w:type="fixed"/>
        <w:tblLook w:val="0400" w:firstRow="0" w:lastRow="0" w:firstColumn="0" w:lastColumn="0" w:noHBand="0" w:noVBand="1"/>
      </w:tblPr>
      <w:tblGrid>
        <w:gridCol w:w="2405"/>
        <w:gridCol w:w="1241"/>
        <w:gridCol w:w="1242"/>
        <w:gridCol w:w="1241"/>
        <w:gridCol w:w="1242"/>
        <w:gridCol w:w="1242"/>
      </w:tblGrid>
      <w:tr w:rsidR="00C52390" w:rsidRPr="00EB0ABF" w14:paraId="57E8C1C3" w14:textId="77777777" w:rsidTr="007B3BD3">
        <w:tc>
          <w:tcPr>
            <w:tcW w:w="2405" w:type="dxa"/>
          </w:tcPr>
          <w:p w14:paraId="28FB1272"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Variable</w:t>
            </w:r>
          </w:p>
        </w:tc>
        <w:tc>
          <w:tcPr>
            <w:tcW w:w="1241" w:type="dxa"/>
          </w:tcPr>
          <w:p w14:paraId="42FF5BF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Mean</w:t>
            </w:r>
          </w:p>
        </w:tc>
        <w:tc>
          <w:tcPr>
            <w:tcW w:w="1242" w:type="dxa"/>
          </w:tcPr>
          <w:p w14:paraId="597796DA"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SD</w:t>
            </w:r>
          </w:p>
        </w:tc>
        <w:tc>
          <w:tcPr>
            <w:tcW w:w="1241" w:type="dxa"/>
          </w:tcPr>
          <w:p w14:paraId="5BE302A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Median</w:t>
            </w:r>
          </w:p>
        </w:tc>
        <w:tc>
          <w:tcPr>
            <w:tcW w:w="1242" w:type="dxa"/>
          </w:tcPr>
          <w:p w14:paraId="2EE9E297"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Min</w:t>
            </w:r>
          </w:p>
        </w:tc>
        <w:tc>
          <w:tcPr>
            <w:tcW w:w="1242" w:type="dxa"/>
          </w:tcPr>
          <w:p w14:paraId="5DA6827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Max</w:t>
            </w:r>
          </w:p>
        </w:tc>
      </w:tr>
      <w:tr w:rsidR="00C52390" w:rsidRPr="00EB0ABF" w14:paraId="6F41A155" w14:textId="77777777" w:rsidTr="007B3BD3">
        <w:tc>
          <w:tcPr>
            <w:tcW w:w="2405" w:type="dxa"/>
          </w:tcPr>
          <w:p w14:paraId="175E333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EDAD</w:t>
            </w:r>
          </w:p>
        </w:tc>
        <w:tc>
          <w:tcPr>
            <w:tcW w:w="1241" w:type="dxa"/>
          </w:tcPr>
          <w:p w14:paraId="13DF11C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15.43</w:t>
            </w:r>
          </w:p>
        </w:tc>
        <w:tc>
          <w:tcPr>
            <w:tcW w:w="1242" w:type="dxa"/>
          </w:tcPr>
          <w:p w14:paraId="6FBAE35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1.04</w:t>
            </w:r>
          </w:p>
        </w:tc>
        <w:tc>
          <w:tcPr>
            <w:tcW w:w="1241" w:type="dxa"/>
          </w:tcPr>
          <w:p w14:paraId="6FB0D38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15.00</w:t>
            </w:r>
          </w:p>
        </w:tc>
        <w:tc>
          <w:tcPr>
            <w:tcW w:w="1242" w:type="dxa"/>
          </w:tcPr>
          <w:p w14:paraId="6DAFC82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14.0</w:t>
            </w:r>
          </w:p>
        </w:tc>
        <w:tc>
          <w:tcPr>
            <w:tcW w:w="1242" w:type="dxa"/>
          </w:tcPr>
          <w:p w14:paraId="0B9F09A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17.00</w:t>
            </w:r>
          </w:p>
        </w:tc>
      </w:tr>
      <w:tr w:rsidR="00C52390" w:rsidRPr="00EB0ABF" w14:paraId="3DFFC26B" w14:textId="77777777" w:rsidTr="007B3BD3">
        <w:tc>
          <w:tcPr>
            <w:tcW w:w="2405" w:type="dxa"/>
          </w:tcPr>
          <w:p w14:paraId="43D72208"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IMPULS.MEAN</w:t>
            </w:r>
          </w:p>
        </w:tc>
        <w:tc>
          <w:tcPr>
            <w:tcW w:w="1241" w:type="dxa"/>
          </w:tcPr>
          <w:p w14:paraId="2F4152F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2.40</w:t>
            </w:r>
          </w:p>
        </w:tc>
        <w:tc>
          <w:tcPr>
            <w:tcW w:w="1242" w:type="dxa"/>
          </w:tcPr>
          <w:p w14:paraId="7818A13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0.35</w:t>
            </w:r>
          </w:p>
        </w:tc>
        <w:tc>
          <w:tcPr>
            <w:tcW w:w="1241" w:type="dxa"/>
          </w:tcPr>
          <w:p w14:paraId="63ED08B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2.38</w:t>
            </w:r>
          </w:p>
        </w:tc>
        <w:tc>
          <w:tcPr>
            <w:tcW w:w="1242" w:type="dxa"/>
          </w:tcPr>
          <w:p w14:paraId="1773BFE1"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4E94D01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22D04DF6" w14:textId="77777777" w:rsidTr="007B3BD3">
        <w:tc>
          <w:tcPr>
            <w:tcW w:w="2405" w:type="dxa"/>
          </w:tcPr>
          <w:p w14:paraId="17D26854"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IMPULS.MEDIAN</w:t>
            </w:r>
          </w:p>
        </w:tc>
        <w:tc>
          <w:tcPr>
            <w:tcW w:w="1241" w:type="dxa"/>
          </w:tcPr>
          <w:p w14:paraId="7DF90FB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2.37</w:t>
            </w:r>
          </w:p>
        </w:tc>
        <w:tc>
          <w:tcPr>
            <w:tcW w:w="1242" w:type="dxa"/>
          </w:tcPr>
          <w:p w14:paraId="56DDD2D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0.53</w:t>
            </w:r>
          </w:p>
        </w:tc>
        <w:tc>
          <w:tcPr>
            <w:tcW w:w="1241" w:type="dxa"/>
          </w:tcPr>
          <w:p w14:paraId="16EDCA9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2.50</w:t>
            </w:r>
          </w:p>
        </w:tc>
        <w:tc>
          <w:tcPr>
            <w:tcW w:w="1242" w:type="dxa"/>
          </w:tcPr>
          <w:p w14:paraId="3B819F7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76CFF3F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7BD1F145" w14:textId="77777777" w:rsidTr="007B3BD3">
        <w:tc>
          <w:tcPr>
            <w:tcW w:w="2405" w:type="dxa"/>
          </w:tcPr>
          <w:p w14:paraId="2C4BA56B"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IMPULS.VAR</w:t>
            </w:r>
          </w:p>
        </w:tc>
        <w:tc>
          <w:tcPr>
            <w:tcW w:w="1241" w:type="dxa"/>
          </w:tcPr>
          <w:p w14:paraId="6D15C58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0.82</w:t>
            </w:r>
          </w:p>
        </w:tc>
        <w:tc>
          <w:tcPr>
            <w:tcW w:w="1242" w:type="dxa"/>
          </w:tcPr>
          <w:p w14:paraId="7748773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0.43</w:t>
            </w:r>
          </w:p>
        </w:tc>
        <w:tc>
          <w:tcPr>
            <w:tcW w:w="1241" w:type="dxa"/>
          </w:tcPr>
          <w:p w14:paraId="3212F78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0.73</w:t>
            </w:r>
          </w:p>
        </w:tc>
        <w:tc>
          <w:tcPr>
            <w:tcW w:w="1242" w:type="dxa"/>
          </w:tcPr>
          <w:p w14:paraId="1CAE37C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629EA94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2.25</w:t>
            </w:r>
          </w:p>
        </w:tc>
      </w:tr>
      <w:tr w:rsidR="00C52390" w:rsidRPr="00EB0ABF" w14:paraId="63997EE7" w14:textId="77777777" w:rsidTr="007B3BD3">
        <w:tc>
          <w:tcPr>
            <w:tcW w:w="2405" w:type="dxa"/>
          </w:tcPr>
          <w:p w14:paraId="4021DF66"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AUTOEFIC.MEAN</w:t>
            </w:r>
          </w:p>
        </w:tc>
        <w:tc>
          <w:tcPr>
            <w:tcW w:w="1241" w:type="dxa"/>
          </w:tcPr>
          <w:p w14:paraId="6E84254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2.93</w:t>
            </w:r>
          </w:p>
        </w:tc>
        <w:tc>
          <w:tcPr>
            <w:tcW w:w="1242" w:type="dxa"/>
          </w:tcPr>
          <w:p w14:paraId="5E9794E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0.58</w:t>
            </w:r>
          </w:p>
        </w:tc>
        <w:tc>
          <w:tcPr>
            <w:tcW w:w="1241" w:type="dxa"/>
          </w:tcPr>
          <w:p w14:paraId="78380FB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3.00</w:t>
            </w:r>
          </w:p>
        </w:tc>
        <w:tc>
          <w:tcPr>
            <w:tcW w:w="1242" w:type="dxa"/>
          </w:tcPr>
          <w:p w14:paraId="19BF1F3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541C7AA2"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C664F64" w14:textId="77777777" w:rsidTr="007B3BD3">
        <w:tc>
          <w:tcPr>
            <w:tcW w:w="2405" w:type="dxa"/>
          </w:tcPr>
          <w:p w14:paraId="12A64CE5"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AUTOEFIC.VAR</w:t>
            </w:r>
          </w:p>
        </w:tc>
        <w:tc>
          <w:tcPr>
            <w:tcW w:w="1241" w:type="dxa"/>
          </w:tcPr>
          <w:p w14:paraId="10E0B30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0.44</w:t>
            </w:r>
          </w:p>
        </w:tc>
        <w:tc>
          <w:tcPr>
            <w:tcW w:w="1242" w:type="dxa"/>
          </w:tcPr>
          <w:p w14:paraId="1740D21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0.39</w:t>
            </w:r>
          </w:p>
        </w:tc>
        <w:tc>
          <w:tcPr>
            <w:tcW w:w="1241" w:type="dxa"/>
          </w:tcPr>
          <w:p w14:paraId="2CC9495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0.24</w:t>
            </w:r>
          </w:p>
        </w:tc>
        <w:tc>
          <w:tcPr>
            <w:tcW w:w="1242" w:type="dxa"/>
          </w:tcPr>
          <w:p w14:paraId="410FB89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132A64B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2.16</w:t>
            </w:r>
          </w:p>
        </w:tc>
      </w:tr>
      <w:tr w:rsidR="00C52390" w:rsidRPr="00EB0ABF" w14:paraId="1C0512EC" w14:textId="77777777" w:rsidTr="007B3BD3">
        <w:tc>
          <w:tcPr>
            <w:tcW w:w="2405" w:type="dxa"/>
          </w:tcPr>
          <w:p w14:paraId="5C008EC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APOYO.MEAN</w:t>
            </w:r>
          </w:p>
        </w:tc>
        <w:tc>
          <w:tcPr>
            <w:tcW w:w="1241" w:type="dxa"/>
          </w:tcPr>
          <w:p w14:paraId="1C729E99"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3.27</w:t>
            </w:r>
          </w:p>
        </w:tc>
        <w:tc>
          <w:tcPr>
            <w:tcW w:w="1242" w:type="dxa"/>
          </w:tcPr>
          <w:p w14:paraId="743B046F"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0.58</w:t>
            </w:r>
          </w:p>
        </w:tc>
        <w:tc>
          <w:tcPr>
            <w:tcW w:w="1241" w:type="dxa"/>
          </w:tcPr>
          <w:p w14:paraId="172600A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3.43</w:t>
            </w:r>
          </w:p>
        </w:tc>
        <w:tc>
          <w:tcPr>
            <w:tcW w:w="1242" w:type="dxa"/>
          </w:tcPr>
          <w:p w14:paraId="27F3B08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4AC8FFAB"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116F3E4" w14:textId="77777777" w:rsidTr="007B3BD3">
        <w:tc>
          <w:tcPr>
            <w:tcW w:w="2405" w:type="dxa"/>
          </w:tcPr>
          <w:p w14:paraId="09B3AC5F"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APOYO.MEDIAN</w:t>
            </w:r>
          </w:p>
        </w:tc>
        <w:tc>
          <w:tcPr>
            <w:tcW w:w="1241" w:type="dxa"/>
          </w:tcPr>
          <w:p w14:paraId="4CE87AA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3.46</w:t>
            </w:r>
          </w:p>
        </w:tc>
        <w:tc>
          <w:tcPr>
            <w:tcW w:w="1242" w:type="dxa"/>
          </w:tcPr>
          <w:p w14:paraId="0DB7013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0.76</w:t>
            </w:r>
          </w:p>
        </w:tc>
        <w:tc>
          <w:tcPr>
            <w:tcW w:w="1241" w:type="dxa"/>
          </w:tcPr>
          <w:p w14:paraId="40B73217"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c>
          <w:tcPr>
            <w:tcW w:w="1242" w:type="dxa"/>
          </w:tcPr>
          <w:p w14:paraId="4F096748"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36CC2793"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r>
      <w:tr w:rsidR="00C52390" w:rsidRPr="00EB0ABF" w14:paraId="5FB4C87C" w14:textId="77777777" w:rsidTr="007B3BD3">
        <w:tc>
          <w:tcPr>
            <w:tcW w:w="2405" w:type="dxa"/>
          </w:tcPr>
          <w:p w14:paraId="78974239"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APOYO.VAR</w:t>
            </w:r>
          </w:p>
        </w:tc>
        <w:tc>
          <w:tcPr>
            <w:tcW w:w="1241" w:type="dxa"/>
          </w:tcPr>
          <w:p w14:paraId="5DD4811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0.61</w:t>
            </w:r>
          </w:p>
        </w:tc>
        <w:tc>
          <w:tcPr>
            <w:tcW w:w="1242" w:type="dxa"/>
          </w:tcPr>
          <w:p w14:paraId="3C6916E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0.55</w:t>
            </w:r>
          </w:p>
        </w:tc>
        <w:tc>
          <w:tcPr>
            <w:tcW w:w="1241" w:type="dxa"/>
          </w:tcPr>
          <w:p w14:paraId="26A0D46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0.49</w:t>
            </w:r>
          </w:p>
        </w:tc>
        <w:tc>
          <w:tcPr>
            <w:tcW w:w="1242" w:type="dxa"/>
          </w:tcPr>
          <w:p w14:paraId="0300E1D0"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53E3A81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2.20</w:t>
            </w:r>
          </w:p>
        </w:tc>
      </w:tr>
      <w:tr w:rsidR="00C52390" w:rsidRPr="00EB0ABF" w14:paraId="20ED9BC9" w14:textId="77777777" w:rsidTr="007B3BD3">
        <w:tc>
          <w:tcPr>
            <w:tcW w:w="2405" w:type="dxa"/>
          </w:tcPr>
          <w:p w14:paraId="357C2220"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MORAL.MEAN</w:t>
            </w:r>
          </w:p>
        </w:tc>
        <w:tc>
          <w:tcPr>
            <w:tcW w:w="1241" w:type="dxa"/>
          </w:tcPr>
          <w:p w14:paraId="763600B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3.96</w:t>
            </w:r>
          </w:p>
        </w:tc>
        <w:tc>
          <w:tcPr>
            <w:tcW w:w="1242" w:type="dxa"/>
          </w:tcPr>
          <w:p w14:paraId="10C727B5"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0.77</w:t>
            </w:r>
          </w:p>
        </w:tc>
        <w:tc>
          <w:tcPr>
            <w:tcW w:w="1241" w:type="dxa"/>
          </w:tcPr>
          <w:p w14:paraId="434B0486"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4.00</w:t>
            </w:r>
          </w:p>
        </w:tc>
        <w:tc>
          <w:tcPr>
            <w:tcW w:w="1242" w:type="dxa"/>
          </w:tcPr>
          <w:p w14:paraId="2FF9643E"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1.0</w:t>
            </w:r>
          </w:p>
        </w:tc>
        <w:tc>
          <w:tcPr>
            <w:tcW w:w="1242" w:type="dxa"/>
          </w:tcPr>
          <w:p w14:paraId="0D87770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5.00</w:t>
            </w:r>
          </w:p>
        </w:tc>
      </w:tr>
      <w:tr w:rsidR="00C52390" w:rsidRPr="00EB0ABF" w14:paraId="2298C68E" w14:textId="77777777" w:rsidTr="007B3BD3">
        <w:tc>
          <w:tcPr>
            <w:tcW w:w="2405" w:type="dxa"/>
          </w:tcPr>
          <w:p w14:paraId="567E44DC" w14:textId="77777777" w:rsidR="00C52390" w:rsidRPr="00EB0ABF" w:rsidRDefault="00C52390"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MORAL.VAR</w:t>
            </w:r>
          </w:p>
        </w:tc>
        <w:tc>
          <w:tcPr>
            <w:tcW w:w="1241" w:type="dxa"/>
          </w:tcPr>
          <w:p w14:paraId="452499C4"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0.62</w:t>
            </w:r>
          </w:p>
        </w:tc>
        <w:tc>
          <w:tcPr>
            <w:tcW w:w="1242" w:type="dxa"/>
          </w:tcPr>
          <w:p w14:paraId="282BD8F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0.67</w:t>
            </w:r>
          </w:p>
        </w:tc>
        <w:tc>
          <w:tcPr>
            <w:tcW w:w="1241" w:type="dxa"/>
          </w:tcPr>
          <w:p w14:paraId="352FFACA"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0.40</w:t>
            </w:r>
          </w:p>
        </w:tc>
        <w:tc>
          <w:tcPr>
            <w:tcW w:w="1242" w:type="dxa"/>
          </w:tcPr>
          <w:p w14:paraId="0CB4D68D"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0.0</w:t>
            </w:r>
          </w:p>
        </w:tc>
        <w:tc>
          <w:tcPr>
            <w:tcW w:w="1242" w:type="dxa"/>
          </w:tcPr>
          <w:p w14:paraId="1097976C" w14:textId="77777777" w:rsidR="00C52390" w:rsidRPr="00EB0ABF" w:rsidRDefault="00C52390"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3.84</w:t>
            </w:r>
          </w:p>
        </w:tc>
      </w:tr>
    </w:tbl>
    <w:p w14:paraId="6B8E3454" w14:textId="497A62F7" w:rsidR="00A95343" w:rsidRDefault="00A95343" w:rsidP="00A95343">
      <w:pPr>
        <w:rPr>
          <w:lang w:val="en-US"/>
        </w:rPr>
      </w:pPr>
    </w:p>
    <w:p w14:paraId="77337FA9" w14:textId="0EFC3111" w:rsidR="00A95343" w:rsidRPr="00A95343" w:rsidRDefault="00A95343" w:rsidP="00A95343">
      <w:pPr>
        <w:rPr>
          <w:rFonts w:ascii="Times New Roman" w:hAnsi="Times New Roman" w:cs="Times New Roman"/>
          <w:b/>
          <w:bCs/>
          <w:sz w:val="20"/>
          <w:szCs w:val="20"/>
          <w:lang w:val="en-US"/>
        </w:rPr>
      </w:pPr>
      <w:r w:rsidRPr="00A95343">
        <w:rPr>
          <w:rFonts w:ascii="Times New Roman" w:hAnsi="Times New Roman" w:cs="Times New Roman"/>
          <w:b/>
          <w:bCs/>
          <w:sz w:val="20"/>
          <w:szCs w:val="20"/>
          <w:lang w:val="en-US"/>
        </w:rPr>
        <w:t>Table 1.</w:t>
      </w:r>
    </w:p>
    <w:p w14:paraId="7BF3083A" w14:textId="7AD1882E" w:rsidR="00A95343" w:rsidRPr="00A95343" w:rsidRDefault="00A95343" w:rsidP="00A95343">
      <w:pPr>
        <w:rPr>
          <w:rFonts w:ascii="Times New Roman" w:hAnsi="Times New Roman" w:cs="Times New Roman"/>
          <w:i/>
          <w:iCs/>
          <w:sz w:val="20"/>
          <w:szCs w:val="20"/>
          <w:lang w:val="en-US"/>
        </w:rPr>
      </w:pPr>
      <w:r w:rsidRPr="00A95343">
        <w:rPr>
          <w:rFonts w:ascii="Times New Roman" w:hAnsi="Times New Roman" w:cs="Times New Roman"/>
          <w:i/>
          <w:iCs/>
          <w:sz w:val="20"/>
          <w:szCs w:val="20"/>
          <w:lang w:val="en-US"/>
        </w:rPr>
        <w:t>List of global retained predictors after conceptual filtering</w:t>
      </w:r>
    </w:p>
    <w:tbl>
      <w:tblPr>
        <w:tblStyle w:val="Tablanormal2"/>
        <w:tblW w:w="0" w:type="auto"/>
        <w:tblLook w:val="04A0" w:firstRow="1" w:lastRow="0" w:firstColumn="1" w:lastColumn="0" w:noHBand="0" w:noVBand="1"/>
      </w:tblPr>
      <w:tblGrid>
        <w:gridCol w:w="1722"/>
        <w:gridCol w:w="3109"/>
        <w:gridCol w:w="3809"/>
      </w:tblGrid>
      <w:tr w:rsidR="00A95343" w:rsidRPr="003D2663" w14:paraId="5090C92D" w14:textId="77777777" w:rsidTr="007D2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EC82C95"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Feature</w:t>
            </w:r>
          </w:p>
          <w:p w14:paraId="20E5CA3B" w14:textId="021BC7AF" w:rsidR="00A95343" w:rsidRPr="003D2663" w:rsidRDefault="00A95343" w:rsidP="007B3BD3">
            <w:pPr>
              <w:rPr>
                <w:rFonts w:ascii="Times New Roman" w:hAnsi="Times New Roman" w:cs="Times New Roman"/>
                <w:sz w:val="20"/>
                <w:szCs w:val="20"/>
              </w:rPr>
            </w:pPr>
          </w:p>
        </w:tc>
        <w:tc>
          <w:tcPr>
            <w:tcW w:w="3119" w:type="dxa"/>
          </w:tcPr>
          <w:p w14:paraId="2A8BEE09" w14:textId="77777777" w:rsidR="00A95343" w:rsidRPr="003D2663" w:rsidRDefault="00A95343" w:rsidP="007B3B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Brief description</w:t>
            </w:r>
          </w:p>
        </w:tc>
        <w:tc>
          <w:tcPr>
            <w:tcW w:w="3820" w:type="dxa"/>
          </w:tcPr>
          <w:p w14:paraId="55379660" w14:textId="77777777" w:rsidR="00A95343" w:rsidRPr="003D2663" w:rsidRDefault="00A95343" w:rsidP="007B3B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Type</w:t>
            </w:r>
          </w:p>
        </w:tc>
      </w:tr>
      <w:tr w:rsidR="00A95343" w:rsidRPr="003D2663" w14:paraId="7B3EBD63"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829731"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PAÍS</w:t>
            </w:r>
          </w:p>
        </w:tc>
        <w:tc>
          <w:tcPr>
            <w:tcW w:w="3119" w:type="dxa"/>
          </w:tcPr>
          <w:p w14:paraId="75EF1674" w14:textId="6986E076"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Country of birth </w:t>
            </w:r>
          </w:p>
        </w:tc>
        <w:tc>
          <w:tcPr>
            <w:tcW w:w="3820" w:type="dxa"/>
          </w:tcPr>
          <w:p w14:paraId="23E68950" w14:textId="2BD74256"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678" w:author="Ignasi" w:date="2026-03-30T17:11:00Z">
              <w:r w:rsidR="007555D2">
                <w:rPr>
                  <w:rFonts w:ascii="Times New Roman" w:hAnsi="Times New Roman" w:cs="Times New Roman"/>
                  <w:sz w:val="20"/>
                  <w:szCs w:val="20"/>
                </w:rPr>
                <w:t>0</w:t>
              </w:r>
            </w:ins>
            <w:del w:id="679" w:author="Ignasi" w:date="2026-03-30T17:11: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Spain, </w:t>
            </w:r>
            <w:ins w:id="680" w:author="Ignasi" w:date="2026-03-30T17:11:00Z">
              <w:r w:rsidR="007555D2">
                <w:rPr>
                  <w:rFonts w:ascii="Times New Roman" w:hAnsi="Times New Roman" w:cs="Times New Roman"/>
                  <w:sz w:val="20"/>
                  <w:szCs w:val="20"/>
                </w:rPr>
                <w:t>1</w:t>
              </w:r>
            </w:ins>
            <w:del w:id="681" w:author="Ignasi" w:date="2026-03-30T17:11:00Z">
              <w:r w:rsidRPr="003D2663" w:rsidDel="007555D2">
                <w:rPr>
                  <w:rFonts w:ascii="Times New Roman" w:hAnsi="Times New Roman" w:cs="Times New Roman"/>
                  <w:sz w:val="20"/>
                  <w:szCs w:val="20"/>
                </w:rPr>
                <w:delText>2</w:delText>
              </w:r>
            </w:del>
            <w:r w:rsidRPr="003D2663">
              <w:rPr>
                <w:rFonts w:ascii="Times New Roman" w:hAnsi="Times New Roman" w:cs="Times New Roman"/>
                <w:sz w:val="20"/>
                <w:szCs w:val="20"/>
              </w:rPr>
              <w:t xml:space="preserve"> = Other)</w:t>
            </w:r>
          </w:p>
          <w:p w14:paraId="703D504E" w14:textId="662E93BC"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A95343" w:rsidRPr="003D2663" w14:paraId="1F7669F6"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30F4855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ETNIA.BN</w:t>
            </w:r>
          </w:p>
        </w:tc>
        <w:tc>
          <w:tcPr>
            <w:tcW w:w="3119" w:type="dxa"/>
          </w:tcPr>
          <w:p w14:paraId="41515341"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ethnicity</w:t>
            </w:r>
          </w:p>
          <w:p w14:paraId="2FAB1BC4" w14:textId="43AC3A9C"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5254EF8A" w14:textId="55007889" w:rsidR="00A95343" w:rsidRPr="003D2663" w:rsidRDefault="00A95343" w:rsidP="001A06B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682" w:author="Ignasi" w:date="2026-03-30T17:11:00Z">
              <w:r w:rsidR="007555D2">
                <w:rPr>
                  <w:rFonts w:ascii="Times New Roman" w:hAnsi="Times New Roman" w:cs="Times New Roman"/>
                  <w:sz w:val="20"/>
                  <w:szCs w:val="20"/>
                </w:rPr>
                <w:t>0</w:t>
              </w:r>
            </w:ins>
            <w:del w:id="683" w:author="Ignasi" w:date="2026-03-30T17:11: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del w:id="684" w:author="Ignasi" w:date="2026-03-30T17:11:00Z">
              <w:r w:rsidRPr="003D2663" w:rsidDel="007555D2">
                <w:rPr>
                  <w:rFonts w:ascii="Times New Roman" w:hAnsi="Times New Roman" w:cs="Times New Roman"/>
                  <w:sz w:val="20"/>
                  <w:szCs w:val="20"/>
                </w:rPr>
                <w:delText>European</w:delText>
              </w:r>
            </w:del>
            <w:ins w:id="685" w:author="Ignasi" w:date="2026-03-30T17:11:00Z">
              <w:r w:rsidR="007555D2">
                <w:rPr>
                  <w:rFonts w:ascii="Times New Roman" w:hAnsi="Times New Roman" w:cs="Times New Roman"/>
                  <w:sz w:val="20"/>
                  <w:szCs w:val="20"/>
                </w:rPr>
                <w:t>Minority</w:t>
              </w:r>
            </w:ins>
            <w:r w:rsidRPr="003D2663">
              <w:rPr>
                <w:rFonts w:ascii="Times New Roman" w:hAnsi="Times New Roman" w:cs="Times New Roman"/>
                <w:sz w:val="20"/>
                <w:szCs w:val="20"/>
              </w:rPr>
              <w:t xml:space="preserve">, </w:t>
            </w:r>
            <w:ins w:id="686" w:author="Ignasi" w:date="2026-03-30T17:11:00Z">
              <w:r w:rsidR="007555D2">
                <w:rPr>
                  <w:rFonts w:ascii="Times New Roman" w:hAnsi="Times New Roman" w:cs="Times New Roman"/>
                  <w:sz w:val="20"/>
                  <w:szCs w:val="20"/>
                </w:rPr>
                <w:t>1</w:t>
              </w:r>
            </w:ins>
            <w:del w:id="687" w:author="Ignasi" w:date="2026-03-30T17:11: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del w:id="688" w:author="Ignasi" w:date="2026-03-30T17:11:00Z">
              <w:r w:rsidRPr="003D2663" w:rsidDel="007555D2">
                <w:rPr>
                  <w:rFonts w:ascii="Times New Roman" w:hAnsi="Times New Roman" w:cs="Times New Roman"/>
                  <w:sz w:val="20"/>
                  <w:szCs w:val="20"/>
                </w:rPr>
                <w:delText>minority</w:delText>
              </w:r>
            </w:del>
            <w:ins w:id="689" w:author="Ignasi" w:date="2026-03-30T17:11:00Z">
              <w:r w:rsidR="007555D2">
                <w:rPr>
                  <w:rFonts w:ascii="Times New Roman" w:hAnsi="Times New Roman" w:cs="Times New Roman"/>
                  <w:sz w:val="20"/>
                  <w:szCs w:val="20"/>
                </w:rPr>
                <w:t>European</w:t>
              </w:r>
            </w:ins>
            <w:r w:rsidRPr="003D2663">
              <w:rPr>
                <w:rFonts w:ascii="Times New Roman" w:hAnsi="Times New Roman" w:cs="Times New Roman"/>
                <w:sz w:val="20"/>
                <w:szCs w:val="20"/>
              </w:rPr>
              <w:t>)</w:t>
            </w:r>
          </w:p>
        </w:tc>
      </w:tr>
      <w:tr w:rsidR="00A95343" w:rsidRPr="003D2663" w14:paraId="4FD704C8"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CCBBA44"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GENERO.BN</w:t>
            </w:r>
          </w:p>
        </w:tc>
        <w:tc>
          <w:tcPr>
            <w:tcW w:w="3119" w:type="dxa"/>
          </w:tcPr>
          <w:p w14:paraId="622CCE01"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gender</w:t>
            </w:r>
          </w:p>
          <w:p w14:paraId="4EB58983" w14:textId="2B4A730F"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25693305" w14:textId="0404C138"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(0 = male, 1 = female.)</w:t>
            </w:r>
          </w:p>
        </w:tc>
      </w:tr>
      <w:tr w:rsidR="00A95343" w:rsidRPr="003D2663" w14:paraId="64609A96"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06DF4ED1"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ORIENTSEX.BN</w:t>
            </w:r>
          </w:p>
        </w:tc>
        <w:tc>
          <w:tcPr>
            <w:tcW w:w="3119" w:type="dxa"/>
          </w:tcPr>
          <w:p w14:paraId="785E45B7"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orientation</w:t>
            </w:r>
          </w:p>
          <w:p w14:paraId="3FDF5974" w14:textId="464C4E2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76779373" w14:textId="2647EA6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690" w:author="Ignasi" w:date="2026-03-30T17:12:00Z">
              <w:r w:rsidR="007555D2">
                <w:rPr>
                  <w:rFonts w:ascii="Times New Roman" w:hAnsi="Times New Roman" w:cs="Times New Roman"/>
                  <w:sz w:val="20"/>
                  <w:szCs w:val="20"/>
                </w:rPr>
                <w:t>0</w:t>
              </w:r>
            </w:ins>
            <w:del w:id="691" w:author="Ignasi" w:date="2026-03-30T17:12: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ins w:id="692" w:author="Ignasi" w:date="2026-03-30T17:12:00Z">
              <w:r w:rsidR="007555D2">
                <w:rPr>
                  <w:rFonts w:ascii="Times New Roman" w:hAnsi="Times New Roman" w:cs="Times New Roman"/>
                  <w:sz w:val="20"/>
                  <w:szCs w:val="20"/>
                </w:rPr>
                <w:t>non-</w:t>
              </w:r>
            </w:ins>
            <w:r w:rsidRPr="003D2663">
              <w:rPr>
                <w:rFonts w:ascii="Times New Roman" w:hAnsi="Times New Roman" w:cs="Times New Roman"/>
                <w:sz w:val="20"/>
                <w:szCs w:val="20"/>
              </w:rPr>
              <w:t xml:space="preserve">hetero, </w:t>
            </w:r>
            <w:ins w:id="693" w:author="Ignasi" w:date="2026-03-30T17:12:00Z">
              <w:r w:rsidR="007555D2">
                <w:rPr>
                  <w:rFonts w:ascii="Times New Roman" w:hAnsi="Times New Roman" w:cs="Times New Roman"/>
                  <w:sz w:val="20"/>
                  <w:szCs w:val="20"/>
                </w:rPr>
                <w:t>1</w:t>
              </w:r>
            </w:ins>
            <w:del w:id="694" w:author="Ignasi" w:date="2026-03-30T17:12: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ins w:id="695" w:author="Ignasi" w:date="2026-03-30T17:12:00Z">
              <w:r w:rsidR="007555D2">
                <w:rPr>
                  <w:rFonts w:ascii="Times New Roman" w:hAnsi="Times New Roman" w:cs="Times New Roman"/>
                  <w:sz w:val="20"/>
                  <w:szCs w:val="20"/>
                </w:rPr>
                <w:t>h</w:t>
              </w:r>
            </w:ins>
            <w:del w:id="696" w:author="Ignasi" w:date="2026-03-30T17:12:00Z">
              <w:r w:rsidRPr="003D2663" w:rsidDel="007555D2">
                <w:rPr>
                  <w:rFonts w:ascii="Times New Roman" w:hAnsi="Times New Roman" w:cs="Times New Roman"/>
                  <w:sz w:val="20"/>
                  <w:szCs w:val="20"/>
                </w:rPr>
                <w:delText>non-h</w:delText>
              </w:r>
            </w:del>
            <w:r w:rsidRPr="003D2663">
              <w:rPr>
                <w:rFonts w:ascii="Times New Roman" w:hAnsi="Times New Roman" w:cs="Times New Roman"/>
                <w:sz w:val="20"/>
                <w:szCs w:val="20"/>
              </w:rPr>
              <w:t>etero.)</w:t>
            </w:r>
          </w:p>
        </w:tc>
      </w:tr>
      <w:tr w:rsidR="00A95343" w:rsidRPr="003D2663" w14:paraId="769A717D"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D07F5D0"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EDAD</w:t>
            </w:r>
          </w:p>
          <w:p w14:paraId="6917576A" w14:textId="6063502F" w:rsidR="00A95343" w:rsidRPr="003D2663" w:rsidRDefault="00A95343" w:rsidP="007B3BD3">
            <w:pPr>
              <w:rPr>
                <w:rFonts w:ascii="Times New Roman" w:hAnsi="Times New Roman" w:cs="Times New Roman"/>
                <w:sz w:val="20"/>
                <w:szCs w:val="20"/>
              </w:rPr>
            </w:pPr>
          </w:p>
        </w:tc>
        <w:tc>
          <w:tcPr>
            <w:tcW w:w="3119" w:type="dxa"/>
          </w:tcPr>
          <w:p w14:paraId="3F815F11" w14:textId="635D9922"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Age in years </w:t>
            </w:r>
          </w:p>
        </w:tc>
        <w:tc>
          <w:tcPr>
            <w:tcW w:w="3820" w:type="dxa"/>
          </w:tcPr>
          <w:p w14:paraId="6128D5AE" w14:textId="6209E871"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(13,18)</w:t>
            </w:r>
          </w:p>
        </w:tc>
      </w:tr>
      <w:tr w:rsidR="00A95343" w:rsidRPr="003D2663" w14:paraId="374999BD"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1E00BD3A" w14:textId="66538510"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FUGAS.BN</w:t>
            </w:r>
          </w:p>
        </w:tc>
        <w:tc>
          <w:tcPr>
            <w:tcW w:w="3119" w:type="dxa"/>
          </w:tcPr>
          <w:p w14:paraId="1D681471" w14:textId="2D24A7E1"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Has escaped</w:t>
            </w:r>
          </w:p>
        </w:tc>
        <w:tc>
          <w:tcPr>
            <w:tcW w:w="3820" w:type="dxa"/>
          </w:tcPr>
          <w:p w14:paraId="0402D14D" w14:textId="79E57EC0"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Binary (</w:t>
            </w:r>
            <w:ins w:id="697" w:author="Ignasi" w:date="2026-03-30T17:12:00Z">
              <w:r w:rsidR="007555D2">
                <w:rPr>
                  <w:rFonts w:ascii="Times New Roman" w:hAnsi="Times New Roman" w:cs="Times New Roman"/>
                  <w:sz w:val="20"/>
                  <w:szCs w:val="20"/>
                </w:rPr>
                <w:t>0</w:t>
              </w:r>
            </w:ins>
            <w:del w:id="698" w:author="Ignasi" w:date="2026-03-30T17:12:00Z">
              <w:r w:rsidRPr="003D2663" w:rsidDel="007555D2">
                <w:rPr>
                  <w:rFonts w:ascii="Times New Roman" w:hAnsi="Times New Roman" w:cs="Times New Roman"/>
                  <w:sz w:val="20"/>
                  <w:szCs w:val="20"/>
                </w:rPr>
                <w:delText>1</w:delText>
              </w:r>
            </w:del>
            <w:r w:rsidRPr="003D2663">
              <w:rPr>
                <w:rFonts w:ascii="Times New Roman" w:hAnsi="Times New Roman" w:cs="Times New Roman"/>
                <w:sz w:val="20"/>
                <w:szCs w:val="20"/>
              </w:rPr>
              <w:t xml:space="preserve"> = </w:t>
            </w:r>
            <w:del w:id="699" w:author="Ignasi" w:date="2026-03-30T17:12:00Z">
              <w:r w:rsidRPr="003D2663" w:rsidDel="007555D2">
                <w:rPr>
                  <w:rFonts w:ascii="Times New Roman" w:hAnsi="Times New Roman" w:cs="Times New Roman"/>
                  <w:sz w:val="20"/>
                  <w:szCs w:val="20"/>
                </w:rPr>
                <w:delText>Yes</w:delText>
              </w:r>
            </w:del>
            <w:ins w:id="700" w:author="Ignasi" w:date="2026-03-30T17:12:00Z">
              <w:r w:rsidR="007555D2">
                <w:rPr>
                  <w:rFonts w:ascii="Times New Roman" w:hAnsi="Times New Roman" w:cs="Times New Roman"/>
                  <w:sz w:val="20"/>
                  <w:szCs w:val="20"/>
                </w:rPr>
                <w:t>No</w:t>
              </w:r>
            </w:ins>
            <w:r w:rsidRPr="003D2663">
              <w:rPr>
                <w:rFonts w:ascii="Times New Roman" w:hAnsi="Times New Roman" w:cs="Times New Roman"/>
                <w:sz w:val="20"/>
                <w:szCs w:val="20"/>
              </w:rPr>
              <w:t xml:space="preserve">, </w:t>
            </w:r>
            <w:ins w:id="701" w:author="Ignasi" w:date="2026-03-30T17:12:00Z">
              <w:r w:rsidR="007555D2">
                <w:rPr>
                  <w:rFonts w:ascii="Times New Roman" w:hAnsi="Times New Roman" w:cs="Times New Roman"/>
                  <w:sz w:val="20"/>
                  <w:szCs w:val="20"/>
                </w:rPr>
                <w:t>1</w:t>
              </w:r>
            </w:ins>
            <w:del w:id="702" w:author="Ignasi" w:date="2026-03-30T17:12:00Z">
              <w:r w:rsidRPr="003D2663" w:rsidDel="007555D2">
                <w:rPr>
                  <w:rFonts w:ascii="Times New Roman" w:hAnsi="Times New Roman" w:cs="Times New Roman"/>
                  <w:sz w:val="20"/>
                  <w:szCs w:val="20"/>
                </w:rPr>
                <w:delText>0</w:delText>
              </w:r>
            </w:del>
            <w:r w:rsidRPr="003D2663">
              <w:rPr>
                <w:rFonts w:ascii="Times New Roman" w:hAnsi="Times New Roman" w:cs="Times New Roman"/>
                <w:sz w:val="20"/>
                <w:szCs w:val="20"/>
              </w:rPr>
              <w:t xml:space="preserve"> = </w:t>
            </w:r>
            <w:del w:id="703" w:author="Ignasi" w:date="2026-03-30T17:13:00Z">
              <w:r w:rsidRPr="003D2663" w:rsidDel="007555D2">
                <w:rPr>
                  <w:rFonts w:ascii="Times New Roman" w:hAnsi="Times New Roman" w:cs="Times New Roman"/>
                  <w:sz w:val="20"/>
                  <w:szCs w:val="20"/>
                </w:rPr>
                <w:delText>No</w:delText>
              </w:r>
            </w:del>
            <w:ins w:id="704" w:author="Ignasi" w:date="2026-03-30T17:13:00Z">
              <w:r w:rsidR="007555D2">
                <w:rPr>
                  <w:rFonts w:ascii="Times New Roman" w:hAnsi="Times New Roman" w:cs="Times New Roman"/>
                  <w:sz w:val="20"/>
                  <w:szCs w:val="20"/>
                </w:rPr>
                <w:t>Yes</w:t>
              </w:r>
            </w:ins>
            <w:r w:rsidRPr="003D2663">
              <w:rPr>
                <w:rFonts w:ascii="Times New Roman" w:hAnsi="Times New Roman" w:cs="Times New Roman"/>
                <w:sz w:val="20"/>
                <w:szCs w:val="20"/>
              </w:rPr>
              <w:t>)</w:t>
            </w:r>
          </w:p>
          <w:p w14:paraId="3CE4F9A2" w14:textId="1695985C"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95343" w:rsidRPr="003D2663" w14:paraId="6B2F2946"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C7914A" w14:textId="77777777" w:rsidR="00A95343" w:rsidRPr="003D2663" w:rsidRDefault="00A95343" w:rsidP="007B3BD3">
            <w:pPr>
              <w:rPr>
                <w:rFonts w:ascii="Times New Roman" w:hAnsi="Times New Roman" w:cs="Times New Roman"/>
                <w:b w:val="0"/>
                <w:bCs w:val="0"/>
                <w:sz w:val="20"/>
                <w:szCs w:val="20"/>
              </w:rPr>
            </w:pPr>
            <w:r w:rsidRPr="003D2663">
              <w:rPr>
                <w:rFonts w:ascii="Times New Roman" w:hAnsi="Times New Roman" w:cs="Times New Roman"/>
                <w:sz w:val="20"/>
                <w:szCs w:val="20"/>
              </w:rPr>
              <w:t>ABUSOSUBS1</w:t>
            </w:r>
          </w:p>
          <w:p w14:paraId="1D9BB1FE" w14:textId="156E0521" w:rsidR="00A95343" w:rsidRPr="003D2663" w:rsidRDefault="00A95343" w:rsidP="007B3BD3">
            <w:pPr>
              <w:rPr>
                <w:rFonts w:ascii="Times New Roman" w:hAnsi="Times New Roman" w:cs="Times New Roman"/>
                <w:sz w:val="20"/>
                <w:szCs w:val="20"/>
              </w:rPr>
            </w:pPr>
          </w:p>
        </w:tc>
        <w:tc>
          <w:tcPr>
            <w:tcW w:w="3119" w:type="dxa"/>
          </w:tcPr>
          <w:p w14:paraId="790817F0"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Alcohol consumption freq.</w:t>
            </w:r>
          </w:p>
        </w:tc>
        <w:tc>
          <w:tcPr>
            <w:tcW w:w="3820" w:type="dxa"/>
          </w:tcPr>
          <w:p w14:paraId="468B5B02" w14:textId="01C5ECAC"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[1,5]</w:t>
            </w:r>
          </w:p>
        </w:tc>
      </w:tr>
      <w:tr w:rsidR="00A95343" w:rsidRPr="003D2663" w14:paraId="508F3C7E"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0B4F629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ABUSOSUBS2</w:t>
            </w:r>
          </w:p>
        </w:tc>
        <w:tc>
          <w:tcPr>
            <w:tcW w:w="3119" w:type="dxa"/>
          </w:tcPr>
          <w:p w14:paraId="6D33DFFF"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Binge drinking (≥5 drinks) </w:t>
            </w:r>
          </w:p>
          <w:p w14:paraId="7F84D2CD" w14:textId="3E480D52"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2597EDEC" w14:textId="5511609B"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 [1,5]</w:t>
            </w:r>
          </w:p>
        </w:tc>
      </w:tr>
      <w:tr w:rsidR="00A95343" w:rsidRPr="003D2663" w14:paraId="423EC4D2"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2108BBC"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lastRenderedPageBreak/>
              <w:t>CONVIVEN1–7</w:t>
            </w:r>
          </w:p>
        </w:tc>
        <w:tc>
          <w:tcPr>
            <w:tcW w:w="3119" w:type="dxa"/>
          </w:tcPr>
          <w:p w14:paraId="6FCD7C97" w14:textId="17EC8741"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Household co-residence flags </w:t>
            </w:r>
          </w:p>
        </w:tc>
        <w:tc>
          <w:tcPr>
            <w:tcW w:w="3820" w:type="dxa"/>
          </w:tcPr>
          <w:p w14:paraId="07659D0E"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w:t>
            </w:r>
            <w:r w:rsidR="007D260C" w:rsidRPr="003D2663">
              <w:rPr>
                <w:rFonts w:ascii="Times New Roman" w:hAnsi="Times New Roman" w:cs="Times New Roman"/>
                <w:sz w:val="20"/>
                <w:szCs w:val="20"/>
              </w:rPr>
              <w:t>-Binary</w:t>
            </w:r>
          </w:p>
          <w:p w14:paraId="3931B021" w14:textId="25D52AF4"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7 binary questions</w:t>
            </w:r>
          </w:p>
        </w:tc>
      </w:tr>
      <w:tr w:rsidR="00A95343" w:rsidRPr="003D2663" w14:paraId="5305C6ED"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7D11762A"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IMPULS1–8</w:t>
            </w:r>
          </w:p>
        </w:tc>
        <w:tc>
          <w:tcPr>
            <w:tcW w:w="3119" w:type="dxa"/>
          </w:tcPr>
          <w:p w14:paraId="1B6CAC84"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Impulsivity scale items </w:t>
            </w:r>
          </w:p>
          <w:p w14:paraId="21EF2D35" w14:textId="1927802B"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387D06E8"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6FA61F25" w14:textId="28B8D7AE"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8 ordinal questions</w:t>
            </w:r>
          </w:p>
        </w:tc>
      </w:tr>
      <w:tr w:rsidR="00A95343" w:rsidRPr="003D2663" w14:paraId="329FBF66"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FAD4EF0"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AUTOEFIC1–5</w:t>
            </w:r>
          </w:p>
        </w:tc>
        <w:tc>
          <w:tcPr>
            <w:tcW w:w="3119" w:type="dxa"/>
          </w:tcPr>
          <w:p w14:paraId="4666012A"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Self-efficacy items </w:t>
            </w:r>
          </w:p>
          <w:p w14:paraId="56BA02AF" w14:textId="63E795AD"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140C7CA3"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3905E7F0" w14:textId="17104582"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5 ordinal questions</w:t>
            </w:r>
          </w:p>
        </w:tc>
      </w:tr>
      <w:tr w:rsidR="00A95343" w:rsidRPr="003D2663" w14:paraId="10097D05"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357E8465"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APOYO1–7</w:t>
            </w:r>
          </w:p>
        </w:tc>
        <w:tc>
          <w:tcPr>
            <w:tcW w:w="3119" w:type="dxa"/>
          </w:tcPr>
          <w:p w14:paraId="6A96C6FA"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Social-support items </w:t>
            </w:r>
          </w:p>
          <w:p w14:paraId="51A9F673" w14:textId="19B908E4"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820" w:type="dxa"/>
          </w:tcPr>
          <w:p w14:paraId="5538BB83" w14:textId="77777777"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006078DE" w14:textId="615F139C"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7 ordinal questions</w:t>
            </w:r>
          </w:p>
        </w:tc>
      </w:tr>
      <w:tr w:rsidR="00A95343" w:rsidRPr="003D2663" w14:paraId="2427DA3C" w14:textId="77777777" w:rsidTr="007D2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70DEE46"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MORAL1–5</w:t>
            </w:r>
          </w:p>
        </w:tc>
        <w:tc>
          <w:tcPr>
            <w:tcW w:w="3119" w:type="dxa"/>
          </w:tcPr>
          <w:p w14:paraId="6E04DCF2" w14:textId="4B9D28B3"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Moral-emotion items </w:t>
            </w:r>
          </w:p>
          <w:p w14:paraId="4C7AEA3F" w14:textId="31498F22"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820" w:type="dxa"/>
          </w:tcPr>
          <w:p w14:paraId="2D1EC765" w14:textId="77777777" w:rsidR="00A95343" w:rsidRPr="003D2663" w:rsidRDefault="00A95343"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Categorical-Ordinal</w:t>
            </w:r>
          </w:p>
          <w:p w14:paraId="227957BE" w14:textId="39F7429B" w:rsidR="007D260C" w:rsidRPr="003D2663" w:rsidRDefault="007D260C" w:rsidP="007B3BD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5 ordinal questions</w:t>
            </w:r>
          </w:p>
        </w:tc>
      </w:tr>
      <w:tr w:rsidR="00A95343" w:rsidRPr="003D2663" w14:paraId="4F250072" w14:textId="77777777" w:rsidTr="007D260C">
        <w:tc>
          <w:tcPr>
            <w:cnfStyle w:val="001000000000" w:firstRow="0" w:lastRow="0" w:firstColumn="1" w:lastColumn="0" w:oddVBand="0" w:evenVBand="0" w:oddHBand="0" w:evenHBand="0" w:firstRowFirstColumn="0" w:firstRowLastColumn="0" w:lastRowFirstColumn="0" w:lastRowLastColumn="0"/>
            <w:tcW w:w="1701" w:type="dxa"/>
          </w:tcPr>
          <w:p w14:paraId="27EBEAD8" w14:textId="77777777" w:rsidR="00A95343" w:rsidRPr="003D2663" w:rsidRDefault="00A95343" w:rsidP="007B3BD3">
            <w:pPr>
              <w:rPr>
                <w:rFonts w:ascii="Times New Roman" w:hAnsi="Times New Roman" w:cs="Times New Roman"/>
                <w:sz w:val="20"/>
                <w:szCs w:val="20"/>
              </w:rPr>
            </w:pPr>
            <w:r w:rsidRPr="003D2663">
              <w:rPr>
                <w:rFonts w:ascii="Times New Roman" w:hAnsi="Times New Roman" w:cs="Times New Roman"/>
                <w:sz w:val="20"/>
                <w:szCs w:val="20"/>
              </w:rPr>
              <w:t>PORNO.T</w:t>
            </w:r>
          </w:p>
        </w:tc>
        <w:tc>
          <w:tcPr>
            <w:tcW w:w="3119" w:type="dxa"/>
          </w:tcPr>
          <w:p w14:paraId="209D190B" w14:textId="672F2D5F"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 xml:space="preserve">Combined frequency of pornography consumption </w:t>
            </w:r>
          </w:p>
        </w:tc>
        <w:tc>
          <w:tcPr>
            <w:tcW w:w="3820" w:type="dxa"/>
          </w:tcPr>
          <w:p w14:paraId="1DAC88DE" w14:textId="729A48A3" w:rsidR="00A95343" w:rsidRPr="003D2663" w:rsidRDefault="00A95343"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D2663">
              <w:rPr>
                <w:rFonts w:ascii="Times New Roman" w:hAnsi="Times New Roman" w:cs="Times New Roman"/>
                <w:sz w:val="20"/>
                <w:szCs w:val="20"/>
              </w:rPr>
              <w:t>Ordinal</w:t>
            </w:r>
            <w:r w:rsidR="007D260C" w:rsidRPr="003D2663">
              <w:rPr>
                <w:rFonts w:ascii="Times New Roman" w:hAnsi="Times New Roman" w:cs="Times New Roman"/>
                <w:sz w:val="20"/>
                <w:szCs w:val="20"/>
              </w:rPr>
              <w:t xml:space="preserve"> [1,5]</w:t>
            </w:r>
          </w:p>
          <w:p w14:paraId="45D673CB" w14:textId="5DC3053B" w:rsidR="007D260C" w:rsidRPr="003D2663" w:rsidRDefault="007D260C" w:rsidP="007B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6D51F009" w14:textId="77777777" w:rsidR="0066636A" w:rsidRDefault="0066636A" w:rsidP="0066636A">
      <w:pPr>
        <w:spacing w:after="0" w:line="480" w:lineRule="auto"/>
        <w:rPr>
          <w:rFonts w:ascii="Times New Roman" w:hAnsi="Times New Roman" w:cs="Times New Roman"/>
          <w:b/>
          <w:bCs/>
          <w:sz w:val="20"/>
          <w:szCs w:val="20"/>
          <w:lang w:val="en-US"/>
        </w:rPr>
      </w:pPr>
    </w:p>
    <w:p w14:paraId="5A0962D2" w14:textId="087E38B3" w:rsidR="0066636A" w:rsidRPr="00931B5B" w:rsidRDefault="0066636A" w:rsidP="0066636A">
      <w:pPr>
        <w:spacing w:after="0" w:line="480" w:lineRule="auto"/>
        <w:rPr>
          <w:rFonts w:ascii="Times New Roman" w:hAnsi="Times New Roman" w:cs="Times New Roman"/>
          <w:b/>
          <w:bCs/>
          <w:sz w:val="20"/>
          <w:szCs w:val="20"/>
          <w:lang w:val="en-US"/>
        </w:rPr>
      </w:pPr>
      <w:commentRangeStart w:id="705"/>
      <w:r w:rsidRPr="00931B5B">
        <w:rPr>
          <w:rFonts w:ascii="Times New Roman" w:hAnsi="Times New Roman" w:cs="Times New Roman"/>
          <w:b/>
          <w:bCs/>
          <w:sz w:val="20"/>
          <w:szCs w:val="20"/>
          <w:lang w:val="en-US"/>
        </w:rPr>
        <w:t xml:space="preserve">Table </w:t>
      </w:r>
      <w:r>
        <w:rPr>
          <w:rFonts w:ascii="Times New Roman" w:hAnsi="Times New Roman" w:cs="Times New Roman"/>
          <w:b/>
          <w:bCs/>
          <w:sz w:val="20"/>
          <w:szCs w:val="20"/>
          <w:lang w:val="en-US"/>
        </w:rPr>
        <w:t>2</w:t>
      </w:r>
      <w:r w:rsidRPr="00931B5B">
        <w:rPr>
          <w:rFonts w:ascii="Times New Roman" w:hAnsi="Times New Roman" w:cs="Times New Roman"/>
          <w:b/>
          <w:bCs/>
          <w:sz w:val="20"/>
          <w:szCs w:val="20"/>
          <w:lang w:val="en-US"/>
        </w:rPr>
        <w:t xml:space="preserve">. </w:t>
      </w:r>
      <w:commentRangeEnd w:id="705"/>
      <w:r>
        <w:rPr>
          <w:rStyle w:val="Refdecomentario"/>
        </w:rPr>
        <w:commentReference w:id="705"/>
      </w:r>
    </w:p>
    <w:p w14:paraId="3520F99E" w14:textId="77777777" w:rsidR="0066636A" w:rsidRPr="0066636A" w:rsidRDefault="0066636A" w:rsidP="0066636A">
      <w:pPr>
        <w:rPr>
          <w:rFonts w:ascii="Times New Roman" w:hAnsi="Times New Roman" w:cs="Times New Roman"/>
          <w:b/>
          <w:i/>
          <w:iCs/>
          <w:sz w:val="20"/>
          <w:szCs w:val="20"/>
          <w:lang w:val="en-US"/>
        </w:rPr>
      </w:pPr>
      <w:r w:rsidRPr="0066636A">
        <w:rPr>
          <w:rFonts w:ascii="Times New Roman" w:hAnsi="Times New Roman" w:cs="Times New Roman"/>
          <w:i/>
          <w:iCs/>
          <w:sz w:val="20"/>
          <w:szCs w:val="20"/>
        </w:rPr>
        <w:t>Engineered</w:t>
      </w:r>
      <w:r w:rsidRPr="0066636A">
        <w:rPr>
          <w:rFonts w:ascii="Times New Roman" w:hAnsi="Times New Roman" w:cs="Times New Roman"/>
          <w:i/>
          <w:iCs/>
          <w:sz w:val="20"/>
          <w:szCs w:val="20"/>
          <w:lang w:val="en-US"/>
        </w:rPr>
        <w:t xml:space="preserve"> Predictor Set Used for Modelling. </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55"/>
        <w:gridCol w:w="3684"/>
        <w:gridCol w:w="1124"/>
        <w:gridCol w:w="151"/>
        <w:gridCol w:w="1826"/>
      </w:tblGrid>
      <w:tr w:rsidR="0066636A" w:rsidRPr="003D2663" w14:paraId="0193D6B8" w14:textId="77777777" w:rsidTr="007B3BD3">
        <w:tc>
          <w:tcPr>
            <w:tcW w:w="1855" w:type="dxa"/>
            <w:vAlign w:val="center"/>
          </w:tcPr>
          <w:p w14:paraId="4D14E86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Predictor Label</w:t>
            </w:r>
          </w:p>
        </w:tc>
        <w:tc>
          <w:tcPr>
            <w:tcW w:w="3684" w:type="dxa"/>
            <w:vAlign w:val="center"/>
          </w:tcPr>
          <w:p w14:paraId="3623C41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Description</w:t>
            </w:r>
          </w:p>
        </w:tc>
        <w:tc>
          <w:tcPr>
            <w:tcW w:w="1275" w:type="dxa"/>
            <w:gridSpan w:val="2"/>
            <w:vAlign w:val="center"/>
          </w:tcPr>
          <w:p w14:paraId="152704B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Type</w:t>
            </w:r>
          </w:p>
        </w:tc>
        <w:tc>
          <w:tcPr>
            <w:tcW w:w="1826" w:type="dxa"/>
            <w:vAlign w:val="center"/>
          </w:tcPr>
          <w:p w14:paraId="14EDCB1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b/>
                <w:bCs/>
                <w:color w:val="000000" w:themeColor="text1"/>
                <w:sz w:val="20"/>
                <w:szCs w:val="20"/>
              </w:rPr>
              <w:t>Descriptive Statistics</w:t>
            </w:r>
          </w:p>
        </w:tc>
      </w:tr>
      <w:tr w:rsidR="0066636A" w:rsidRPr="003D2663" w14:paraId="6136DA80" w14:textId="77777777" w:rsidTr="007B3BD3">
        <w:tc>
          <w:tcPr>
            <w:tcW w:w="1855" w:type="dxa"/>
            <w:vAlign w:val="center"/>
          </w:tcPr>
          <w:p w14:paraId="1FA1034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PAÍS</w:t>
            </w:r>
          </w:p>
        </w:tc>
        <w:tc>
          <w:tcPr>
            <w:tcW w:w="3684" w:type="dxa"/>
            <w:vAlign w:val="center"/>
          </w:tcPr>
          <w:p w14:paraId="7F075145" w14:textId="17A7F751"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Country of birth (</w:t>
            </w:r>
            <w:ins w:id="706" w:author="Ignasi" w:date="2026-03-30T17:13:00Z">
              <w:r w:rsidR="007555D2">
                <w:rPr>
                  <w:rFonts w:ascii="Times New Roman" w:hAnsi="Times New Roman" w:cs="Times New Roman"/>
                  <w:color w:val="000000" w:themeColor="text1"/>
                  <w:sz w:val="20"/>
                  <w:szCs w:val="20"/>
                  <w:lang w:val="en-US"/>
                </w:rPr>
                <w:t>0</w:t>
              </w:r>
            </w:ins>
            <w:del w:id="707" w:author="Ignasi" w:date="2026-03-30T17:13:00Z">
              <w:r w:rsidRPr="003D2663" w:rsidDel="007555D2">
                <w:rPr>
                  <w:rFonts w:ascii="Times New Roman" w:hAnsi="Times New Roman" w:cs="Times New Roman"/>
                  <w:color w:val="000000" w:themeColor="text1"/>
                  <w:sz w:val="20"/>
                  <w:szCs w:val="20"/>
                  <w:lang w:val="en-US"/>
                </w:rPr>
                <w:delText>1</w:delText>
              </w:r>
            </w:del>
            <w:r w:rsidRPr="003D2663">
              <w:rPr>
                <w:rFonts w:ascii="Times New Roman" w:hAnsi="Times New Roman" w:cs="Times New Roman"/>
                <w:color w:val="000000" w:themeColor="text1"/>
                <w:sz w:val="20"/>
                <w:szCs w:val="20"/>
                <w:lang w:val="en-US"/>
              </w:rPr>
              <w:t xml:space="preserve"> = Spain, </w:t>
            </w:r>
            <w:ins w:id="708" w:author="Ignasi" w:date="2026-03-30T17:13:00Z">
              <w:r w:rsidR="007555D2">
                <w:rPr>
                  <w:rFonts w:ascii="Times New Roman" w:hAnsi="Times New Roman" w:cs="Times New Roman"/>
                  <w:color w:val="000000" w:themeColor="text1"/>
                  <w:sz w:val="20"/>
                  <w:szCs w:val="20"/>
                  <w:lang w:val="en-US"/>
                </w:rPr>
                <w:t>1</w:t>
              </w:r>
            </w:ins>
            <w:del w:id="709" w:author="Ignasi" w:date="2026-03-30T17:13:00Z">
              <w:r w:rsidRPr="003D2663" w:rsidDel="007555D2">
                <w:rPr>
                  <w:rFonts w:ascii="Times New Roman" w:hAnsi="Times New Roman" w:cs="Times New Roman"/>
                  <w:color w:val="000000" w:themeColor="text1"/>
                  <w:sz w:val="20"/>
                  <w:szCs w:val="20"/>
                  <w:lang w:val="en-US"/>
                </w:rPr>
                <w:delText>2</w:delText>
              </w:r>
            </w:del>
            <w:r w:rsidRPr="003D2663">
              <w:rPr>
                <w:rFonts w:ascii="Times New Roman" w:hAnsi="Times New Roman" w:cs="Times New Roman"/>
                <w:color w:val="000000" w:themeColor="text1"/>
                <w:sz w:val="20"/>
                <w:szCs w:val="20"/>
                <w:lang w:val="en-US"/>
              </w:rPr>
              <w:t xml:space="preserve"> = Other)</w:t>
            </w:r>
          </w:p>
        </w:tc>
        <w:tc>
          <w:tcPr>
            <w:tcW w:w="1275" w:type="dxa"/>
            <w:gridSpan w:val="2"/>
            <w:vAlign w:val="center"/>
          </w:tcPr>
          <w:p w14:paraId="56C5BC4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B560893"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91.1% Spain</w:t>
            </w:r>
          </w:p>
          <w:p w14:paraId="7AD53A9F" w14:textId="18B74EC8"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7B15F0B9" w14:textId="77777777" w:rsidTr="007B3BD3">
        <w:tc>
          <w:tcPr>
            <w:tcW w:w="1855" w:type="dxa"/>
            <w:vAlign w:val="center"/>
          </w:tcPr>
          <w:p w14:paraId="10693A5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ETNIA.BN</w:t>
            </w:r>
          </w:p>
        </w:tc>
        <w:tc>
          <w:tcPr>
            <w:tcW w:w="3684" w:type="dxa"/>
            <w:vAlign w:val="center"/>
          </w:tcPr>
          <w:p w14:paraId="2FEFED4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Ethnicity: majority vs. minority</w:t>
            </w:r>
          </w:p>
        </w:tc>
        <w:tc>
          <w:tcPr>
            <w:tcW w:w="1275" w:type="dxa"/>
            <w:gridSpan w:val="2"/>
            <w:vAlign w:val="center"/>
          </w:tcPr>
          <w:p w14:paraId="226E962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8F4E62A"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19.9% minority</w:t>
            </w:r>
          </w:p>
          <w:p w14:paraId="0784574E" w14:textId="3E93D8E7"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4B91990" w14:textId="77777777" w:rsidTr="007B3BD3">
        <w:tc>
          <w:tcPr>
            <w:tcW w:w="1855" w:type="dxa"/>
            <w:vAlign w:val="center"/>
          </w:tcPr>
          <w:p w14:paraId="13C0DB8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EDAD</w:t>
            </w:r>
          </w:p>
        </w:tc>
        <w:tc>
          <w:tcPr>
            <w:tcW w:w="3684" w:type="dxa"/>
            <w:vAlign w:val="center"/>
          </w:tcPr>
          <w:p w14:paraId="68B36AE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Age, clipped to the 14–17 range.</w:t>
            </w:r>
          </w:p>
        </w:tc>
        <w:tc>
          <w:tcPr>
            <w:tcW w:w="1275" w:type="dxa"/>
            <w:gridSpan w:val="2"/>
            <w:vAlign w:val="center"/>
          </w:tcPr>
          <w:p w14:paraId="46188F4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373DB0EC" w14:textId="2D036083" w:rsidR="005428B3"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M = 15.43, SD = 1.04</w:t>
            </w:r>
          </w:p>
        </w:tc>
      </w:tr>
      <w:tr w:rsidR="0066636A" w:rsidRPr="003D2663" w14:paraId="1C0CAC98" w14:textId="77777777" w:rsidTr="007B3BD3">
        <w:tc>
          <w:tcPr>
            <w:tcW w:w="1855" w:type="dxa"/>
            <w:vAlign w:val="center"/>
          </w:tcPr>
          <w:p w14:paraId="5C167C4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FUGAS.BN</w:t>
            </w:r>
          </w:p>
        </w:tc>
        <w:tc>
          <w:tcPr>
            <w:tcW w:w="3684" w:type="dxa"/>
            <w:vAlign w:val="center"/>
          </w:tcPr>
          <w:p w14:paraId="65A9CCB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Any runaway episode in the last 12 months</w:t>
            </w:r>
          </w:p>
        </w:tc>
        <w:tc>
          <w:tcPr>
            <w:tcW w:w="1275" w:type="dxa"/>
            <w:gridSpan w:val="2"/>
            <w:vAlign w:val="center"/>
          </w:tcPr>
          <w:p w14:paraId="3E20438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B34395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13.8% yes</w:t>
            </w:r>
          </w:p>
          <w:p w14:paraId="76CC70B4" w14:textId="759A4ACB"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3F261939" w14:textId="77777777" w:rsidTr="007B3BD3">
        <w:tc>
          <w:tcPr>
            <w:tcW w:w="1855" w:type="dxa"/>
            <w:vAlign w:val="center"/>
          </w:tcPr>
          <w:p w14:paraId="2D45F8C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ABUSOSUBS1</w:t>
            </w:r>
          </w:p>
        </w:tc>
        <w:tc>
          <w:tcPr>
            <w:tcW w:w="3684" w:type="dxa"/>
            <w:vAlign w:val="center"/>
          </w:tcPr>
          <w:p w14:paraId="706658B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Alcohol use frequency (1–5; missing → 1)</w:t>
            </w:r>
          </w:p>
        </w:tc>
        <w:tc>
          <w:tcPr>
            <w:tcW w:w="1275" w:type="dxa"/>
            <w:gridSpan w:val="2"/>
            <w:vAlign w:val="center"/>
          </w:tcPr>
          <w:p w14:paraId="21663D9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(0–5)</w:t>
            </w:r>
          </w:p>
        </w:tc>
        <w:tc>
          <w:tcPr>
            <w:tcW w:w="1826" w:type="dxa"/>
            <w:vAlign w:val="center"/>
          </w:tcPr>
          <w:p w14:paraId="6A54E2D4"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40.9% never;</w:t>
            </w:r>
          </w:p>
          <w:p w14:paraId="558EC23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31.4% monthly; 17.7% weekly;</w:t>
            </w:r>
          </w:p>
          <w:p w14:paraId="60BDCB10"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9.2% ≥3/week;</w:t>
            </w:r>
          </w:p>
          <w:p w14:paraId="6C24142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0.6% daily</w:t>
            </w:r>
          </w:p>
        </w:tc>
      </w:tr>
      <w:tr w:rsidR="0066636A" w:rsidRPr="003D2663" w14:paraId="443923D5" w14:textId="77777777" w:rsidTr="007B3BD3">
        <w:tc>
          <w:tcPr>
            <w:tcW w:w="1855" w:type="dxa"/>
            <w:vAlign w:val="center"/>
          </w:tcPr>
          <w:p w14:paraId="33A27FB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ABUSOSUBS2</w:t>
            </w:r>
          </w:p>
        </w:tc>
        <w:tc>
          <w:tcPr>
            <w:tcW w:w="3684" w:type="dxa"/>
            <w:vAlign w:val="center"/>
          </w:tcPr>
          <w:p w14:paraId="7C0976E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Binge-drinking frequency (1–5; missing → 1)</w:t>
            </w:r>
          </w:p>
        </w:tc>
        <w:tc>
          <w:tcPr>
            <w:tcW w:w="1275" w:type="dxa"/>
            <w:gridSpan w:val="2"/>
            <w:vAlign w:val="center"/>
          </w:tcPr>
          <w:p w14:paraId="122442D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(0–5)</w:t>
            </w:r>
          </w:p>
        </w:tc>
        <w:tc>
          <w:tcPr>
            <w:tcW w:w="1826" w:type="dxa"/>
            <w:vAlign w:val="center"/>
          </w:tcPr>
          <w:p w14:paraId="1424AC0A"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20.0% never;</w:t>
            </w:r>
          </w:p>
          <w:p w14:paraId="5DE8BA1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39.5% monthly; 23.4% weekly; 11.1% ≥3/week; 0.6% daily</w:t>
            </w:r>
          </w:p>
        </w:tc>
      </w:tr>
      <w:tr w:rsidR="0066636A" w:rsidRPr="003D2663" w14:paraId="5C4EF86D" w14:textId="77777777" w:rsidTr="007B3BD3">
        <w:tc>
          <w:tcPr>
            <w:tcW w:w="1855" w:type="dxa"/>
            <w:vAlign w:val="center"/>
          </w:tcPr>
          <w:p w14:paraId="5F2083C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CONVIVEN.1</w:t>
            </w:r>
          </w:p>
        </w:tc>
        <w:tc>
          <w:tcPr>
            <w:tcW w:w="3684" w:type="dxa"/>
            <w:vAlign w:val="center"/>
          </w:tcPr>
          <w:p w14:paraId="7D6C94F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mother(s), biological or adoptive</w:t>
            </w:r>
          </w:p>
        </w:tc>
        <w:tc>
          <w:tcPr>
            <w:tcW w:w="1275" w:type="dxa"/>
            <w:gridSpan w:val="2"/>
            <w:vAlign w:val="center"/>
          </w:tcPr>
          <w:p w14:paraId="499B33C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21F0D5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92.1% yes</w:t>
            </w:r>
          </w:p>
        </w:tc>
      </w:tr>
      <w:tr w:rsidR="0066636A" w:rsidRPr="003D2663" w14:paraId="7F05687E" w14:textId="77777777" w:rsidTr="007B3BD3">
        <w:tc>
          <w:tcPr>
            <w:tcW w:w="1855" w:type="dxa"/>
            <w:vAlign w:val="center"/>
          </w:tcPr>
          <w:p w14:paraId="5C9D4E2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CONVIVEN.2</w:t>
            </w:r>
          </w:p>
        </w:tc>
        <w:tc>
          <w:tcPr>
            <w:tcW w:w="3684" w:type="dxa"/>
            <w:vAlign w:val="center"/>
          </w:tcPr>
          <w:p w14:paraId="19CD19B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father(s), biological or adoptive</w:t>
            </w:r>
          </w:p>
        </w:tc>
        <w:tc>
          <w:tcPr>
            <w:tcW w:w="1275" w:type="dxa"/>
            <w:gridSpan w:val="2"/>
            <w:vAlign w:val="center"/>
          </w:tcPr>
          <w:p w14:paraId="6C608DF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11B67BC"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75.4% yes</w:t>
            </w:r>
          </w:p>
          <w:p w14:paraId="4F335309" w14:textId="5D88B883"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11CFCDBD" w14:textId="77777777" w:rsidTr="007B3BD3">
        <w:tc>
          <w:tcPr>
            <w:tcW w:w="1855" w:type="dxa"/>
            <w:vAlign w:val="center"/>
          </w:tcPr>
          <w:p w14:paraId="0D869D0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CONVIVEN.3</w:t>
            </w:r>
          </w:p>
        </w:tc>
        <w:tc>
          <w:tcPr>
            <w:tcW w:w="3684" w:type="dxa"/>
            <w:vAlign w:val="center"/>
          </w:tcPr>
          <w:p w14:paraId="0042640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mother’s current partner</w:t>
            </w:r>
          </w:p>
        </w:tc>
        <w:tc>
          <w:tcPr>
            <w:tcW w:w="1124" w:type="dxa"/>
            <w:vAlign w:val="center"/>
          </w:tcPr>
          <w:p w14:paraId="0E03C4D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977" w:type="dxa"/>
            <w:gridSpan w:val="2"/>
            <w:vAlign w:val="center"/>
          </w:tcPr>
          <w:p w14:paraId="627D5C9C"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7.9% yes</w:t>
            </w:r>
          </w:p>
          <w:p w14:paraId="41A27E30" w14:textId="73677195"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0C47E02" w14:textId="77777777" w:rsidTr="007B3BD3">
        <w:tc>
          <w:tcPr>
            <w:tcW w:w="1855" w:type="dxa"/>
            <w:vAlign w:val="center"/>
          </w:tcPr>
          <w:p w14:paraId="6C14909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CONVIVEN.4</w:t>
            </w:r>
          </w:p>
        </w:tc>
        <w:tc>
          <w:tcPr>
            <w:tcW w:w="3684" w:type="dxa"/>
            <w:vAlign w:val="center"/>
          </w:tcPr>
          <w:p w14:paraId="6BFBF54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father’s current partner</w:t>
            </w:r>
          </w:p>
        </w:tc>
        <w:tc>
          <w:tcPr>
            <w:tcW w:w="1275" w:type="dxa"/>
            <w:gridSpan w:val="2"/>
            <w:vAlign w:val="center"/>
          </w:tcPr>
          <w:p w14:paraId="3BFC96F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5F38AA80"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3.0% yes</w:t>
            </w:r>
          </w:p>
          <w:p w14:paraId="6437EE79" w14:textId="7E56B3B2"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248FB89E" w14:textId="77777777" w:rsidTr="007B3BD3">
        <w:tc>
          <w:tcPr>
            <w:tcW w:w="1855" w:type="dxa"/>
            <w:vAlign w:val="center"/>
          </w:tcPr>
          <w:p w14:paraId="1D22FBB4" w14:textId="6E074F70"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w:t>
            </w:r>
            <w:ins w:id="710" w:author="Ignasi" w:date="2026-03-30T17:13:00Z">
              <w:r w:rsidR="007555D2">
                <w:rPr>
                  <w:rFonts w:ascii="Times New Roman" w:hAnsi="Times New Roman" w:cs="Times New Roman"/>
                  <w:color w:val="000000" w:themeColor="text1"/>
                  <w:sz w:val="20"/>
                  <w:szCs w:val="20"/>
                </w:rPr>
                <w:t>H</w:t>
              </w:r>
            </w:ins>
            <w:del w:id="711" w:author="Ignasi" w:date="2026-03-30T17:13:00Z">
              <w:r w:rsidRPr="003D2663" w:rsidDel="007555D2">
                <w:rPr>
                  <w:rFonts w:ascii="Times New Roman" w:hAnsi="Times New Roman" w:cs="Times New Roman"/>
                  <w:color w:val="000000" w:themeColor="text1"/>
                  <w:sz w:val="20"/>
                  <w:szCs w:val="20"/>
                </w:rPr>
                <w:delText>5</w:delText>
              </w:r>
            </w:del>
          </w:p>
        </w:tc>
        <w:tc>
          <w:tcPr>
            <w:tcW w:w="3684" w:type="dxa"/>
            <w:vAlign w:val="center"/>
          </w:tcPr>
          <w:p w14:paraId="621EEE3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siblings or step-siblings</w:t>
            </w:r>
          </w:p>
        </w:tc>
        <w:tc>
          <w:tcPr>
            <w:tcW w:w="1275" w:type="dxa"/>
            <w:gridSpan w:val="2"/>
            <w:vAlign w:val="center"/>
          </w:tcPr>
          <w:p w14:paraId="57A5E5A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266AB797"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63.2% yes</w:t>
            </w:r>
          </w:p>
          <w:p w14:paraId="12676B65" w14:textId="1BF1CDA3"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50120740" w14:textId="77777777" w:rsidTr="007B3BD3">
        <w:tc>
          <w:tcPr>
            <w:tcW w:w="1855" w:type="dxa"/>
            <w:vAlign w:val="center"/>
          </w:tcPr>
          <w:p w14:paraId="38AA3E58" w14:textId="30E9882C"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w:t>
            </w:r>
            <w:ins w:id="712" w:author="Ignasi" w:date="2026-03-30T17:13:00Z">
              <w:r w:rsidR="007555D2">
                <w:rPr>
                  <w:rFonts w:ascii="Times New Roman" w:hAnsi="Times New Roman" w:cs="Times New Roman"/>
                  <w:color w:val="000000" w:themeColor="text1"/>
                  <w:sz w:val="20"/>
                  <w:szCs w:val="20"/>
                </w:rPr>
                <w:t>0</w:t>
              </w:r>
            </w:ins>
            <w:del w:id="713" w:author="Ignasi" w:date="2026-03-30T17:13:00Z">
              <w:r w:rsidRPr="003D2663" w:rsidDel="007555D2">
                <w:rPr>
                  <w:rFonts w:ascii="Times New Roman" w:hAnsi="Times New Roman" w:cs="Times New Roman"/>
                  <w:color w:val="000000" w:themeColor="text1"/>
                  <w:sz w:val="20"/>
                  <w:szCs w:val="20"/>
                </w:rPr>
                <w:delText>6</w:delText>
              </w:r>
            </w:del>
          </w:p>
        </w:tc>
        <w:tc>
          <w:tcPr>
            <w:tcW w:w="3684" w:type="dxa"/>
            <w:vAlign w:val="center"/>
          </w:tcPr>
          <w:p w14:paraId="7626919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with other relatives (e.g., uncles, grandparents)</w:t>
            </w:r>
          </w:p>
        </w:tc>
        <w:tc>
          <w:tcPr>
            <w:tcW w:w="1275" w:type="dxa"/>
            <w:gridSpan w:val="2"/>
            <w:vAlign w:val="center"/>
          </w:tcPr>
          <w:p w14:paraId="40ACC6C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F5236E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9.4% yes</w:t>
            </w:r>
          </w:p>
        </w:tc>
      </w:tr>
      <w:tr w:rsidR="0066636A" w:rsidRPr="003D2663" w14:paraId="1477E911" w14:textId="77777777" w:rsidTr="007B3BD3">
        <w:tc>
          <w:tcPr>
            <w:tcW w:w="1855" w:type="dxa"/>
            <w:vAlign w:val="center"/>
          </w:tcPr>
          <w:p w14:paraId="5EAD045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CONVIVEN.7*</w:t>
            </w:r>
          </w:p>
        </w:tc>
        <w:tc>
          <w:tcPr>
            <w:tcW w:w="3684" w:type="dxa"/>
            <w:vAlign w:val="center"/>
          </w:tcPr>
          <w:p w14:paraId="2E8C01C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Lives in a residential center</w:t>
            </w:r>
          </w:p>
        </w:tc>
        <w:tc>
          <w:tcPr>
            <w:tcW w:w="1275" w:type="dxa"/>
            <w:gridSpan w:val="2"/>
            <w:vAlign w:val="center"/>
          </w:tcPr>
          <w:p w14:paraId="4C2DF5E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1A3F965B" w14:textId="342DFA65"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 xml:space="preserve">&lt;1% (merged with </w:t>
            </w:r>
            <w:ins w:id="714" w:author="Ignasi" w:date="2026-03-30T17:14:00Z">
              <w:r w:rsidR="007555D2">
                <w:rPr>
                  <w:rFonts w:ascii="Times New Roman" w:hAnsi="Times New Roman" w:cs="Times New Roman"/>
                  <w:color w:val="000000" w:themeColor="text1"/>
                  <w:sz w:val="20"/>
                  <w:szCs w:val="20"/>
                </w:rPr>
                <w:t>0</w:t>
              </w:r>
            </w:ins>
            <w:del w:id="715" w:author="Ignasi" w:date="2026-03-30T17:14:00Z">
              <w:r w:rsidRPr="003D2663" w:rsidDel="007555D2">
                <w:rPr>
                  <w:rFonts w:ascii="Times New Roman" w:hAnsi="Times New Roman" w:cs="Times New Roman"/>
                  <w:color w:val="000000" w:themeColor="text1"/>
                  <w:sz w:val="20"/>
                  <w:szCs w:val="20"/>
                </w:rPr>
                <w:delText>6</w:delText>
              </w:r>
            </w:del>
            <w:r w:rsidRPr="003D2663">
              <w:rPr>
                <w:rFonts w:ascii="Times New Roman" w:hAnsi="Times New Roman" w:cs="Times New Roman"/>
                <w:color w:val="000000" w:themeColor="text1"/>
                <w:sz w:val="20"/>
                <w:szCs w:val="20"/>
              </w:rPr>
              <w:t xml:space="preserve"> in model)</w:t>
            </w:r>
          </w:p>
        </w:tc>
      </w:tr>
      <w:tr w:rsidR="0066636A" w:rsidRPr="003D2663" w14:paraId="0BF1F048" w14:textId="77777777" w:rsidTr="007B3BD3">
        <w:tc>
          <w:tcPr>
            <w:tcW w:w="1855" w:type="dxa"/>
            <w:vAlign w:val="center"/>
          </w:tcPr>
          <w:p w14:paraId="5734FA0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IMPULS.MEAN</w:t>
            </w:r>
          </w:p>
        </w:tc>
        <w:tc>
          <w:tcPr>
            <w:tcW w:w="3684" w:type="dxa"/>
            <w:vAlign w:val="center"/>
          </w:tcPr>
          <w:p w14:paraId="2667E77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impulsivity score (reverse-coded)</w:t>
            </w:r>
          </w:p>
        </w:tc>
        <w:tc>
          <w:tcPr>
            <w:tcW w:w="1275" w:type="dxa"/>
            <w:gridSpan w:val="2"/>
            <w:vAlign w:val="center"/>
          </w:tcPr>
          <w:p w14:paraId="7B2841D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27274A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2.40, SD = 0.35</w:t>
            </w:r>
          </w:p>
        </w:tc>
      </w:tr>
      <w:tr w:rsidR="0066636A" w:rsidRPr="003D2663" w14:paraId="5E40C86F" w14:textId="77777777" w:rsidTr="007B3BD3">
        <w:tc>
          <w:tcPr>
            <w:tcW w:w="1855" w:type="dxa"/>
            <w:vAlign w:val="center"/>
          </w:tcPr>
          <w:p w14:paraId="5B9BA3D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lastRenderedPageBreak/>
              <w:t>IMPULS.MEDIAN</w:t>
            </w:r>
          </w:p>
        </w:tc>
        <w:tc>
          <w:tcPr>
            <w:tcW w:w="3684" w:type="dxa"/>
            <w:vAlign w:val="center"/>
          </w:tcPr>
          <w:p w14:paraId="7CE8627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Median impulsivity score</w:t>
            </w:r>
          </w:p>
        </w:tc>
        <w:tc>
          <w:tcPr>
            <w:tcW w:w="1275" w:type="dxa"/>
            <w:gridSpan w:val="2"/>
            <w:vAlign w:val="center"/>
          </w:tcPr>
          <w:p w14:paraId="7A164B6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4457255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2.37, SD = 0.53</w:t>
            </w:r>
          </w:p>
        </w:tc>
      </w:tr>
      <w:tr w:rsidR="0066636A" w:rsidRPr="003D2663" w14:paraId="6D0CD79A" w14:textId="77777777" w:rsidTr="007B3BD3">
        <w:tc>
          <w:tcPr>
            <w:tcW w:w="1855" w:type="dxa"/>
            <w:vAlign w:val="center"/>
          </w:tcPr>
          <w:p w14:paraId="765622E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IMPULS.VAR</w:t>
            </w:r>
          </w:p>
        </w:tc>
        <w:tc>
          <w:tcPr>
            <w:tcW w:w="3684" w:type="dxa"/>
            <w:vAlign w:val="center"/>
          </w:tcPr>
          <w:p w14:paraId="61855320"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impulsivity responses</w:t>
            </w:r>
          </w:p>
        </w:tc>
        <w:tc>
          <w:tcPr>
            <w:tcW w:w="1275" w:type="dxa"/>
            <w:gridSpan w:val="2"/>
            <w:vAlign w:val="center"/>
          </w:tcPr>
          <w:p w14:paraId="52D2EBC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00AC4CD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0.82, SD = 0.43</w:t>
            </w:r>
          </w:p>
        </w:tc>
      </w:tr>
      <w:tr w:rsidR="0066636A" w:rsidRPr="003D2663" w14:paraId="08544541" w14:textId="77777777" w:rsidTr="007B3BD3">
        <w:tc>
          <w:tcPr>
            <w:tcW w:w="1855" w:type="dxa"/>
            <w:vAlign w:val="center"/>
          </w:tcPr>
          <w:p w14:paraId="20B826A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AUTOEFIC.MEAN</w:t>
            </w:r>
          </w:p>
        </w:tc>
        <w:tc>
          <w:tcPr>
            <w:tcW w:w="3684" w:type="dxa"/>
            <w:vAlign w:val="center"/>
          </w:tcPr>
          <w:p w14:paraId="53B0D0A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self-efficacy (reverse-coded)</w:t>
            </w:r>
          </w:p>
        </w:tc>
        <w:tc>
          <w:tcPr>
            <w:tcW w:w="1275" w:type="dxa"/>
            <w:gridSpan w:val="2"/>
            <w:vAlign w:val="center"/>
          </w:tcPr>
          <w:p w14:paraId="41408E2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649A2397"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2.93, SD = 0.58</w:t>
            </w:r>
          </w:p>
        </w:tc>
      </w:tr>
      <w:tr w:rsidR="0066636A" w:rsidRPr="003D2663" w14:paraId="310AE560" w14:textId="77777777" w:rsidTr="007B3BD3">
        <w:tc>
          <w:tcPr>
            <w:tcW w:w="1855" w:type="dxa"/>
            <w:vAlign w:val="center"/>
          </w:tcPr>
          <w:p w14:paraId="23F1899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AUTOEFIC.VAR</w:t>
            </w:r>
          </w:p>
        </w:tc>
        <w:tc>
          <w:tcPr>
            <w:tcW w:w="3684" w:type="dxa"/>
            <w:vAlign w:val="center"/>
          </w:tcPr>
          <w:p w14:paraId="0437F119"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self-efficacy responses</w:t>
            </w:r>
          </w:p>
        </w:tc>
        <w:tc>
          <w:tcPr>
            <w:tcW w:w="1275" w:type="dxa"/>
            <w:gridSpan w:val="2"/>
            <w:vAlign w:val="center"/>
          </w:tcPr>
          <w:p w14:paraId="712908F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4E4B125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0.44, SD = 0.39</w:t>
            </w:r>
          </w:p>
        </w:tc>
      </w:tr>
      <w:tr w:rsidR="0066636A" w:rsidRPr="003D2663" w14:paraId="69616172" w14:textId="77777777" w:rsidTr="007B3BD3">
        <w:tc>
          <w:tcPr>
            <w:tcW w:w="1855" w:type="dxa"/>
            <w:vAlign w:val="center"/>
          </w:tcPr>
          <w:p w14:paraId="0A0E6AF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APOYO.MEAN</w:t>
            </w:r>
          </w:p>
        </w:tc>
        <w:tc>
          <w:tcPr>
            <w:tcW w:w="3684" w:type="dxa"/>
            <w:vAlign w:val="center"/>
          </w:tcPr>
          <w:p w14:paraId="66297BE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perceived social support (reverse-coded)</w:t>
            </w:r>
          </w:p>
        </w:tc>
        <w:tc>
          <w:tcPr>
            <w:tcW w:w="1275" w:type="dxa"/>
            <w:gridSpan w:val="2"/>
            <w:vAlign w:val="center"/>
          </w:tcPr>
          <w:p w14:paraId="60847E9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5F9C0AC"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3.27, SD = 0.58</w:t>
            </w:r>
          </w:p>
        </w:tc>
      </w:tr>
      <w:tr w:rsidR="0066636A" w:rsidRPr="003D2663" w14:paraId="38A70197" w14:textId="77777777" w:rsidTr="007B3BD3">
        <w:tc>
          <w:tcPr>
            <w:tcW w:w="1855" w:type="dxa"/>
            <w:vAlign w:val="center"/>
          </w:tcPr>
          <w:p w14:paraId="57E43FE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APOYO.MEDIAN</w:t>
            </w:r>
          </w:p>
        </w:tc>
        <w:tc>
          <w:tcPr>
            <w:tcW w:w="3684" w:type="dxa"/>
            <w:vAlign w:val="center"/>
          </w:tcPr>
          <w:p w14:paraId="6A73A966"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Median social-support score</w:t>
            </w:r>
          </w:p>
        </w:tc>
        <w:tc>
          <w:tcPr>
            <w:tcW w:w="1275" w:type="dxa"/>
            <w:gridSpan w:val="2"/>
            <w:vAlign w:val="center"/>
          </w:tcPr>
          <w:p w14:paraId="7236A84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35E1F5F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3.46, SD = 0.76</w:t>
            </w:r>
          </w:p>
        </w:tc>
      </w:tr>
      <w:tr w:rsidR="0066636A" w:rsidRPr="003D2663" w14:paraId="555FBCAD" w14:textId="77777777" w:rsidTr="007B3BD3">
        <w:tc>
          <w:tcPr>
            <w:tcW w:w="1855" w:type="dxa"/>
            <w:vAlign w:val="center"/>
          </w:tcPr>
          <w:p w14:paraId="79F4E26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APOYO.VAR</w:t>
            </w:r>
          </w:p>
        </w:tc>
        <w:tc>
          <w:tcPr>
            <w:tcW w:w="3684" w:type="dxa"/>
            <w:vAlign w:val="center"/>
          </w:tcPr>
          <w:p w14:paraId="429EA6D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social-support responses</w:t>
            </w:r>
          </w:p>
        </w:tc>
        <w:tc>
          <w:tcPr>
            <w:tcW w:w="1275" w:type="dxa"/>
            <w:gridSpan w:val="2"/>
            <w:vAlign w:val="center"/>
          </w:tcPr>
          <w:p w14:paraId="5B737812"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77D22EF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0.61, SD = 0.55</w:t>
            </w:r>
          </w:p>
        </w:tc>
      </w:tr>
      <w:tr w:rsidR="0066636A" w:rsidRPr="003D2663" w14:paraId="205B12DE" w14:textId="77777777" w:rsidTr="007B3BD3">
        <w:tc>
          <w:tcPr>
            <w:tcW w:w="1855" w:type="dxa"/>
            <w:vAlign w:val="center"/>
          </w:tcPr>
          <w:p w14:paraId="54D60CB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MORAL.MEAN</w:t>
            </w:r>
          </w:p>
        </w:tc>
        <w:tc>
          <w:tcPr>
            <w:tcW w:w="3684" w:type="dxa"/>
            <w:vAlign w:val="center"/>
          </w:tcPr>
          <w:p w14:paraId="32B1C5F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Mean moral-emotion score (reverse-coded)</w:t>
            </w:r>
          </w:p>
        </w:tc>
        <w:tc>
          <w:tcPr>
            <w:tcW w:w="1275" w:type="dxa"/>
            <w:gridSpan w:val="2"/>
            <w:vAlign w:val="center"/>
          </w:tcPr>
          <w:p w14:paraId="690411C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5C2C08D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3.96, SD = 0.77</w:t>
            </w:r>
          </w:p>
        </w:tc>
      </w:tr>
      <w:tr w:rsidR="0066636A" w:rsidRPr="003D2663" w14:paraId="029E0EA9" w14:textId="77777777" w:rsidTr="007B3BD3">
        <w:tc>
          <w:tcPr>
            <w:tcW w:w="1855" w:type="dxa"/>
            <w:vAlign w:val="center"/>
          </w:tcPr>
          <w:p w14:paraId="60EF996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MORAL.VAR</w:t>
            </w:r>
          </w:p>
        </w:tc>
        <w:tc>
          <w:tcPr>
            <w:tcW w:w="3684" w:type="dxa"/>
            <w:vAlign w:val="center"/>
          </w:tcPr>
          <w:p w14:paraId="62DDCF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Variance of moral-emotion responses</w:t>
            </w:r>
          </w:p>
        </w:tc>
        <w:tc>
          <w:tcPr>
            <w:tcW w:w="1275" w:type="dxa"/>
            <w:gridSpan w:val="2"/>
            <w:vAlign w:val="center"/>
          </w:tcPr>
          <w:p w14:paraId="725DFBFE"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Continuous</w:t>
            </w:r>
          </w:p>
        </w:tc>
        <w:tc>
          <w:tcPr>
            <w:tcW w:w="1826" w:type="dxa"/>
            <w:vAlign w:val="center"/>
          </w:tcPr>
          <w:p w14:paraId="1A99354A"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M = 0.62, SD = 0.67</w:t>
            </w:r>
          </w:p>
        </w:tc>
      </w:tr>
      <w:tr w:rsidR="0066636A" w:rsidRPr="003D2663" w14:paraId="3B122B8A" w14:textId="77777777" w:rsidTr="007B3BD3">
        <w:tc>
          <w:tcPr>
            <w:tcW w:w="1855" w:type="dxa"/>
            <w:vAlign w:val="center"/>
          </w:tcPr>
          <w:p w14:paraId="04A5146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PORNO.T</w:t>
            </w:r>
          </w:p>
        </w:tc>
        <w:tc>
          <w:tcPr>
            <w:tcW w:w="3684" w:type="dxa"/>
            <w:vAlign w:val="center"/>
          </w:tcPr>
          <w:p w14:paraId="4C0C974D"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Maximum reported frequency of pornography consumption</w:t>
            </w:r>
          </w:p>
        </w:tc>
        <w:tc>
          <w:tcPr>
            <w:tcW w:w="1275" w:type="dxa"/>
            <w:gridSpan w:val="2"/>
            <w:vAlign w:val="center"/>
          </w:tcPr>
          <w:p w14:paraId="1A153451"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Ordinal (1–5)</w:t>
            </w:r>
          </w:p>
        </w:tc>
        <w:tc>
          <w:tcPr>
            <w:tcW w:w="1826" w:type="dxa"/>
            <w:vAlign w:val="center"/>
          </w:tcPr>
          <w:p w14:paraId="3A84B954"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47.5% never;</w:t>
            </w:r>
          </w:p>
          <w:p w14:paraId="10C6A44F"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19.3% monthly;</w:t>
            </w:r>
          </w:p>
          <w:p w14:paraId="2F9A278B"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9.6% weekly;</w:t>
            </w:r>
          </w:p>
          <w:p w14:paraId="47EBC5DB"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12.8% ≥3/week; 10.8% daily</w:t>
            </w:r>
          </w:p>
        </w:tc>
      </w:tr>
      <w:tr w:rsidR="0066636A" w:rsidRPr="003D2663" w14:paraId="430BF97C" w14:textId="77777777" w:rsidTr="007B3BD3">
        <w:tc>
          <w:tcPr>
            <w:tcW w:w="1855" w:type="dxa"/>
            <w:vAlign w:val="center"/>
          </w:tcPr>
          <w:p w14:paraId="431D23D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GENERO_BIN_0</w:t>
            </w:r>
          </w:p>
        </w:tc>
        <w:tc>
          <w:tcPr>
            <w:tcW w:w="3684" w:type="dxa"/>
            <w:vAlign w:val="center"/>
          </w:tcPr>
          <w:p w14:paraId="4FF4358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Male indicator</w:t>
            </w:r>
          </w:p>
        </w:tc>
        <w:tc>
          <w:tcPr>
            <w:tcW w:w="1275" w:type="dxa"/>
            <w:gridSpan w:val="2"/>
            <w:vAlign w:val="center"/>
          </w:tcPr>
          <w:p w14:paraId="66B79BF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32CCF039"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47.90%</w:t>
            </w:r>
          </w:p>
          <w:p w14:paraId="2CE75DF3" w14:textId="6711D95F"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38E1A84B" w14:textId="77777777" w:rsidTr="007B3BD3">
        <w:tc>
          <w:tcPr>
            <w:tcW w:w="1855" w:type="dxa"/>
            <w:vAlign w:val="center"/>
          </w:tcPr>
          <w:p w14:paraId="3D6EEB7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GENERO_BIN_1</w:t>
            </w:r>
          </w:p>
        </w:tc>
        <w:tc>
          <w:tcPr>
            <w:tcW w:w="3684" w:type="dxa"/>
            <w:vAlign w:val="center"/>
          </w:tcPr>
          <w:p w14:paraId="634BA0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Female indicator</w:t>
            </w:r>
          </w:p>
        </w:tc>
        <w:tc>
          <w:tcPr>
            <w:tcW w:w="1275" w:type="dxa"/>
            <w:gridSpan w:val="2"/>
            <w:vAlign w:val="center"/>
          </w:tcPr>
          <w:p w14:paraId="6748D80F"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5C81AB6E"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52.10%</w:t>
            </w:r>
          </w:p>
          <w:p w14:paraId="7095AB83" w14:textId="7B2884F5"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6A4B0E88" w14:textId="77777777" w:rsidTr="007B3BD3">
        <w:tc>
          <w:tcPr>
            <w:tcW w:w="1855" w:type="dxa"/>
            <w:vAlign w:val="center"/>
          </w:tcPr>
          <w:p w14:paraId="440207B5"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ORIENTSEX.BN_1</w:t>
            </w:r>
          </w:p>
        </w:tc>
        <w:tc>
          <w:tcPr>
            <w:tcW w:w="3684" w:type="dxa"/>
            <w:vAlign w:val="center"/>
          </w:tcPr>
          <w:p w14:paraId="1CEE890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Heterosexual indicator</w:t>
            </w:r>
          </w:p>
        </w:tc>
        <w:tc>
          <w:tcPr>
            <w:tcW w:w="1275" w:type="dxa"/>
            <w:gridSpan w:val="2"/>
            <w:vAlign w:val="center"/>
          </w:tcPr>
          <w:p w14:paraId="060B2544"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436E17E7"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86.60%</w:t>
            </w:r>
          </w:p>
          <w:p w14:paraId="74A147C4" w14:textId="759A81AF" w:rsidR="005428B3" w:rsidRPr="003D2663" w:rsidRDefault="005428B3" w:rsidP="007B3BD3">
            <w:pPr>
              <w:rPr>
                <w:rFonts w:ascii="Times New Roman" w:hAnsi="Times New Roman" w:cs="Times New Roman"/>
                <w:color w:val="000000" w:themeColor="text1"/>
                <w:sz w:val="20"/>
                <w:szCs w:val="20"/>
                <w:lang w:val="en-US"/>
              </w:rPr>
            </w:pPr>
          </w:p>
        </w:tc>
      </w:tr>
      <w:tr w:rsidR="0066636A" w:rsidRPr="003D2663" w14:paraId="04CE3576" w14:textId="77777777" w:rsidTr="007B3BD3">
        <w:tc>
          <w:tcPr>
            <w:tcW w:w="1855" w:type="dxa"/>
            <w:vAlign w:val="center"/>
          </w:tcPr>
          <w:p w14:paraId="5C7959A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ORIENTSEX.BN_2</w:t>
            </w:r>
          </w:p>
        </w:tc>
        <w:tc>
          <w:tcPr>
            <w:tcW w:w="3684" w:type="dxa"/>
            <w:vAlign w:val="center"/>
          </w:tcPr>
          <w:p w14:paraId="3670A113"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lang w:val="en-US"/>
              </w:rPr>
              <w:t>Non-heterosexual indicator</w:t>
            </w:r>
          </w:p>
        </w:tc>
        <w:tc>
          <w:tcPr>
            <w:tcW w:w="1275" w:type="dxa"/>
            <w:gridSpan w:val="2"/>
            <w:vAlign w:val="center"/>
          </w:tcPr>
          <w:p w14:paraId="19E02E18" w14:textId="77777777" w:rsidR="0066636A" w:rsidRPr="003D2663" w:rsidRDefault="0066636A" w:rsidP="007B3BD3">
            <w:pPr>
              <w:rPr>
                <w:rFonts w:ascii="Times New Roman" w:hAnsi="Times New Roman" w:cs="Times New Roman"/>
                <w:color w:val="000000" w:themeColor="text1"/>
                <w:sz w:val="20"/>
                <w:szCs w:val="20"/>
                <w:lang w:val="en-US"/>
              </w:rPr>
            </w:pPr>
            <w:r w:rsidRPr="003D2663">
              <w:rPr>
                <w:rFonts w:ascii="Times New Roman" w:hAnsi="Times New Roman" w:cs="Times New Roman"/>
                <w:color w:val="000000" w:themeColor="text1"/>
                <w:sz w:val="20"/>
                <w:szCs w:val="20"/>
              </w:rPr>
              <w:t>Binary</w:t>
            </w:r>
          </w:p>
        </w:tc>
        <w:tc>
          <w:tcPr>
            <w:tcW w:w="1826" w:type="dxa"/>
            <w:vAlign w:val="center"/>
          </w:tcPr>
          <w:p w14:paraId="65B44E38" w14:textId="77777777" w:rsidR="0066636A" w:rsidRPr="003D2663" w:rsidRDefault="0066636A" w:rsidP="007B3BD3">
            <w:pPr>
              <w:rPr>
                <w:rFonts w:ascii="Times New Roman" w:hAnsi="Times New Roman" w:cs="Times New Roman"/>
                <w:color w:val="000000" w:themeColor="text1"/>
                <w:sz w:val="20"/>
                <w:szCs w:val="20"/>
              </w:rPr>
            </w:pPr>
            <w:r w:rsidRPr="003D2663">
              <w:rPr>
                <w:rFonts w:ascii="Times New Roman" w:hAnsi="Times New Roman" w:cs="Times New Roman"/>
                <w:color w:val="000000" w:themeColor="text1"/>
                <w:sz w:val="20"/>
                <w:szCs w:val="20"/>
              </w:rPr>
              <w:t>13.40%</w:t>
            </w:r>
          </w:p>
          <w:p w14:paraId="4855208A" w14:textId="7197C02C" w:rsidR="005428B3" w:rsidRPr="003D2663" w:rsidRDefault="005428B3" w:rsidP="007B3BD3">
            <w:pPr>
              <w:rPr>
                <w:rFonts w:ascii="Times New Roman" w:hAnsi="Times New Roman" w:cs="Times New Roman"/>
                <w:color w:val="000000" w:themeColor="text1"/>
                <w:sz w:val="20"/>
                <w:szCs w:val="20"/>
                <w:lang w:val="en-US"/>
              </w:rPr>
            </w:pPr>
          </w:p>
        </w:tc>
      </w:tr>
    </w:tbl>
    <w:p w14:paraId="6B145A36" w14:textId="77777777" w:rsidR="005428B3" w:rsidRDefault="005428B3" w:rsidP="0066636A">
      <w:pPr>
        <w:spacing w:after="0" w:line="480" w:lineRule="auto"/>
        <w:rPr>
          <w:rFonts w:ascii="Times New Roman" w:hAnsi="Times New Roman" w:cs="Times New Roman"/>
          <w:b/>
          <w:bCs/>
          <w:color w:val="000000" w:themeColor="text1"/>
          <w:sz w:val="20"/>
          <w:szCs w:val="20"/>
          <w:lang w:val="en-US"/>
        </w:rPr>
      </w:pPr>
    </w:p>
    <w:p w14:paraId="1EC39543" w14:textId="5412B8C1" w:rsidR="0066636A" w:rsidRDefault="0066636A" w:rsidP="0066636A">
      <w:pPr>
        <w:spacing w:after="0" w:line="480" w:lineRule="auto"/>
        <w:rPr>
          <w:rFonts w:ascii="Times New Roman" w:hAnsi="Times New Roman" w:cs="Times New Roman"/>
          <w:color w:val="000000" w:themeColor="text1"/>
          <w:sz w:val="20"/>
          <w:szCs w:val="20"/>
          <w:lang w:val="en-US"/>
        </w:rPr>
      </w:pPr>
      <w:commentRangeStart w:id="716"/>
      <w:commentRangeStart w:id="717"/>
      <w:commentRangeStart w:id="718"/>
      <w:r w:rsidRPr="00402465">
        <w:rPr>
          <w:rFonts w:ascii="Times New Roman" w:hAnsi="Times New Roman" w:cs="Times New Roman"/>
          <w:b/>
          <w:bCs/>
          <w:color w:val="000000" w:themeColor="text1"/>
          <w:sz w:val="20"/>
          <w:szCs w:val="20"/>
          <w:lang w:val="en-US"/>
        </w:rPr>
        <w:t xml:space="preserve">Table </w:t>
      </w:r>
      <w:r w:rsidR="00561CA1">
        <w:rPr>
          <w:rFonts w:ascii="Times New Roman" w:hAnsi="Times New Roman" w:cs="Times New Roman"/>
          <w:b/>
          <w:bCs/>
          <w:color w:val="000000" w:themeColor="text1"/>
          <w:sz w:val="20"/>
          <w:szCs w:val="20"/>
          <w:lang w:val="en-US"/>
        </w:rPr>
        <w:t>3</w:t>
      </w:r>
      <w:r w:rsidRPr="00402465">
        <w:rPr>
          <w:rFonts w:ascii="Times New Roman" w:hAnsi="Times New Roman" w:cs="Times New Roman"/>
          <w:b/>
          <w:bCs/>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w:t>
      </w:r>
      <w:commentRangeEnd w:id="716"/>
      <w:r w:rsidRPr="00EB0ABF">
        <w:rPr>
          <w:rStyle w:val="Refdecomentario"/>
          <w:color w:val="000000" w:themeColor="text1"/>
        </w:rPr>
        <w:commentReference w:id="716"/>
      </w:r>
      <w:commentRangeEnd w:id="717"/>
      <w:r>
        <w:rPr>
          <w:rStyle w:val="Refdecomentario"/>
        </w:rPr>
        <w:commentReference w:id="717"/>
      </w:r>
      <w:commentRangeEnd w:id="718"/>
      <w:r w:rsidR="009C7CA7">
        <w:rPr>
          <w:rStyle w:val="Refdecomentario"/>
        </w:rPr>
        <w:commentReference w:id="718"/>
      </w:r>
    </w:p>
    <w:p w14:paraId="5041E58F" w14:textId="77777777" w:rsidR="0066636A" w:rsidRPr="0066636A" w:rsidRDefault="0066636A" w:rsidP="0066636A">
      <w:pPr>
        <w:spacing w:after="0" w:line="480" w:lineRule="auto"/>
        <w:rPr>
          <w:rFonts w:ascii="Times New Roman" w:hAnsi="Times New Roman" w:cs="Times New Roman"/>
          <w:i/>
          <w:iCs/>
          <w:color w:val="000000" w:themeColor="text1"/>
          <w:sz w:val="20"/>
          <w:szCs w:val="20"/>
          <w:lang w:val="en-US"/>
        </w:rPr>
      </w:pPr>
      <w:r w:rsidRPr="0066636A">
        <w:rPr>
          <w:rFonts w:ascii="Times New Roman" w:hAnsi="Times New Roman" w:cs="Times New Roman"/>
          <w:i/>
          <w:iCs/>
          <w:color w:val="000000" w:themeColor="text1"/>
          <w:sz w:val="20"/>
          <w:szCs w:val="20"/>
          <w:lang w:val="en-US"/>
        </w:rPr>
        <w:t>Explained and cumulative variance by principal component, feature importance.</w:t>
      </w:r>
    </w:p>
    <w:tbl>
      <w:tblPr>
        <w:tblStyle w:val="Tablanormal2"/>
        <w:tblW w:w="8630" w:type="dxa"/>
        <w:tblLayout w:type="fixed"/>
        <w:tblLook w:val="0400" w:firstRow="0" w:lastRow="0" w:firstColumn="0" w:lastColumn="0" w:noHBand="0" w:noVBand="1"/>
      </w:tblPr>
      <w:tblGrid>
        <w:gridCol w:w="899"/>
        <w:gridCol w:w="990"/>
        <w:gridCol w:w="1023"/>
        <w:gridCol w:w="1869"/>
        <w:gridCol w:w="990"/>
        <w:gridCol w:w="1869"/>
        <w:gridCol w:w="990"/>
      </w:tblGrid>
      <w:tr w:rsidR="0066636A" w:rsidRPr="0066636A" w14:paraId="55166360"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0B107DF6"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commentRangeStart w:id="719"/>
            <w:r w:rsidRPr="0066636A">
              <w:rPr>
                <w:rFonts w:ascii="Times New Roman" w:hAnsi="Times New Roman" w:cs="Times New Roman"/>
                <w:b/>
                <w:color w:val="000000" w:themeColor="text1"/>
                <w:sz w:val="20"/>
                <w:szCs w:val="20"/>
                <w:lang w:val="en-US"/>
              </w:rPr>
              <w:t>PC</w:t>
            </w:r>
          </w:p>
        </w:tc>
        <w:tc>
          <w:tcPr>
            <w:tcW w:w="990" w:type="dxa"/>
          </w:tcPr>
          <w:p w14:paraId="12BD062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Expl. var.</w:t>
            </w:r>
          </w:p>
        </w:tc>
        <w:tc>
          <w:tcPr>
            <w:tcW w:w="1023" w:type="dxa"/>
          </w:tcPr>
          <w:p w14:paraId="78A10FE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Cumul. var.</w:t>
            </w:r>
          </w:p>
        </w:tc>
        <w:tc>
          <w:tcPr>
            <w:tcW w:w="1869" w:type="dxa"/>
          </w:tcPr>
          <w:p w14:paraId="55ED0589"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Direct var.</w:t>
            </w:r>
          </w:p>
        </w:tc>
        <w:tc>
          <w:tcPr>
            <w:tcW w:w="990" w:type="dxa"/>
          </w:tcPr>
          <w:p w14:paraId="00FA3E2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Direct corr.</w:t>
            </w:r>
          </w:p>
        </w:tc>
        <w:tc>
          <w:tcPr>
            <w:tcW w:w="1869" w:type="dxa"/>
          </w:tcPr>
          <w:p w14:paraId="1B2F086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Inv. var.</w:t>
            </w:r>
          </w:p>
        </w:tc>
        <w:tc>
          <w:tcPr>
            <w:tcW w:w="990" w:type="dxa"/>
          </w:tcPr>
          <w:p w14:paraId="76632885"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Inv. corr.</w:t>
            </w:r>
          </w:p>
        </w:tc>
      </w:tr>
      <w:tr w:rsidR="0066636A" w:rsidRPr="0066636A" w14:paraId="4939032F" w14:textId="77777777" w:rsidTr="007B3BD3">
        <w:tc>
          <w:tcPr>
            <w:tcW w:w="899" w:type="dxa"/>
          </w:tcPr>
          <w:p w14:paraId="56EF2F1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w:t>
            </w:r>
          </w:p>
        </w:tc>
        <w:tc>
          <w:tcPr>
            <w:tcW w:w="990" w:type="dxa"/>
          </w:tcPr>
          <w:p w14:paraId="30ED8D2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0.2198</w:t>
            </w:r>
          </w:p>
        </w:tc>
        <w:tc>
          <w:tcPr>
            <w:tcW w:w="1023" w:type="dxa"/>
          </w:tcPr>
          <w:p w14:paraId="244D9D5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0.2198</w:t>
            </w:r>
          </w:p>
        </w:tc>
        <w:tc>
          <w:tcPr>
            <w:tcW w:w="1869" w:type="dxa"/>
          </w:tcPr>
          <w:p w14:paraId="5099C9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36D7FF3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0.6612</w:t>
            </w:r>
          </w:p>
        </w:tc>
        <w:tc>
          <w:tcPr>
            <w:tcW w:w="1869" w:type="dxa"/>
          </w:tcPr>
          <w:p w14:paraId="1767053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GENERO_BIN_1</w:t>
            </w:r>
          </w:p>
        </w:tc>
        <w:tc>
          <w:tcPr>
            <w:tcW w:w="990" w:type="dxa"/>
          </w:tcPr>
          <w:p w14:paraId="66403B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-0.6612</w:t>
            </w:r>
          </w:p>
        </w:tc>
      </w:tr>
      <w:tr w:rsidR="0066636A" w:rsidRPr="0066636A" w14:paraId="11F78012"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2B3C0B0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w:t>
            </w:r>
          </w:p>
        </w:tc>
        <w:tc>
          <w:tcPr>
            <w:tcW w:w="990" w:type="dxa"/>
          </w:tcPr>
          <w:p w14:paraId="3980B78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0.1103</w:t>
            </w:r>
          </w:p>
        </w:tc>
        <w:tc>
          <w:tcPr>
            <w:tcW w:w="1023" w:type="dxa"/>
          </w:tcPr>
          <w:p w14:paraId="1A0EA78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0.3300</w:t>
            </w:r>
          </w:p>
        </w:tc>
        <w:tc>
          <w:tcPr>
            <w:tcW w:w="1869" w:type="dxa"/>
          </w:tcPr>
          <w:p w14:paraId="3F3D4021" w14:textId="57029B0C"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720" w:author="Ignasi" w:date="2026-03-30T17:17:00Z">
              <w:r w:rsidR="007555D2">
                <w:rPr>
                  <w:rFonts w:ascii="Times New Roman" w:hAnsi="Times New Roman" w:cs="Times New Roman"/>
                  <w:color w:val="000000" w:themeColor="text1"/>
                  <w:sz w:val="20"/>
                  <w:szCs w:val="20"/>
                  <w:lang w:val="en-US"/>
                </w:rPr>
                <w:t>H</w:t>
              </w:r>
            </w:ins>
            <w:del w:id="721" w:author="Ignasi" w:date="2026-03-30T17:17:00Z">
              <w:r w:rsidRPr="0066636A" w:rsidDel="007555D2">
                <w:rPr>
                  <w:rFonts w:ascii="Times New Roman" w:hAnsi="Times New Roman" w:cs="Times New Roman"/>
                  <w:color w:val="000000" w:themeColor="text1"/>
                  <w:sz w:val="20"/>
                  <w:szCs w:val="20"/>
                  <w:lang w:val="en-US"/>
                </w:rPr>
                <w:delText>5</w:delText>
              </w:r>
            </w:del>
          </w:p>
        </w:tc>
        <w:tc>
          <w:tcPr>
            <w:tcW w:w="990" w:type="dxa"/>
          </w:tcPr>
          <w:p w14:paraId="2BD20F4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0.6375</w:t>
            </w:r>
          </w:p>
        </w:tc>
        <w:tc>
          <w:tcPr>
            <w:tcW w:w="1869" w:type="dxa"/>
          </w:tcPr>
          <w:p w14:paraId="34A0CFB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ETNIA.BN</w:t>
            </w:r>
          </w:p>
        </w:tc>
        <w:tc>
          <w:tcPr>
            <w:tcW w:w="990" w:type="dxa"/>
          </w:tcPr>
          <w:p w14:paraId="184E614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-0.2142</w:t>
            </w:r>
          </w:p>
        </w:tc>
      </w:tr>
      <w:tr w:rsidR="0066636A" w:rsidRPr="0066636A" w14:paraId="2C322196" w14:textId="77777777" w:rsidTr="007B3BD3">
        <w:tc>
          <w:tcPr>
            <w:tcW w:w="899" w:type="dxa"/>
          </w:tcPr>
          <w:p w14:paraId="5EF8F5C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PC3</w:t>
            </w:r>
          </w:p>
        </w:tc>
        <w:tc>
          <w:tcPr>
            <w:tcW w:w="990" w:type="dxa"/>
          </w:tcPr>
          <w:p w14:paraId="0FF89DF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0.0903</w:t>
            </w:r>
          </w:p>
        </w:tc>
        <w:tc>
          <w:tcPr>
            <w:tcW w:w="1023" w:type="dxa"/>
          </w:tcPr>
          <w:p w14:paraId="4FD0F70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0.4204</w:t>
            </w:r>
          </w:p>
        </w:tc>
        <w:tc>
          <w:tcPr>
            <w:tcW w:w="1869" w:type="dxa"/>
          </w:tcPr>
          <w:p w14:paraId="1EA2A44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ORIENTSEX.BN_2</w:t>
            </w:r>
          </w:p>
        </w:tc>
        <w:tc>
          <w:tcPr>
            <w:tcW w:w="990" w:type="dxa"/>
          </w:tcPr>
          <w:p w14:paraId="60845F7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0.6174</w:t>
            </w:r>
          </w:p>
        </w:tc>
        <w:tc>
          <w:tcPr>
            <w:tcW w:w="1869" w:type="dxa"/>
          </w:tcPr>
          <w:p w14:paraId="514EB9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ORIENTSEX.BN_1</w:t>
            </w:r>
          </w:p>
        </w:tc>
        <w:tc>
          <w:tcPr>
            <w:tcW w:w="990" w:type="dxa"/>
          </w:tcPr>
          <w:p w14:paraId="541E5F1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-0.6174</w:t>
            </w:r>
          </w:p>
        </w:tc>
      </w:tr>
      <w:tr w:rsidR="0066636A" w:rsidRPr="0066636A" w14:paraId="2E67694D"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A3F4E7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PC4</w:t>
            </w:r>
          </w:p>
        </w:tc>
        <w:tc>
          <w:tcPr>
            <w:tcW w:w="990" w:type="dxa"/>
          </w:tcPr>
          <w:p w14:paraId="09B2C07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0.0842</w:t>
            </w:r>
          </w:p>
        </w:tc>
        <w:tc>
          <w:tcPr>
            <w:tcW w:w="1023" w:type="dxa"/>
          </w:tcPr>
          <w:p w14:paraId="298E71C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0.5046</w:t>
            </w:r>
          </w:p>
        </w:tc>
        <w:tc>
          <w:tcPr>
            <w:tcW w:w="1869" w:type="dxa"/>
          </w:tcPr>
          <w:p w14:paraId="58AF528E" w14:textId="5DF28AA1"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722" w:author="Ignasi" w:date="2026-03-30T17:17:00Z">
              <w:r w:rsidR="007555D2">
                <w:rPr>
                  <w:rFonts w:ascii="Times New Roman" w:hAnsi="Times New Roman" w:cs="Times New Roman"/>
                  <w:color w:val="000000" w:themeColor="text1"/>
                  <w:sz w:val="20"/>
                  <w:szCs w:val="20"/>
                  <w:lang w:val="en-US"/>
                </w:rPr>
                <w:t>H</w:t>
              </w:r>
            </w:ins>
            <w:del w:id="723" w:author="Ignasi" w:date="2026-03-30T17:17:00Z">
              <w:r w:rsidRPr="0066636A" w:rsidDel="007555D2">
                <w:rPr>
                  <w:rFonts w:ascii="Times New Roman" w:hAnsi="Times New Roman" w:cs="Times New Roman"/>
                  <w:color w:val="000000" w:themeColor="text1"/>
                  <w:sz w:val="20"/>
                  <w:szCs w:val="20"/>
                  <w:lang w:val="en-US"/>
                </w:rPr>
                <w:delText>5</w:delText>
              </w:r>
            </w:del>
          </w:p>
        </w:tc>
        <w:tc>
          <w:tcPr>
            <w:tcW w:w="990" w:type="dxa"/>
          </w:tcPr>
          <w:p w14:paraId="58FEF01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0.6152</w:t>
            </w:r>
          </w:p>
        </w:tc>
        <w:tc>
          <w:tcPr>
            <w:tcW w:w="1869" w:type="dxa"/>
          </w:tcPr>
          <w:p w14:paraId="474CBE4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662B83A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-0.2919</w:t>
            </w:r>
          </w:p>
        </w:tc>
      </w:tr>
      <w:tr w:rsidR="0066636A" w:rsidRPr="0066636A" w14:paraId="7D26B2EB" w14:textId="77777777" w:rsidTr="007B3BD3">
        <w:tc>
          <w:tcPr>
            <w:tcW w:w="899" w:type="dxa"/>
          </w:tcPr>
          <w:p w14:paraId="503F869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PC5</w:t>
            </w:r>
          </w:p>
        </w:tc>
        <w:tc>
          <w:tcPr>
            <w:tcW w:w="990" w:type="dxa"/>
          </w:tcPr>
          <w:p w14:paraId="301A29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0.0679</w:t>
            </w:r>
          </w:p>
        </w:tc>
        <w:tc>
          <w:tcPr>
            <w:tcW w:w="1023" w:type="dxa"/>
          </w:tcPr>
          <w:p w14:paraId="76A81F7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0.5725</w:t>
            </w:r>
          </w:p>
        </w:tc>
        <w:tc>
          <w:tcPr>
            <w:tcW w:w="1869" w:type="dxa"/>
          </w:tcPr>
          <w:p w14:paraId="2ACC019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6F65739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0.4543</w:t>
            </w:r>
          </w:p>
        </w:tc>
        <w:tc>
          <w:tcPr>
            <w:tcW w:w="1869" w:type="dxa"/>
          </w:tcPr>
          <w:p w14:paraId="221046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655EB3D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-0.3091</w:t>
            </w:r>
          </w:p>
        </w:tc>
      </w:tr>
      <w:tr w:rsidR="0066636A" w:rsidRPr="0066636A" w14:paraId="52485F84"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50AAE3D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PC6</w:t>
            </w:r>
          </w:p>
        </w:tc>
        <w:tc>
          <w:tcPr>
            <w:tcW w:w="990" w:type="dxa"/>
          </w:tcPr>
          <w:p w14:paraId="46F2D24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0.0576</w:t>
            </w:r>
          </w:p>
        </w:tc>
        <w:tc>
          <w:tcPr>
            <w:tcW w:w="1023" w:type="dxa"/>
          </w:tcPr>
          <w:p w14:paraId="6C7978E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0.6300</w:t>
            </w:r>
          </w:p>
        </w:tc>
        <w:tc>
          <w:tcPr>
            <w:tcW w:w="1869" w:type="dxa"/>
          </w:tcPr>
          <w:p w14:paraId="0B1F4B7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CONVIVEN.2</w:t>
            </w:r>
          </w:p>
        </w:tc>
        <w:tc>
          <w:tcPr>
            <w:tcW w:w="990" w:type="dxa"/>
          </w:tcPr>
          <w:p w14:paraId="4A9E2A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0.5891</w:t>
            </w:r>
          </w:p>
        </w:tc>
        <w:tc>
          <w:tcPr>
            <w:tcW w:w="1869" w:type="dxa"/>
          </w:tcPr>
          <w:p w14:paraId="30C04C8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5C44B10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-0.2501</w:t>
            </w:r>
          </w:p>
        </w:tc>
      </w:tr>
      <w:tr w:rsidR="0066636A" w:rsidRPr="0066636A" w14:paraId="61A23BB8" w14:textId="77777777" w:rsidTr="007B3BD3">
        <w:tc>
          <w:tcPr>
            <w:tcW w:w="899" w:type="dxa"/>
          </w:tcPr>
          <w:p w14:paraId="3D851C1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PC7</w:t>
            </w:r>
          </w:p>
        </w:tc>
        <w:tc>
          <w:tcPr>
            <w:tcW w:w="990" w:type="dxa"/>
          </w:tcPr>
          <w:p w14:paraId="3693E0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0.0486</w:t>
            </w:r>
          </w:p>
        </w:tc>
        <w:tc>
          <w:tcPr>
            <w:tcW w:w="1023" w:type="dxa"/>
          </w:tcPr>
          <w:p w14:paraId="621553F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0.6786</w:t>
            </w:r>
          </w:p>
        </w:tc>
        <w:tc>
          <w:tcPr>
            <w:tcW w:w="1869" w:type="dxa"/>
          </w:tcPr>
          <w:p w14:paraId="6742340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FUGAS.BN</w:t>
            </w:r>
          </w:p>
        </w:tc>
        <w:tc>
          <w:tcPr>
            <w:tcW w:w="990" w:type="dxa"/>
          </w:tcPr>
          <w:p w14:paraId="71D36E9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0.5380</w:t>
            </w:r>
          </w:p>
        </w:tc>
        <w:tc>
          <w:tcPr>
            <w:tcW w:w="1869" w:type="dxa"/>
          </w:tcPr>
          <w:p w14:paraId="5747C7C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77C87E4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-0.5117</w:t>
            </w:r>
          </w:p>
        </w:tc>
      </w:tr>
      <w:tr w:rsidR="0066636A" w:rsidRPr="0066636A" w14:paraId="3D194B22"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27D9E37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lastRenderedPageBreak/>
              <w:t>PC8</w:t>
            </w:r>
          </w:p>
        </w:tc>
        <w:tc>
          <w:tcPr>
            <w:tcW w:w="990" w:type="dxa"/>
          </w:tcPr>
          <w:p w14:paraId="6CF88CC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0.0402</w:t>
            </w:r>
          </w:p>
        </w:tc>
        <w:tc>
          <w:tcPr>
            <w:tcW w:w="1023" w:type="dxa"/>
          </w:tcPr>
          <w:p w14:paraId="163E40E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0.7188</w:t>
            </w:r>
          </w:p>
        </w:tc>
        <w:tc>
          <w:tcPr>
            <w:tcW w:w="1869" w:type="dxa"/>
          </w:tcPr>
          <w:p w14:paraId="6D4CD32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APOYO.MEDIAN</w:t>
            </w:r>
          </w:p>
        </w:tc>
        <w:tc>
          <w:tcPr>
            <w:tcW w:w="990" w:type="dxa"/>
          </w:tcPr>
          <w:p w14:paraId="374E6FD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0.4604</w:t>
            </w:r>
          </w:p>
        </w:tc>
        <w:tc>
          <w:tcPr>
            <w:tcW w:w="1869" w:type="dxa"/>
          </w:tcPr>
          <w:p w14:paraId="5724722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EDAD</w:t>
            </w:r>
          </w:p>
        </w:tc>
        <w:tc>
          <w:tcPr>
            <w:tcW w:w="990" w:type="dxa"/>
          </w:tcPr>
          <w:p w14:paraId="2C3D0C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-0.3984</w:t>
            </w:r>
          </w:p>
        </w:tc>
      </w:tr>
      <w:tr w:rsidR="0066636A" w:rsidRPr="0066636A" w14:paraId="659CEC32" w14:textId="77777777" w:rsidTr="007B3BD3">
        <w:tc>
          <w:tcPr>
            <w:tcW w:w="899" w:type="dxa"/>
          </w:tcPr>
          <w:p w14:paraId="0E64335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PC9</w:t>
            </w:r>
          </w:p>
        </w:tc>
        <w:tc>
          <w:tcPr>
            <w:tcW w:w="990" w:type="dxa"/>
          </w:tcPr>
          <w:p w14:paraId="351352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0.0337</w:t>
            </w:r>
          </w:p>
        </w:tc>
        <w:tc>
          <w:tcPr>
            <w:tcW w:w="1023" w:type="dxa"/>
          </w:tcPr>
          <w:p w14:paraId="4159582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0.7525</w:t>
            </w:r>
          </w:p>
        </w:tc>
        <w:tc>
          <w:tcPr>
            <w:tcW w:w="1869" w:type="dxa"/>
          </w:tcPr>
          <w:p w14:paraId="1B988F71" w14:textId="764F2B72"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w:t>
            </w:r>
            <w:ins w:id="724" w:author="Ignasi" w:date="2026-03-30T17:17:00Z">
              <w:r w:rsidR="007555D2">
                <w:rPr>
                  <w:rFonts w:ascii="Times New Roman" w:hAnsi="Times New Roman" w:cs="Times New Roman"/>
                  <w:color w:val="000000" w:themeColor="text1"/>
                  <w:sz w:val="20"/>
                  <w:szCs w:val="20"/>
                  <w:lang w:val="en-US"/>
                </w:rPr>
                <w:t>0</w:t>
              </w:r>
            </w:ins>
            <w:del w:id="725" w:author="Ignasi" w:date="2026-03-30T17:17:00Z">
              <w:r w:rsidRPr="0066636A" w:rsidDel="007555D2">
                <w:rPr>
                  <w:rFonts w:ascii="Times New Roman" w:hAnsi="Times New Roman" w:cs="Times New Roman"/>
                  <w:color w:val="000000" w:themeColor="text1"/>
                  <w:sz w:val="20"/>
                  <w:szCs w:val="20"/>
                  <w:lang w:val="en-US"/>
                </w:rPr>
                <w:delText>6</w:delText>
              </w:r>
            </w:del>
          </w:p>
        </w:tc>
        <w:tc>
          <w:tcPr>
            <w:tcW w:w="990" w:type="dxa"/>
          </w:tcPr>
          <w:p w14:paraId="46C3946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0.8586</w:t>
            </w:r>
          </w:p>
        </w:tc>
        <w:tc>
          <w:tcPr>
            <w:tcW w:w="1869" w:type="dxa"/>
          </w:tcPr>
          <w:p w14:paraId="58210FA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CONVIVEN.1</w:t>
            </w:r>
          </w:p>
        </w:tc>
        <w:tc>
          <w:tcPr>
            <w:tcW w:w="990" w:type="dxa"/>
          </w:tcPr>
          <w:p w14:paraId="07626A8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-0.3753</w:t>
            </w:r>
          </w:p>
        </w:tc>
      </w:tr>
      <w:tr w:rsidR="0066636A" w:rsidRPr="0066636A" w14:paraId="5562811A"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501E146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PC10</w:t>
            </w:r>
          </w:p>
        </w:tc>
        <w:tc>
          <w:tcPr>
            <w:tcW w:w="990" w:type="dxa"/>
          </w:tcPr>
          <w:p w14:paraId="2D009B6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0.0320</w:t>
            </w:r>
          </w:p>
        </w:tc>
        <w:tc>
          <w:tcPr>
            <w:tcW w:w="1023" w:type="dxa"/>
          </w:tcPr>
          <w:p w14:paraId="0B56101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0.7845</w:t>
            </w:r>
          </w:p>
        </w:tc>
        <w:tc>
          <w:tcPr>
            <w:tcW w:w="1869" w:type="dxa"/>
          </w:tcPr>
          <w:p w14:paraId="7FB4F8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PORNO.T</w:t>
            </w:r>
          </w:p>
        </w:tc>
        <w:tc>
          <w:tcPr>
            <w:tcW w:w="990" w:type="dxa"/>
          </w:tcPr>
          <w:p w14:paraId="5CB33F5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0.7411</w:t>
            </w:r>
          </w:p>
        </w:tc>
        <w:tc>
          <w:tcPr>
            <w:tcW w:w="1869" w:type="dxa"/>
          </w:tcPr>
          <w:p w14:paraId="639284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FUGAS.BN</w:t>
            </w:r>
          </w:p>
        </w:tc>
        <w:tc>
          <w:tcPr>
            <w:tcW w:w="990" w:type="dxa"/>
          </w:tcPr>
          <w:p w14:paraId="06F08D1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-0.3696</w:t>
            </w:r>
          </w:p>
        </w:tc>
      </w:tr>
      <w:tr w:rsidR="0066636A" w:rsidRPr="0066636A" w14:paraId="46674BE8" w14:textId="77777777" w:rsidTr="007B3BD3">
        <w:tc>
          <w:tcPr>
            <w:tcW w:w="899" w:type="dxa"/>
          </w:tcPr>
          <w:p w14:paraId="3EFFAE0B"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PC11</w:t>
            </w:r>
          </w:p>
        </w:tc>
        <w:tc>
          <w:tcPr>
            <w:tcW w:w="990" w:type="dxa"/>
          </w:tcPr>
          <w:p w14:paraId="71C4AF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0.0289</w:t>
            </w:r>
          </w:p>
        </w:tc>
        <w:tc>
          <w:tcPr>
            <w:tcW w:w="1023" w:type="dxa"/>
          </w:tcPr>
          <w:p w14:paraId="218F2F4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0.8133</w:t>
            </w:r>
          </w:p>
        </w:tc>
        <w:tc>
          <w:tcPr>
            <w:tcW w:w="1869" w:type="dxa"/>
          </w:tcPr>
          <w:p w14:paraId="0D15913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CONVIVEN.1</w:t>
            </w:r>
          </w:p>
        </w:tc>
        <w:tc>
          <w:tcPr>
            <w:tcW w:w="990" w:type="dxa"/>
          </w:tcPr>
          <w:p w14:paraId="0F71677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0.6759</w:t>
            </w:r>
          </w:p>
        </w:tc>
        <w:tc>
          <w:tcPr>
            <w:tcW w:w="1869" w:type="dxa"/>
          </w:tcPr>
          <w:p w14:paraId="0C9C053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5880206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-0.5137</w:t>
            </w:r>
          </w:p>
        </w:tc>
      </w:tr>
      <w:tr w:rsidR="0066636A" w:rsidRPr="0066636A" w14:paraId="1E19177F"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03D7EA3D"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PC12</w:t>
            </w:r>
          </w:p>
        </w:tc>
        <w:tc>
          <w:tcPr>
            <w:tcW w:w="990" w:type="dxa"/>
          </w:tcPr>
          <w:p w14:paraId="0D41C9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0.0248</w:t>
            </w:r>
          </w:p>
        </w:tc>
        <w:tc>
          <w:tcPr>
            <w:tcW w:w="1023" w:type="dxa"/>
          </w:tcPr>
          <w:p w14:paraId="2FD4701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0.8382</w:t>
            </w:r>
          </w:p>
        </w:tc>
        <w:tc>
          <w:tcPr>
            <w:tcW w:w="1869" w:type="dxa"/>
          </w:tcPr>
          <w:p w14:paraId="03DC98B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ABUSOSUBS1</w:t>
            </w:r>
          </w:p>
        </w:tc>
        <w:tc>
          <w:tcPr>
            <w:tcW w:w="990" w:type="dxa"/>
          </w:tcPr>
          <w:p w14:paraId="40DA879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0.5635</w:t>
            </w:r>
          </w:p>
        </w:tc>
        <w:tc>
          <w:tcPr>
            <w:tcW w:w="1869" w:type="dxa"/>
          </w:tcPr>
          <w:p w14:paraId="1A902B5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PORNO.T</w:t>
            </w:r>
          </w:p>
        </w:tc>
        <w:tc>
          <w:tcPr>
            <w:tcW w:w="990" w:type="dxa"/>
          </w:tcPr>
          <w:p w14:paraId="27DB2B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-0.4473</w:t>
            </w:r>
          </w:p>
        </w:tc>
      </w:tr>
      <w:tr w:rsidR="0066636A" w:rsidRPr="0066636A" w14:paraId="649CC970" w14:textId="77777777" w:rsidTr="007B3BD3">
        <w:tc>
          <w:tcPr>
            <w:tcW w:w="899" w:type="dxa"/>
          </w:tcPr>
          <w:p w14:paraId="43A7138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PC13</w:t>
            </w:r>
          </w:p>
        </w:tc>
        <w:tc>
          <w:tcPr>
            <w:tcW w:w="990" w:type="dxa"/>
          </w:tcPr>
          <w:p w14:paraId="7BA57C0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0.0227</w:t>
            </w:r>
          </w:p>
        </w:tc>
        <w:tc>
          <w:tcPr>
            <w:tcW w:w="1023" w:type="dxa"/>
          </w:tcPr>
          <w:p w14:paraId="169341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0.8609</w:t>
            </w:r>
          </w:p>
        </w:tc>
        <w:tc>
          <w:tcPr>
            <w:tcW w:w="1869" w:type="dxa"/>
          </w:tcPr>
          <w:p w14:paraId="2A497C5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PAÍS</w:t>
            </w:r>
          </w:p>
        </w:tc>
        <w:tc>
          <w:tcPr>
            <w:tcW w:w="990" w:type="dxa"/>
          </w:tcPr>
          <w:p w14:paraId="603471B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0.8077</w:t>
            </w:r>
          </w:p>
        </w:tc>
        <w:tc>
          <w:tcPr>
            <w:tcW w:w="1869" w:type="dxa"/>
          </w:tcPr>
          <w:p w14:paraId="56FC793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ETNIA.BN</w:t>
            </w:r>
          </w:p>
        </w:tc>
        <w:tc>
          <w:tcPr>
            <w:tcW w:w="990" w:type="dxa"/>
          </w:tcPr>
          <w:p w14:paraId="2EC2073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-0.3673</w:t>
            </w:r>
          </w:p>
        </w:tc>
      </w:tr>
      <w:tr w:rsidR="0066636A" w:rsidRPr="0066636A" w14:paraId="098F2A78"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6DE8A773"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PC14</w:t>
            </w:r>
          </w:p>
        </w:tc>
        <w:tc>
          <w:tcPr>
            <w:tcW w:w="990" w:type="dxa"/>
          </w:tcPr>
          <w:p w14:paraId="116CD7D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0.0213</w:t>
            </w:r>
          </w:p>
        </w:tc>
        <w:tc>
          <w:tcPr>
            <w:tcW w:w="1023" w:type="dxa"/>
          </w:tcPr>
          <w:p w14:paraId="17A157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0.8821</w:t>
            </w:r>
          </w:p>
        </w:tc>
        <w:tc>
          <w:tcPr>
            <w:tcW w:w="1869" w:type="dxa"/>
          </w:tcPr>
          <w:p w14:paraId="239588E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3AB1F76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0.6095</w:t>
            </w:r>
          </w:p>
        </w:tc>
        <w:tc>
          <w:tcPr>
            <w:tcW w:w="1869" w:type="dxa"/>
          </w:tcPr>
          <w:p w14:paraId="586E3E4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PAÍS</w:t>
            </w:r>
          </w:p>
        </w:tc>
        <w:tc>
          <w:tcPr>
            <w:tcW w:w="990" w:type="dxa"/>
          </w:tcPr>
          <w:p w14:paraId="18582BA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-0.3597</w:t>
            </w:r>
          </w:p>
        </w:tc>
      </w:tr>
      <w:tr w:rsidR="0066636A" w:rsidRPr="0066636A" w14:paraId="1332D0A6" w14:textId="77777777" w:rsidTr="007B3BD3">
        <w:tc>
          <w:tcPr>
            <w:tcW w:w="899" w:type="dxa"/>
          </w:tcPr>
          <w:p w14:paraId="545CE2AF"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PC15</w:t>
            </w:r>
          </w:p>
        </w:tc>
        <w:tc>
          <w:tcPr>
            <w:tcW w:w="990" w:type="dxa"/>
          </w:tcPr>
          <w:p w14:paraId="0A712A0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0.0200</w:t>
            </w:r>
          </w:p>
        </w:tc>
        <w:tc>
          <w:tcPr>
            <w:tcW w:w="1023" w:type="dxa"/>
          </w:tcPr>
          <w:p w14:paraId="3266B30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0.9021</w:t>
            </w:r>
          </w:p>
        </w:tc>
        <w:tc>
          <w:tcPr>
            <w:tcW w:w="1869" w:type="dxa"/>
          </w:tcPr>
          <w:p w14:paraId="28EDDA0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APOYO.VAR</w:t>
            </w:r>
          </w:p>
        </w:tc>
        <w:tc>
          <w:tcPr>
            <w:tcW w:w="990" w:type="dxa"/>
          </w:tcPr>
          <w:p w14:paraId="47D1D58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0.5633</w:t>
            </w:r>
          </w:p>
        </w:tc>
        <w:tc>
          <w:tcPr>
            <w:tcW w:w="1869" w:type="dxa"/>
          </w:tcPr>
          <w:p w14:paraId="57FA2CA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338F155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-0.3460</w:t>
            </w:r>
          </w:p>
        </w:tc>
      </w:tr>
      <w:tr w:rsidR="0066636A" w:rsidRPr="0066636A" w14:paraId="31859267"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F7B3790"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PC16</w:t>
            </w:r>
          </w:p>
        </w:tc>
        <w:tc>
          <w:tcPr>
            <w:tcW w:w="990" w:type="dxa"/>
          </w:tcPr>
          <w:p w14:paraId="550F5F2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0.0176</w:t>
            </w:r>
          </w:p>
        </w:tc>
        <w:tc>
          <w:tcPr>
            <w:tcW w:w="1023" w:type="dxa"/>
          </w:tcPr>
          <w:p w14:paraId="49C3800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0.9197</w:t>
            </w:r>
          </w:p>
        </w:tc>
        <w:tc>
          <w:tcPr>
            <w:tcW w:w="1869" w:type="dxa"/>
          </w:tcPr>
          <w:p w14:paraId="6C13E40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MORAL.MEAN</w:t>
            </w:r>
          </w:p>
        </w:tc>
        <w:tc>
          <w:tcPr>
            <w:tcW w:w="990" w:type="dxa"/>
          </w:tcPr>
          <w:p w14:paraId="5220166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0.5787</w:t>
            </w:r>
          </w:p>
        </w:tc>
        <w:tc>
          <w:tcPr>
            <w:tcW w:w="1869" w:type="dxa"/>
          </w:tcPr>
          <w:p w14:paraId="3407F48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303D0F6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-0.4630</w:t>
            </w:r>
          </w:p>
        </w:tc>
      </w:tr>
      <w:tr w:rsidR="0066636A" w:rsidRPr="0066636A" w14:paraId="47D29708" w14:textId="77777777" w:rsidTr="007B3BD3">
        <w:tc>
          <w:tcPr>
            <w:tcW w:w="899" w:type="dxa"/>
          </w:tcPr>
          <w:p w14:paraId="6C4E5008"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PC17</w:t>
            </w:r>
          </w:p>
        </w:tc>
        <w:tc>
          <w:tcPr>
            <w:tcW w:w="990" w:type="dxa"/>
          </w:tcPr>
          <w:p w14:paraId="1361423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0.0165</w:t>
            </w:r>
          </w:p>
        </w:tc>
        <w:tc>
          <w:tcPr>
            <w:tcW w:w="1023" w:type="dxa"/>
          </w:tcPr>
          <w:p w14:paraId="1535DC7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0.9362</w:t>
            </w:r>
          </w:p>
        </w:tc>
        <w:tc>
          <w:tcPr>
            <w:tcW w:w="1869" w:type="dxa"/>
          </w:tcPr>
          <w:p w14:paraId="4E57D30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AUTOEFIC.MEAN</w:t>
            </w:r>
          </w:p>
        </w:tc>
        <w:tc>
          <w:tcPr>
            <w:tcW w:w="990" w:type="dxa"/>
          </w:tcPr>
          <w:p w14:paraId="1A48129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0.4594</w:t>
            </w:r>
          </w:p>
        </w:tc>
        <w:tc>
          <w:tcPr>
            <w:tcW w:w="1869" w:type="dxa"/>
          </w:tcPr>
          <w:p w14:paraId="59FE945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168D5A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-0.4345</w:t>
            </w:r>
          </w:p>
        </w:tc>
      </w:tr>
      <w:tr w:rsidR="0066636A" w:rsidRPr="0066636A" w14:paraId="7779AEB1"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74F8F7C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PC18</w:t>
            </w:r>
          </w:p>
        </w:tc>
        <w:tc>
          <w:tcPr>
            <w:tcW w:w="990" w:type="dxa"/>
          </w:tcPr>
          <w:p w14:paraId="0E46806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0.0142</w:t>
            </w:r>
          </w:p>
        </w:tc>
        <w:tc>
          <w:tcPr>
            <w:tcW w:w="1023" w:type="dxa"/>
          </w:tcPr>
          <w:p w14:paraId="41B8097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0.9503</w:t>
            </w:r>
          </w:p>
        </w:tc>
        <w:tc>
          <w:tcPr>
            <w:tcW w:w="1869" w:type="dxa"/>
          </w:tcPr>
          <w:p w14:paraId="4C4F05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APOYO.VAR</w:t>
            </w:r>
          </w:p>
        </w:tc>
        <w:tc>
          <w:tcPr>
            <w:tcW w:w="990" w:type="dxa"/>
          </w:tcPr>
          <w:p w14:paraId="0E9B639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0.5400</w:t>
            </w:r>
          </w:p>
        </w:tc>
        <w:tc>
          <w:tcPr>
            <w:tcW w:w="1869" w:type="dxa"/>
          </w:tcPr>
          <w:p w14:paraId="7A48B2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52007AF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-0.4925</w:t>
            </w:r>
          </w:p>
        </w:tc>
      </w:tr>
      <w:tr w:rsidR="0066636A" w:rsidRPr="0066636A" w14:paraId="27C96B4A" w14:textId="77777777" w:rsidTr="007B3BD3">
        <w:tc>
          <w:tcPr>
            <w:tcW w:w="899" w:type="dxa"/>
          </w:tcPr>
          <w:p w14:paraId="122FA428"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PC19</w:t>
            </w:r>
          </w:p>
        </w:tc>
        <w:tc>
          <w:tcPr>
            <w:tcW w:w="990" w:type="dxa"/>
          </w:tcPr>
          <w:p w14:paraId="48B93CB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0.0135</w:t>
            </w:r>
          </w:p>
        </w:tc>
        <w:tc>
          <w:tcPr>
            <w:tcW w:w="1023" w:type="dxa"/>
          </w:tcPr>
          <w:p w14:paraId="055B1C7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0.9638</w:t>
            </w:r>
          </w:p>
        </w:tc>
        <w:tc>
          <w:tcPr>
            <w:tcW w:w="1869" w:type="dxa"/>
          </w:tcPr>
          <w:p w14:paraId="135EB40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332C507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0.7165</w:t>
            </w:r>
          </w:p>
        </w:tc>
        <w:tc>
          <w:tcPr>
            <w:tcW w:w="1869" w:type="dxa"/>
          </w:tcPr>
          <w:p w14:paraId="4618F29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461ED47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-0.2834</w:t>
            </w:r>
          </w:p>
        </w:tc>
      </w:tr>
      <w:tr w:rsidR="0066636A" w:rsidRPr="0066636A" w14:paraId="2EFFE355"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7525C71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PC20</w:t>
            </w:r>
          </w:p>
        </w:tc>
        <w:tc>
          <w:tcPr>
            <w:tcW w:w="990" w:type="dxa"/>
          </w:tcPr>
          <w:p w14:paraId="45542CC0"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0.0097</w:t>
            </w:r>
          </w:p>
        </w:tc>
        <w:tc>
          <w:tcPr>
            <w:tcW w:w="1023" w:type="dxa"/>
          </w:tcPr>
          <w:p w14:paraId="4945A8C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0.9735</w:t>
            </w:r>
          </w:p>
        </w:tc>
        <w:tc>
          <w:tcPr>
            <w:tcW w:w="1869" w:type="dxa"/>
          </w:tcPr>
          <w:p w14:paraId="1068AAC5"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ABUSOSUBS2</w:t>
            </w:r>
          </w:p>
        </w:tc>
        <w:tc>
          <w:tcPr>
            <w:tcW w:w="990" w:type="dxa"/>
          </w:tcPr>
          <w:p w14:paraId="1A6BFE3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0.7991</w:t>
            </w:r>
          </w:p>
        </w:tc>
        <w:tc>
          <w:tcPr>
            <w:tcW w:w="1869" w:type="dxa"/>
          </w:tcPr>
          <w:p w14:paraId="3C03613D"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ABUSOSUBS1</w:t>
            </w:r>
          </w:p>
        </w:tc>
        <w:tc>
          <w:tcPr>
            <w:tcW w:w="990" w:type="dxa"/>
          </w:tcPr>
          <w:p w14:paraId="68B626E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-0.5722</w:t>
            </w:r>
          </w:p>
        </w:tc>
      </w:tr>
      <w:tr w:rsidR="0066636A" w:rsidRPr="0066636A" w14:paraId="2434BF6B" w14:textId="77777777" w:rsidTr="007B3BD3">
        <w:tc>
          <w:tcPr>
            <w:tcW w:w="899" w:type="dxa"/>
          </w:tcPr>
          <w:p w14:paraId="29C1052E"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PC21</w:t>
            </w:r>
          </w:p>
        </w:tc>
        <w:tc>
          <w:tcPr>
            <w:tcW w:w="990" w:type="dxa"/>
          </w:tcPr>
          <w:p w14:paraId="6CF06C4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0.0094</w:t>
            </w:r>
          </w:p>
        </w:tc>
        <w:tc>
          <w:tcPr>
            <w:tcW w:w="1023" w:type="dxa"/>
          </w:tcPr>
          <w:p w14:paraId="5E7602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0.9829</w:t>
            </w:r>
          </w:p>
        </w:tc>
        <w:tc>
          <w:tcPr>
            <w:tcW w:w="1869" w:type="dxa"/>
          </w:tcPr>
          <w:p w14:paraId="7056892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CONVIVEN.4</w:t>
            </w:r>
          </w:p>
        </w:tc>
        <w:tc>
          <w:tcPr>
            <w:tcW w:w="990" w:type="dxa"/>
          </w:tcPr>
          <w:p w14:paraId="42D881B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0.9313</w:t>
            </w:r>
          </w:p>
        </w:tc>
        <w:tc>
          <w:tcPr>
            <w:tcW w:w="1869" w:type="dxa"/>
          </w:tcPr>
          <w:p w14:paraId="06F5670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CONVIVEN.3</w:t>
            </w:r>
          </w:p>
        </w:tc>
        <w:tc>
          <w:tcPr>
            <w:tcW w:w="990" w:type="dxa"/>
          </w:tcPr>
          <w:p w14:paraId="0F7F5D8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-0.2522</w:t>
            </w:r>
          </w:p>
        </w:tc>
      </w:tr>
      <w:tr w:rsidR="0066636A" w:rsidRPr="0066636A" w14:paraId="6BBACAE4"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6A03381"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PC22</w:t>
            </w:r>
          </w:p>
        </w:tc>
        <w:tc>
          <w:tcPr>
            <w:tcW w:w="990" w:type="dxa"/>
          </w:tcPr>
          <w:p w14:paraId="1AE4A838"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0.0079</w:t>
            </w:r>
          </w:p>
        </w:tc>
        <w:tc>
          <w:tcPr>
            <w:tcW w:w="1023" w:type="dxa"/>
          </w:tcPr>
          <w:p w14:paraId="51162357"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0.9908</w:t>
            </w:r>
          </w:p>
        </w:tc>
        <w:tc>
          <w:tcPr>
            <w:tcW w:w="1869" w:type="dxa"/>
          </w:tcPr>
          <w:p w14:paraId="5956A6E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AUTOEFIC.MEAN</w:t>
            </w:r>
          </w:p>
        </w:tc>
        <w:tc>
          <w:tcPr>
            <w:tcW w:w="990" w:type="dxa"/>
          </w:tcPr>
          <w:p w14:paraId="6C4D039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0.6398</w:t>
            </w:r>
          </w:p>
        </w:tc>
        <w:tc>
          <w:tcPr>
            <w:tcW w:w="1869" w:type="dxa"/>
          </w:tcPr>
          <w:p w14:paraId="6190A43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IMPULS.VAR</w:t>
            </w:r>
          </w:p>
        </w:tc>
        <w:tc>
          <w:tcPr>
            <w:tcW w:w="990" w:type="dxa"/>
          </w:tcPr>
          <w:p w14:paraId="04F9519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-0.2323</w:t>
            </w:r>
          </w:p>
        </w:tc>
      </w:tr>
      <w:tr w:rsidR="0066636A" w:rsidRPr="0066636A" w14:paraId="5DC2B8E2" w14:textId="77777777" w:rsidTr="007B3BD3">
        <w:tc>
          <w:tcPr>
            <w:tcW w:w="899" w:type="dxa"/>
          </w:tcPr>
          <w:p w14:paraId="780674E7"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PC23</w:t>
            </w:r>
          </w:p>
        </w:tc>
        <w:tc>
          <w:tcPr>
            <w:tcW w:w="990" w:type="dxa"/>
          </w:tcPr>
          <w:p w14:paraId="2ABFA74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0.0065</w:t>
            </w:r>
          </w:p>
        </w:tc>
        <w:tc>
          <w:tcPr>
            <w:tcW w:w="1023" w:type="dxa"/>
          </w:tcPr>
          <w:p w14:paraId="1581DF4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0.9973</w:t>
            </w:r>
          </w:p>
        </w:tc>
        <w:tc>
          <w:tcPr>
            <w:tcW w:w="1869" w:type="dxa"/>
          </w:tcPr>
          <w:p w14:paraId="3260A53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MORAL.VAR</w:t>
            </w:r>
          </w:p>
        </w:tc>
        <w:tc>
          <w:tcPr>
            <w:tcW w:w="990" w:type="dxa"/>
          </w:tcPr>
          <w:p w14:paraId="40AF7F8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0.7459</w:t>
            </w:r>
          </w:p>
        </w:tc>
        <w:tc>
          <w:tcPr>
            <w:tcW w:w="1869" w:type="dxa"/>
          </w:tcPr>
          <w:p w14:paraId="27BB651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AUTOEFIC.VAR</w:t>
            </w:r>
          </w:p>
        </w:tc>
        <w:tc>
          <w:tcPr>
            <w:tcW w:w="990" w:type="dxa"/>
          </w:tcPr>
          <w:p w14:paraId="5B22B69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-0.2182</w:t>
            </w:r>
          </w:p>
        </w:tc>
      </w:tr>
      <w:tr w:rsidR="0066636A" w:rsidRPr="0066636A" w14:paraId="4ED8B641"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123B98A3"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PC24</w:t>
            </w:r>
          </w:p>
        </w:tc>
        <w:tc>
          <w:tcPr>
            <w:tcW w:w="990" w:type="dxa"/>
          </w:tcPr>
          <w:p w14:paraId="135B5339"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0.0016</w:t>
            </w:r>
          </w:p>
        </w:tc>
        <w:tc>
          <w:tcPr>
            <w:tcW w:w="1023" w:type="dxa"/>
          </w:tcPr>
          <w:p w14:paraId="3194796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0.9989</w:t>
            </w:r>
          </w:p>
        </w:tc>
        <w:tc>
          <w:tcPr>
            <w:tcW w:w="1869" w:type="dxa"/>
          </w:tcPr>
          <w:p w14:paraId="2802AAD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APOYO.MEAN</w:t>
            </w:r>
          </w:p>
        </w:tc>
        <w:tc>
          <w:tcPr>
            <w:tcW w:w="990" w:type="dxa"/>
          </w:tcPr>
          <w:p w14:paraId="0960604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0.8379</w:t>
            </w:r>
          </w:p>
        </w:tc>
        <w:tc>
          <w:tcPr>
            <w:tcW w:w="1869" w:type="dxa"/>
          </w:tcPr>
          <w:p w14:paraId="51598444"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APOYO.MEDIAN</w:t>
            </w:r>
          </w:p>
        </w:tc>
        <w:tc>
          <w:tcPr>
            <w:tcW w:w="990" w:type="dxa"/>
          </w:tcPr>
          <w:p w14:paraId="7233F8B2"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-0.4792</w:t>
            </w:r>
          </w:p>
        </w:tc>
      </w:tr>
      <w:tr w:rsidR="0066636A" w:rsidRPr="0066636A" w14:paraId="46551684" w14:textId="77777777" w:rsidTr="007B3BD3">
        <w:tc>
          <w:tcPr>
            <w:tcW w:w="899" w:type="dxa"/>
          </w:tcPr>
          <w:p w14:paraId="6AD4C389"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PC25</w:t>
            </w:r>
          </w:p>
        </w:tc>
        <w:tc>
          <w:tcPr>
            <w:tcW w:w="990" w:type="dxa"/>
          </w:tcPr>
          <w:p w14:paraId="7F5E5C7F"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0.0011</w:t>
            </w:r>
          </w:p>
        </w:tc>
        <w:tc>
          <w:tcPr>
            <w:tcW w:w="1023" w:type="dxa"/>
          </w:tcPr>
          <w:p w14:paraId="620F6C8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04C40CC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IMPULS.MEAN</w:t>
            </w:r>
          </w:p>
        </w:tc>
        <w:tc>
          <w:tcPr>
            <w:tcW w:w="990" w:type="dxa"/>
          </w:tcPr>
          <w:p w14:paraId="702BFB6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0.8527</w:t>
            </w:r>
          </w:p>
        </w:tc>
        <w:tc>
          <w:tcPr>
            <w:tcW w:w="1869" w:type="dxa"/>
          </w:tcPr>
          <w:p w14:paraId="62594E1A"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IMPULS.MEDIAN</w:t>
            </w:r>
          </w:p>
        </w:tc>
        <w:tc>
          <w:tcPr>
            <w:tcW w:w="990" w:type="dxa"/>
          </w:tcPr>
          <w:p w14:paraId="17161CA1"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-0.5137</w:t>
            </w:r>
          </w:p>
        </w:tc>
      </w:tr>
      <w:tr w:rsidR="0066636A" w:rsidRPr="0066636A" w14:paraId="6C9157E8" w14:textId="77777777" w:rsidTr="007B3BD3">
        <w:trPr>
          <w:cnfStyle w:val="000000100000" w:firstRow="0" w:lastRow="0" w:firstColumn="0" w:lastColumn="0" w:oddVBand="0" w:evenVBand="0" w:oddHBand="1" w:evenHBand="0" w:firstRowFirstColumn="0" w:firstRowLastColumn="0" w:lastRowFirstColumn="0" w:lastRowLastColumn="0"/>
        </w:trPr>
        <w:tc>
          <w:tcPr>
            <w:tcW w:w="899" w:type="dxa"/>
          </w:tcPr>
          <w:p w14:paraId="494DB17A"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PC26</w:t>
            </w:r>
          </w:p>
        </w:tc>
        <w:tc>
          <w:tcPr>
            <w:tcW w:w="990" w:type="dxa"/>
          </w:tcPr>
          <w:p w14:paraId="449E61E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c>
          <w:tcPr>
            <w:tcW w:w="1023" w:type="dxa"/>
          </w:tcPr>
          <w:p w14:paraId="0B1E80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2C32E26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3724FB8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0.7071</w:t>
            </w:r>
          </w:p>
        </w:tc>
        <w:tc>
          <w:tcPr>
            <w:tcW w:w="1869" w:type="dxa"/>
          </w:tcPr>
          <w:p w14:paraId="20D1A5D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IMPULS.MEAN</w:t>
            </w:r>
          </w:p>
        </w:tc>
        <w:tc>
          <w:tcPr>
            <w:tcW w:w="990" w:type="dxa"/>
          </w:tcPr>
          <w:p w14:paraId="25D4B78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r>
      <w:tr w:rsidR="0066636A" w:rsidRPr="0066636A" w14:paraId="4E9126BC" w14:textId="77777777" w:rsidTr="007B3BD3">
        <w:tc>
          <w:tcPr>
            <w:tcW w:w="899" w:type="dxa"/>
          </w:tcPr>
          <w:p w14:paraId="1EE66362" w14:textId="77777777" w:rsidR="0066636A" w:rsidRPr="0066636A" w:rsidRDefault="0066636A" w:rsidP="007B3BD3">
            <w:pPr>
              <w:spacing w:line="480" w:lineRule="auto"/>
              <w:rPr>
                <w:rFonts w:ascii="Times New Roman" w:hAnsi="Times New Roman" w:cs="Times New Roman"/>
                <w:b/>
                <w:color w:val="000000" w:themeColor="text1"/>
                <w:sz w:val="20"/>
                <w:szCs w:val="20"/>
                <w:lang w:val="en-US"/>
              </w:rPr>
            </w:pPr>
            <w:r w:rsidRPr="0066636A">
              <w:rPr>
                <w:rFonts w:ascii="Times New Roman" w:hAnsi="Times New Roman" w:cs="Times New Roman"/>
                <w:b/>
                <w:color w:val="000000" w:themeColor="text1"/>
                <w:sz w:val="20"/>
                <w:szCs w:val="20"/>
                <w:lang w:val="en-US"/>
              </w:rPr>
              <w:t>PC27</w:t>
            </w:r>
          </w:p>
        </w:tc>
        <w:tc>
          <w:tcPr>
            <w:tcW w:w="990" w:type="dxa"/>
          </w:tcPr>
          <w:p w14:paraId="077F631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0.0000</w:t>
            </w:r>
          </w:p>
        </w:tc>
        <w:tc>
          <w:tcPr>
            <w:tcW w:w="1023" w:type="dxa"/>
          </w:tcPr>
          <w:p w14:paraId="3D08736B"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1.0000</w:t>
            </w:r>
          </w:p>
        </w:tc>
        <w:tc>
          <w:tcPr>
            <w:tcW w:w="1869" w:type="dxa"/>
          </w:tcPr>
          <w:p w14:paraId="0840AD76"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ORIENTSEX.BN_2</w:t>
            </w:r>
          </w:p>
        </w:tc>
        <w:tc>
          <w:tcPr>
            <w:tcW w:w="990" w:type="dxa"/>
          </w:tcPr>
          <w:p w14:paraId="344B3653"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0.7071</w:t>
            </w:r>
          </w:p>
        </w:tc>
        <w:tc>
          <w:tcPr>
            <w:tcW w:w="1869" w:type="dxa"/>
          </w:tcPr>
          <w:p w14:paraId="446FD94E"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GENERO_BIN_0</w:t>
            </w:r>
          </w:p>
        </w:tc>
        <w:tc>
          <w:tcPr>
            <w:tcW w:w="990" w:type="dxa"/>
          </w:tcPr>
          <w:p w14:paraId="11F0664C" w14:textId="77777777" w:rsidR="0066636A" w:rsidRPr="0066636A" w:rsidRDefault="0066636A" w:rsidP="007B3BD3">
            <w:pPr>
              <w:spacing w:line="480" w:lineRule="auto"/>
              <w:rPr>
                <w:rFonts w:ascii="Times New Roman" w:hAnsi="Times New Roman" w:cs="Times New Roman"/>
                <w:color w:val="000000" w:themeColor="text1"/>
                <w:sz w:val="20"/>
                <w:szCs w:val="20"/>
                <w:lang w:val="en-US"/>
              </w:rPr>
            </w:pPr>
            <w:r w:rsidRPr="0066636A">
              <w:rPr>
                <w:rFonts w:ascii="Times New Roman" w:hAnsi="Times New Roman" w:cs="Times New Roman"/>
                <w:color w:val="000000" w:themeColor="text1"/>
                <w:sz w:val="20"/>
                <w:szCs w:val="20"/>
                <w:lang w:val="en-US"/>
              </w:rPr>
              <w:t>-0.0005</w:t>
            </w:r>
            <w:commentRangeEnd w:id="719"/>
            <w:r w:rsidRPr="0066636A">
              <w:rPr>
                <w:rStyle w:val="Refdecomentario"/>
                <w:rFonts w:ascii="Times New Roman" w:hAnsi="Times New Roman" w:cs="Times New Roman"/>
                <w:sz w:val="20"/>
                <w:szCs w:val="20"/>
              </w:rPr>
              <w:commentReference w:id="719"/>
            </w:r>
          </w:p>
        </w:tc>
      </w:tr>
    </w:tbl>
    <w:p w14:paraId="624E704D" w14:textId="036A7DE0" w:rsidR="005079CA" w:rsidRDefault="005079CA" w:rsidP="0077469E">
      <w:pPr>
        <w:spacing w:before="100" w:beforeAutospacing="1" w:after="100" w:afterAutospacing="1" w:line="240" w:lineRule="auto"/>
        <w:rPr>
          <w:rFonts w:ascii="Times New Roman" w:eastAsia="Times New Roman" w:hAnsi="Times New Roman" w:cs="Times New Roman"/>
          <w:b/>
          <w:bCs/>
          <w:sz w:val="20"/>
          <w:szCs w:val="20"/>
          <w:lang w:val="en-US" w:eastAsia="es-ES"/>
        </w:rPr>
      </w:pPr>
    </w:p>
    <w:p w14:paraId="3A59003A" w14:textId="6A04A9D6" w:rsidR="005079CA" w:rsidRDefault="005079CA" w:rsidP="005079CA">
      <w:pPr>
        <w:rPr>
          <w:rFonts w:ascii="Times New Roman" w:eastAsia="Times New Roman" w:hAnsi="Times New Roman" w:cs="Times New Roman"/>
          <w:b/>
          <w:bCs/>
          <w:sz w:val="20"/>
          <w:szCs w:val="20"/>
          <w:lang w:val="en-US" w:eastAsia="es-ES"/>
        </w:rPr>
      </w:pPr>
      <w:r>
        <w:rPr>
          <w:rFonts w:ascii="Times New Roman" w:eastAsia="Times New Roman" w:hAnsi="Times New Roman" w:cs="Times New Roman"/>
          <w:b/>
          <w:bCs/>
          <w:sz w:val="20"/>
          <w:szCs w:val="20"/>
          <w:lang w:val="en-US" w:eastAsia="es-ES"/>
        </w:rPr>
        <w:br w:type="page"/>
      </w:r>
    </w:p>
    <w:p w14:paraId="55A98DDA" w14:textId="0B4E9FA0" w:rsidR="0077469E" w:rsidRPr="0077469E" w:rsidRDefault="0077469E" w:rsidP="0077469E">
      <w:pPr>
        <w:spacing w:before="100" w:beforeAutospacing="1" w:after="100" w:afterAutospacing="1" w:line="240" w:lineRule="auto"/>
        <w:rPr>
          <w:rFonts w:ascii="Times New Roman" w:eastAsia="Times New Roman" w:hAnsi="Times New Roman" w:cs="Times New Roman"/>
          <w:b/>
          <w:bCs/>
          <w:sz w:val="20"/>
          <w:szCs w:val="20"/>
          <w:lang w:val="en-US" w:eastAsia="es-ES"/>
        </w:rPr>
      </w:pPr>
      <w:r w:rsidRPr="0077469E">
        <w:rPr>
          <w:rFonts w:ascii="Times New Roman" w:eastAsia="Times New Roman" w:hAnsi="Times New Roman" w:cs="Times New Roman"/>
          <w:b/>
          <w:bCs/>
          <w:sz w:val="20"/>
          <w:szCs w:val="20"/>
          <w:lang w:val="en-US" w:eastAsia="es-ES"/>
        </w:rPr>
        <w:lastRenderedPageBreak/>
        <w:t xml:space="preserve">Table </w:t>
      </w:r>
      <w:r w:rsidR="005428B3">
        <w:rPr>
          <w:rFonts w:ascii="Times New Roman" w:eastAsia="Times New Roman" w:hAnsi="Times New Roman" w:cs="Times New Roman"/>
          <w:b/>
          <w:bCs/>
          <w:sz w:val="20"/>
          <w:szCs w:val="20"/>
          <w:lang w:val="en-US" w:eastAsia="es-ES"/>
        </w:rPr>
        <w:t>4</w:t>
      </w:r>
      <w:r w:rsidRPr="0077469E">
        <w:rPr>
          <w:rFonts w:ascii="Times New Roman" w:eastAsia="Times New Roman" w:hAnsi="Times New Roman" w:cs="Times New Roman"/>
          <w:b/>
          <w:bCs/>
          <w:sz w:val="20"/>
          <w:szCs w:val="20"/>
          <w:lang w:val="en-US" w:eastAsia="es-ES"/>
        </w:rPr>
        <w:t xml:space="preserve">. </w:t>
      </w:r>
    </w:p>
    <w:p w14:paraId="4CD6D401" w14:textId="5AD91939" w:rsidR="0077469E" w:rsidRPr="0077469E" w:rsidRDefault="0077469E" w:rsidP="0077469E">
      <w:pPr>
        <w:spacing w:before="100" w:beforeAutospacing="1" w:after="100" w:afterAutospacing="1" w:line="240" w:lineRule="auto"/>
        <w:rPr>
          <w:rFonts w:ascii="Times New Roman" w:eastAsia="Times New Roman" w:hAnsi="Times New Roman" w:cs="Times New Roman"/>
          <w:i/>
          <w:iCs/>
          <w:sz w:val="20"/>
          <w:szCs w:val="20"/>
          <w:lang w:val="en-US" w:eastAsia="es-ES"/>
        </w:rPr>
      </w:pPr>
      <w:r w:rsidRPr="0077469E">
        <w:rPr>
          <w:rFonts w:ascii="Times New Roman" w:eastAsia="Times New Roman" w:hAnsi="Times New Roman" w:cs="Times New Roman"/>
          <w:i/>
          <w:iCs/>
          <w:sz w:val="20"/>
          <w:szCs w:val="20"/>
          <w:lang w:val="en-US" w:eastAsia="es-ES"/>
        </w:rPr>
        <w:t>Unified over-fitting control and regularisation across classifiers</w:t>
      </w:r>
    </w:p>
    <w:tbl>
      <w:tblPr>
        <w:tblStyle w:val="Tablanormal2"/>
        <w:tblW w:w="8742" w:type="dxa"/>
        <w:tblLook w:val="04A0" w:firstRow="1" w:lastRow="0" w:firstColumn="1" w:lastColumn="0" w:noHBand="0" w:noVBand="1"/>
      </w:tblPr>
      <w:tblGrid>
        <w:gridCol w:w="1700"/>
        <w:gridCol w:w="2411"/>
        <w:gridCol w:w="761"/>
        <w:gridCol w:w="3870"/>
      </w:tblGrid>
      <w:tr w:rsidR="0077469E" w:rsidRPr="0077469E" w14:paraId="34060B2C" w14:textId="77777777" w:rsidTr="00561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04B6415B" w14:textId="77777777" w:rsidR="0077469E" w:rsidRDefault="0077469E" w:rsidP="0077469E">
            <w:pPr>
              <w:jc w:val="center"/>
              <w:rPr>
                <w:rFonts w:ascii="Times New Roman" w:eastAsia="Times New Roman" w:hAnsi="Times New Roman" w:cs="Times New Roman"/>
                <w:b w:val="0"/>
                <w:bCs w:val="0"/>
                <w:sz w:val="20"/>
                <w:szCs w:val="20"/>
                <w:lang w:val="es-ES" w:eastAsia="es-ES"/>
              </w:rPr>
            </w:pPr>
            <w:r w:rsidRPr="0077469E">
              <w:rPr>
                <w:rFonts w:ascii="Times New Roman" w:eastAsia="Times New Roman" w:hAnsi="Times New Roman" w:cs="Times New Roman"/>
                <w:sz w:val="20"/>
                <w:szCs w:val="20"/>
                <w:lang w:val="es-ES" w:eastAsia="es-ES"/>
              </w:rPr>
              <w:t xml:space="preserve">Phase </w:t>
            </w:r>
          </w:p>
          <w:p w14:paraId="688FFF2E" w14:textId="58D88013" w:rsidR="00561CA1" w:rsidRPr="0077469E" w:rsidRDefault="00561CA1" w:rsidP="0077469E">
            <w:pPr>
              <w:jc w:val="center"/>
              <w:rPr>
                <w:rFonts w:ascii="Times New Roman" w:eastAsia="Times New Roman" w:hAnsi="Times New Roman" w:cs="Times New Roman"/>
                <w:sz w:val="20"/>
                <w:szCs w:val="20"/>
                <w:lang w:val="es-ES" w:eastAsia="es-ES"/>
              </w:rPr>
            </w:pPr>
          </w:p>
        </w:tc>
        <w:tc>
          <w:tcPr>
            <w:tcW w:w="2411" w:type="dxa"/>
            <w:hideMark/>
          </w:tcPr>
          <w:p w14:paraId="773D7939" w14:textId="77777777" w:rsidR="0077469E" w:rsidRP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Purpose</w:t>
            </w:r>
          </w:p>
        </w:tc>
        <w:tc>
          <w:tcPr>
            <w:tcW w:w="761" w:type="dxa"/>
            <w:hideMark/>
          </w:tcPr>
          <w:p w14:paraId="0C608708" w14:textId="18593F19" w:rsidR="0077469E" w:rsidRP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Pr>
                <w:rFonts w:ascii="Times New Roman" w:eastAsia="Times New Roman" w:hAnsi="Times New Roman" w:cs="Times New Roman"/>
                <w:sz w:val="20"/>
                <w:szCs w:val="20"/>
                <w:lang w:val="es-ES" w:eastAsia="es-ES"/>
              </w:rPr>
              <w:t>Model</w:t>
            </w:r>
          </w:p>
        </w:tc>
        <w:tc>
          <w:tcPr>
            <w:tcW w:w="0" w:type="auto"/>
            <w:hideMark/>
          </w:tcPr>
          <w:p w14:paraId="77FA092A" w14:textId="77777777" w:rsidR="0077469E" w:rsidRDefault="0077469E"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lang w:val="es-ES" w:eastAsia="es-ES"/>
              </w:rPr>
            </w:pPr>
            <w:r w:rsidRPr="0077469E">
              <w:rPr>
                <w:rFonts w:ascii="Times New Roman" w:eastAsia="Times New Roman" w:hAnsi="Times New Roman" w:cs="Times New Roman"/>
                <w:sz w:val="20"/>
                <w:szCs w:val="20"/>
                <w:lang w:val="es-ES" w:eastAsia="es-ES"/>
              </w:rPr>
              <w:t>Mechanism</w:t>
            </w:r>
          </w:p>
          <w:p w14:paraId="6E28F32E" w14:textId="33DE734C" w:rsidR="005428B3" w:rsidRPr="0077469E" w:rsidRDefault="005428B3" w:rsidP="007746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p>
        </w:tc>
      </w:tr>
      <w:tr w:rsidR="0077469E" w:rsidRPr="0077469E" w14:paraId="490FED43"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6E75A58" w14:textId="7BB9F470"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Stratified split</w:t>
            </w:r>
          </w:p>
        </w:tc>
        <w:tc>
          <w:tcPr>
            <w:tcW w:w="2411" w:type="dxa"/>
            <w:hideMark/>
          </w:tcPr>
          <w:p w14:paraId="5481C71F" w14:textId="27E370CA"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Preserve class balance; </w:t>
            </w:r>
          </w:p>
        </w:tc>
        <w:tc>
          <w:tcPr>
            <w:tcW w:w="761" w:type="dxa"/>
            <w:hideMark/>
          </w:tcPr>
          <w:p w14:paraId="11C0D259" w14:textId="77777777"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Both</w:t>
            </w:r>
          </w:p>
        </w:tc>
        <w:tc>
          <w:tcPr>
            <w:tcW w:w="0" w:type="auto"/>
            <w:hideMark/>
          </w:tcPr>
          <w:p w14:paraId="7B067CE3" w14:textId="2C0F88EB"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Train/test</w:t>
            </w:r>
            <w:r w:rsidR="00561CA1">
              <w:rPr>
                <w:rFonts w:ascii="Times New Roman" w:eastAsia="Times New Roman" w:hAnsi="Times New Roman" w:cs="Times New Roman"/>
                <w:sz w:val="20"/>
                <w:szCs w:val="20"/>
                <w:lang w:val="en-US" w:eastAsia="es-ES"/>
              </w:rPr>
              <w:t xml:space="preserve"> and val</w:t>
            </w:r>
            <w:r w:rsidRPr="0077469E">
              <w:rPr>
                <w:rFonts w:ascii="Times New Roman" w:eastAsia="Times New Roman" w:hAnsi="Times New Roman" w:cs="Times New Roman"/>
                <w:sz w:val="20"/>
                <w:szCs w:val="20"/>
                <w:lang w:val="en-US" w:eastAsia="es-ES"/>
              </w:rPr>
              <w:t xml:space="preserve"> split stratified</w:t>
            </w:r>
          </w:p>
          <w:p w14:paraId="6B045E3C"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2D524AE5" w14:textId="58C790AF"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84D8D87"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030DF46B" w14:textId="5EF5FB7A"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Depth (1–20)</w:t>
            </w:r>
          </w:p>
        </w:tc>
        <w:tc>
          <w:tcPr>
            <w:tcW w:w="2411" w:type="dxa"/>
            <w:hideMark/>
          </w:tcPr>
          <w:p w14:paraId="49664E83" w14:textId="1DBD52BC"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Diagnose variance </w:t>
            </w:r>
          </w:p>
        </w:tc>
        <w:tc>
          <w:tcPr>
            <w:tcW w:w="761" w:type="dxa"/>
            <w:hideMark/>
          </w:tcPr>
          <w:p w14:paraId="74DEE6C8" w14:textId="32D65F4D"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7F5A671D" w14:textId="7A9798BA"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Structural regularisation by maximum depth</w:t>
            </w:r>
          </w:p>
          <w:p w14:paraId="1419ADC9"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26488CC8" w14:textId="78D0DA7A"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2FAC5BF"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23B48B6" w14:textId="70EA0B92"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CCP</w:t>
            </w:r>
          </w:p>
        </w:tc>
        <w:tc>
          <w:tcPr>
            <w:tcW w:w="2411" w:type="dxa"/>
            <w:hideMark/>
          </w:tcPr>
          <w:p w14:paraId="176151B3" w14:textId="17108C7B"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Generate candidate trees; </w:t>
            </w:r>
          </w:p>
        </w:tc>
        <w:tc>
          <w:tcPr>
            <w:tcW w:w="761" w:type="dxa"/>
            <w:hideMark/>
          </w:tcPr>
          <w:p w14:paraId="0B8802DE" w14:textId="6512CFCF"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36F0A22D" w14:textId="24CB15FA" w:rsid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Prune</w:t>
            </w:r>
            <w:r w:rsidR="0077469E" w:rsidRPr="0077469E">
              <w:rPr>
                <w:rFonts w:ascii="Times New Roman" w:eastAsia="Times New Roman" w:hAnsi="Times New Roman" w:cs="Times New Roman"/>
                <w:sz w:val="20"/>
                <w:szCs w:val="20"/>
                <w:lang w:val="en-US" w:eastAsia="es-ES"/>
              </w:rPr>
              <w:t xml:space="preserve"> with cost–complexity sequence</w:t>
            </w:r>
          </w:p>
          <w:p w14:paraId="27DDF4BA"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7BE2B305" w14:textId="3C6CD9E9"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528B1DF6"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2980FED7" w14:textId="25728869"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α-grid search</w:t>
            </w:r>
          </w:p>
        </w:tc>
        <w:tc>
          <w:tcPr>
            <w:tcW w:w="2411" w:type="dxa"/>
            <w:hideMark/>
          </w:tcPr>
          <w:p w14:paraId="54BD3866" w14:textId="35E7F9DD"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Optimise recall </w:t>
            </w:r>
          </w:p>
        </w:tc>
        <w:tc>
          <w:tcPr>
            <w:tcW w:w="761" w:type="dxa"/>
            <w:hideMark/>
          </w:tcPr>
          <w:p w14:paraId="7A298707" w14:textId="1DBB12F1"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tree</w:t>
            </w:r>
          </w:p>
        </w:tc>
        <w:tc>
          <w:tcPr>
            <w:tcW w:w="0" w:type="auto"/>
            <w:hideMark/>
          </w:tcPr>
          <w:p w14:paraId="1370D65F" w14:textId="09025E16"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Select </w:t>
            </w:r>
            <w:r w:rsidRPr="0077469E">
              <w:rPr>
                <w:rFonts w:ascii="Times New Roman" w:eastAsia="Times New Roman" w:hAnsi="Times New Roman" w:cs="Times New Roman"/>
                <w:sz w:val="20"/>
                <w:szCs w:val="20"/>
                <w:lang w:val="es-ES" w:eastAsia="es-ES"/>
              </w:rPr>
              <w:t>α</w:t>
            </w:r>
            <w:r w:rsidRPr="0077469E">
              <w:rPr>
                <w:rFonts w:ascii="Cambria Math" w:eastAsia="Times New Roman" w:hAnsi="Cambria Math" w:cs="Cambria Math"/>
                <w:sz w:val="20"/>
                <w:szCs w:val="20"/>
                <w:lang w:val="en-US" w:eastAsia="es-ES"/>
              </w:rPr>
              <w:t>⋆</w:t>
            </w:r>
            <w:r w:rsidRPr="0077469E">
              <w:rPr>
                <w:rFonts w:ascii="Times New Roman" w:eastAsia="Times New Roman" w:hAnsi="Times New Roman" w:cs="Times New Roman"/>
                <w:sz w:val="20"/>
                <w:szCs w:val="20"/>
                <w:lang w:val="en-US" w:eastAsia="es-ES"/>
              </w:rPr>
              <w:t>=0.01495</w:t>
            </w:r>
          </w:p>
          <w:p w14:paraId="3AE035A7"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262E1FEA" w14:textId="296143C0"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BAF5ABC"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3E094AEC" w14:textId="6ADCC823"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Class weighting </w:t>
            </w:r>
          </w:p>
        </w:tc>
        <w:tc>
          <w:tcPr>
            <w:tcW w:w="2411" w:type="dxa"/>
            <w:hideMark/>
          </w:tcPr>
          <w:p w14:paraId="058C1070" w14:textId="32F6C773"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Emphasise minority class </w:t>
            </w:r>
          </w:p>
        </w:tc>
        <w:tc>
          <w:tcPr>
            <w:tcW w:w="761" w:type="dxa"/>
            <w:hideMark/>
          </w:tcPr>
          <w:p w14:paraId="695F3DDA" w14:textId="2CD259C1"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6F04D7BA" w14:textId="46772255"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Loss re-weighting</w:t>
            </w:r>
          </w:p>
          <w:p w14:paraId="636CE879"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05D4B1A3" w14:textId="4A3BB112"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35905E8A"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2138B1B2" w14:textId="27D4F2C2"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Dropout layers </w:t>
            </w:r>
          </w:p>
        </w:tc>
        <w:tc>
          <w:tcPr>
            <w:tcW w:w="2411" w:type="dxa"/>
            <w:hideMark/>
          </w:tcPr>
          <w:p w14:paraId="1705B383" w14:textId="0A25E07D" w:rsidR="0077469E"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Pr>
                <w:rFonts w:ascii="Times New Roman" w:eastAsia="Times New Roman" w:hAnsi="Times New Roman" w:cs="Times New Roman"/>
                <w:sz w:val="20"/>
                <w:szCs w:val="20"/>
                <w:lang w:val="es-ES" w:eastAsia="es-ES"/>
              </w:rPr>
              <w:t>Neuron</w:t>
            </w:r>
            <w:r w:rsidR="0077469E" w:rsidRPr="0077469E">
              <w:rPr>
                <w:rFonts w:ascii="Times New Roman" w:eastAsia="Times New Roman" w:hAnsi="Times New Roman" w:cs="Times New Roman"/>
                <w:sz w:val="20"/>
                <w:szCs w:val="20"/>
                <w:lang w:val="es-ES" w:eastAsia="es-ES"/>
              </w:rPr>
              <w:t xml:space="preserve"> co-adaptation</w:t>
            </w:r>
          </w:p>
        </w:tc>
        <w:tc>
          <w:tcPr>
            <w:tcW w:w="761" w:type="dxa"/>
            <w:hideMark/>
          </w:tcPr>
          <w:p w14:paraId="50C464C2" w14:textId="1CCA0F6A"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0B6B4ABA" w14:textId="6DFA57D4"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Apply dropout p=0.10</w:t>
            </w:r>
          </w:p>
          <w:p w14:paraId="231BE55F"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195A3AD9" w14:textId="3143A705"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4555BEC5"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7E87A773" w14:textId="2E1E883B" w:rsidR="0077469E" w:rsidRPr="0077469E" w:rsidRDefault="0077469E" w:rsidP="0077469E">
            <w:pPr>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Early stopping </w:t>
            </w:r>
          </w:p>
        </w:tc>
        <w:tc>
          <w:tcPr>
            <w:tcW w:w="2411" w:type="dxa"/>
            <w:hideMark/>
          </w:tcPr>
          <w:p w14:paraId="352FE662" w14:textId="645CFDEC"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Halt training </w:t>
            </w:r>
          </w:p>
        </w:tc>
        <w:tc>
          <w:tcPr>
            <w:tcW w:w="761" w:type="dxa"/>
            <w:hideMark/>
          </w:tcPr>
          <w:p w14:paraId="09A5FDF8" w14:textId="0EBE283B"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3F34F748" w14:textId="3808477E"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Stop </w:t>
            </w:r>
            <w:r w:rsidRPr="0077469E">
              <w:rPr>
                <w:rFonts w:ascii="Times New Roman" w:eastAsia="Times New Roman" w:hAnsi="Times New Roman" w:cs="Times New Roman"/>
                <w:b/>
                <w:bCs/>
                <w:sz w:val="20"/>
                <w:szCs w:val="20"/>
                <w:lang w:val="en-US" w:eastAsia="es-ES"/>
              </w:rPr>
              <w:t>5</w:t>
            </w:r>
            <w:r w:rsidRPr="0077469E">
              <w:rPr>
                <w:rFonts w:ascii="Times New Roman" w:eastAsia="Times New Roman" w:hAnsi="Times New Roman" w:cs="Times New Roman"/>
                <w:sz w:val="20"/>
                <w:szCs w:val="20"/>
                <w:lang w:val="en-US" w:eastAsia="es-ES"/>
              </w:rPr>
              <w:t xml:space="preserve"> epochs without recall improvement</w:t>
            </w:r>
          </w:p>
          <w:p w14:paraId="7B025253"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400CC7B2" w14:textId="7E668CD0"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067A4ED3"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058473DF" w14:textId="1C587C8E" w:rsidR="0077469E" w:rsidRPr="0077469E" w:rsidRDefault="00561CA1" w:rsidP="0077469E">
            <w:pPr>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Gap</w:t>
            </w:r>
            <w:r w:rsidR="0077469E" w:rsidRPr="0077469E">
              <w:rPr>
                <w:rFonts w:ascii="Times New Roman" w:eastAsia="Times New Roman" w:hAnsi="Times New Roman" w:cs="Times New Roman"/>
                <w:sz w:val="20"/>
                <w:szCs w:val="20"/>
                <w:lang w:val="en-US" w:eastAsia="es-ES"/>
              </w:rPr>
              <w:t xml:space="preserve"> detector</w:t>
            </w:r>
          </w:p>
        </w:tc>
        <w:tc>
          <w:tcPr>
            <w:tcW w:w="2411" w:type="dxa"/>
            <w:hideMark/>
          </w:tcPr>
          <w:p w14:paraId="455DDF7E" w14:textId="1964709C" w:rsidR="0077469E"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Pr>
                <w:rFonts w:ascii="Times New Roman" w:eastAsia="Times New Roman" w:hAnsi="Times New Roman" w:cs="Times New Roman"/>
                <w:sz w:val="20"/>
                <w:szCs w:val="20"/>
                <w:lang w:val="en-US" w:eastAsia="es-ES"/>
              </w:rPr>
              <w:t>Against</w:t>
            </w:r>
            <w:r w:rsidR="0077469E" w:rsidRPr="0077469E">
              <w:rPr>
                <w:rFonts w:ascii="Times New Roman" w:eastAsia="Times New Roman" w:hAnsi="Times New Roman" w:cs="Times New Roman"/>
                <w:sz w:val="20"/>
                <w:szCs w:val="20"/>
                <w:lang w:val="en-US" w:eastAsia="es-ES"/>
              </w:rPr>
              <w:t xml:space="preserve"> over-fitting spikes</w:t>
            </w:r>
          </w:p>
        </w:tc>
        <w:tc>
          <w:tcPr>
            <w:tcW w:w="761" w:type="dxa"/>
            <w:hideMark/>
          </w:tcPr>
          <w:p w14:paraId="3D53C86E" w14:textId="301A274B"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6253EB69" w14:textId="231D2FA5"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Stop if train–validation recall gap &gt;0.10</w:t>
            </w:r>
          </w:p>
          <w:p w14:paraId="31B9879D" w14:textId="77777777" w:rsidR="00561CA1"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523CEDC4" w14:textId="7017F661"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1626C037" w14:textId="77777777" w:rsidTr="00561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1D2EA73B" w14:textId="487B04DE"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 xml:space="preserve">Grid search </w:t>
            </w:r>
          </w:p>
        </w:tc>
        <w:tc>
          <w:tcPr>
            <w:tcW w:w="2411" w:type="dxa"/>
            <w:hideMark/>
          </w:tcPr>
          <w:p w14:paraId="21D24D37" w14:textId="32769DCE"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 xml:space="preserve">Find simplest architecture </w:t>
            </w:r>
          </w:p>
        </w:tc>
        <w:tc>
          <w:tcPr>
            <w:tcW w:w="761" w:type="dxa"/>
            <w:hideMark/>
          </w:tcPr>
          <w:p w14:paraId="1BE8F519" w14:textId="76622323" w:rsidR="0077469E" w:rsidRP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NN</w:t>
            </w:r>
          </w:p>
        </w:tc>
        <w:tc>
          <w:tcPr>
            <w:tcW w:w="0" w:type="auto"/>
            <w:hideMark/>
          </w:tcPr>
          <w:p w14:paraId="7FFA0EA8" w14:textId="22A1F67B" w:rsidR="0077469E" w:rsidRDefault="0077469E"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Explore widths/regularisation</w:t>
            </w:r>
          </w:p>
          <w:p w14:paraId="15861564" w14:textId="77777777" w:rsidR="00561CA1"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p w14:paraId="530F89D0" w14:textId="46DF4F82" w:rsidR="00561CA1" w:rsidRPr="0077469E" w:rsidRDefault="00561CA1" w:rsidP="007746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eastAsia="es-ES"/>
              </w:rPr>
            </w:pPr>
          </w:p>
        </w:tc>
      </w:tr>
      <w:tr w:rsidR="0077469E" w:rsidRPr="0077469E" w14:paraId="0E93E587" w14:textId="77777777" w:rsidTr="00561CA1">
        <w:tc>
          <w:tcPr>
            <w:cnfStyle w:val="001000000000" w:firstRow="0" w:lastRow="0" w:firstColumn="1" w:lastColumn="0" w:oddVBand="0" w:evenVBand="0" w:oddHBand="0" w:evenHBand="0" w:firstRowFirstColumn="0" w:firstRowLastColumn="0" w:lastRowFirstColumn="0" w:lastRowLastColumn="0"/>
            <w:tcW w:w="1700" w:type="dxa"/>
            <w:hideMark/>
          </w:tcPr>
          <w:p w14:paraId="3290473F" w14:textId="77777777" w:rsidR="0077469E" w:rsidRPr="0077469E" w:rsidRDefault="0077469E" w:rsidP="0077469E">
            <w:pPr>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Artefact export</w:t>
            </w:r>
          </w:p>
        </w:tc>
        <w:tc>
          <w:tcPr>
            <w:tcW w:w="2411" w:type="dxa"/>
            <w:hideMark/>
          </w:tcPr>
          <w:p w14:paraId="6409FD13" w14:textId="77777777"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Ensure reproducibility</w:t>
            </w:r>
          </w:p>
        </w:tc>
        <w:tc>
          <w:tcPr>
            <w:tcW w:w="761" w:type="dxa"/>
            <w:hideMark/>
          </w:tcPr>
          <w:p w14:paraId="6E3E9CCA" w14:textId="77777777" w:rsidR="0077469E" w:rsidRP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eastAsia="es-ES"/>
              </w:rPr>
            </w:pPr>
            <w:r w:rsidRPr="0077469E">
              <w:rPr>
                <w:rFonts w:ascii="Times New Roman" w:eastAsia="Times New Roman" w:hAnsi="Times New Roman" w:cs="Times New Roman"/>
                <w:sz w:val="20"/>
                <w:szCs w:val="20"/>
                <w:lang w:val="es-ES" w:eastAsia="es-ES"/>
              </w:rPr>
              <w:t>Both</w:t>
            </w:r>
          </w:p>
        </w:tc>
        <w:tc>
          <w:tcPr>
            <w:tcW w:w="0" w:type="auto"/>
            <w:hideMark/>
          </w:tcPr>
          <w:p w14:paraId="2B2993CD" w14:textId="4E3E994D" w:rsidR="0077469E" w:rsidRDefault="0077469E"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77469E">
              <w:rPr>
                <w:rFonts w:ascii="Times New Roman" w:eastAsia="Times New Roman" w:hAnsi="Times New Roman" w:cs="Times New Roman"/>
                <w:sz w:val="20"/>
                <w:szCs w:val="20"/>
                <w:lang w:val="en-US" w:eastAsia="es-ES"/>
              </w:rPr>
              <w:t>Persist final model objects</w:t>
            </w:r>
          </w:p>
          <w:p w14:paraId="528C015A" w14:textId="77777777" w:rsidR="005428B3" w:rsidRDefault="005428B3"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p w14:paraId="7311D7E2" w14:textId="62A69185" w:rsidR="00561CA1" w:rsidRPr="0077469E" w:rsidRDefault="00561CA1" w:rsidP="007746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p>
        </w:tc>
      </w:tr>
    </w:tbl>
    <w:p w14:paraId="0D701678" w14:textId="7C5E2563" w:rsidR="0077469E" w:rsidRDefault="0077469E">
      <w:pPr>
        <w:rPr>
          <w:rFonts w:ascii="Times New Roman" w:hAnsi="Times New Roman" w:cs="Times New Roman"/>
          <w:sz w:val="20"/>
          <w:szCs w:val="20"/>
          <w:lang w:val="en-US"/>
        </w:rPr>
      </w:pPr>
    </w:p>
    <w:p w14:paraId="594401F4" w14:textId="6A4D2DC1" w:rsidR="005428B3" w:rsidRPr="00EB0ABF" w:rsidRDefault="005428B3" w:rsidP="005428B3">
      <w:pPr>
        <w:spacing w:after="0" w:line="480" w:lineRule="auto"/>
        <w:rPr>
          <w:rFonts w:ascii="Times New Roman" w:hAnsi="Times New Roman" w:cs="Times New Roman"/>
          <w:b/>
          <w:bCs/>
          <w:color w:val="000000" w:themeColor="text1"/>
          <w:sz w:val="20"/>
          <w:szCs w:val="20"/>
          <w:lang w:val="en-US"/>
        </w:rPr>
      </w:pP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5</w:t>
      </w:r>
      <w:r w:rsidRPr="00EB0ABF">
        <w:rPr>
          <w:rFonts w:ascii="Times New Roman" w:hAnsi="Times New Roman" w:cs="Times New Roman"/>
          <w:b/>
          <w:bCs/>
          <w:color w:val="000000" w:themeColor="text1"/>
          <w:sz w:val="20"/>
          <w:szCs w:val="20"/>
          <w:lang w:val="en-US"/>
        </w:rPr>
        <w:t xml:space="preserve">. </w:t>
      </w:r>
    </w:p>
    <w:p w14:paraId="210BC203" w14:textId="4D86DFA4" w:rsidR="005428B3" w:rsidRPr="00EB0ABF" w:rsidRDefault="005428B3" w:rsidP="005428B3">
      <w:pPr>
        <w:spacing w:after="0" w:line="480" w:lineRule="auto"/>
        <w:rPr>
          <w:rFonts w:ascii="Times New Roman" w:hAnsi="Times New Roman" w:cs="Times New Roman"/>
          <w:i/>
          <w:iCs/>
          <w:color w:val="000000" w:themeColor="text1"/>
          <w:sz w:val="20"/>
          <w:szCs w:val="20"/>
          <w:lang w:val="en-US"/>
        </w:rPr>
      </w:pPr>
      <w:r w:rsidRPr="00EB0ABF">
        <w:rPr>
          <w:rFonts w:ascii="Times New Roman" w:hAnsi="Times New Roman" w:cs="Times New Roman"/>
          <w:i/>
          <w:iCs/>
          <w:color w:val="000000" w:themeColor="text1"/>
          <w:sz w:val="20"/>
          <w:szCs w:val="20"/>
          <w:lang w:val="en-US"/>
        </w:rPr>
        <w:t>Interpretation of evaluation metrics</w:t>
      </w:r>
      <w:r w:rsidR="00471FF2">
        <w:rPr>
          <w:rFonts w:ascii="Times New Roman" w:hAnsi="Times New Roman" w:cs="Times New Roman"/>
          <w:i/>
          <w:iCs/>
          <w:color w:val="000000" w:themeColor="text1"/>
          <w:sz w:val="20"/>
          <w:szCs w:val="20"/>
          <w:lang w:val="en-US"/>
        </w:rPr>
        <w:t xml:space="preserve"> where T = true, F = false, P = positive, N = negative.</w:t>
      </w:r>
    </w:p>
    <w:tbl>
      <w:tblPr>
        <w:tblStyle w:val="a8"/>
        <w:tblW w:w="11462" w:type="dxa"/>
        <w:tblInd w:w="0" w:type="dxa"/>
        <w:tblBorders>
          <w:insideH w:val="single" w:sz="4" w:space="0" w:color="auto"/>
        </w:tblBorders>
        <w:tblLayout w:type="fixed"/>
        <w:tblLook w:val="0400" w:firstRow="0" w:lastRow="0" w:firstColumn="0" w:lastColumn="0" w:noHBand="0" w:noVBand="1"/>
      </w:tblPr>
      <w:tblGrid>
        <w:gridCol w:w="1134"/>
        <w:gridCol w:w="2268"/>
        <w:gridCol w:w="2552"/>
        <w:gridCol w:w="5508"/>
      </w:tblGrid>
      <w:tr w:rsidR="00471FF2" w:rsidRPr="00EB0ABF" w14:paraId="29373D2E" w14:textId="77777777" w:rsidTr="005079CA">
        <w:tc>
          <w:tcPr>
            <w:tcW w:w="1134" w:type="dxa"/>
          </w:tcPr>
          <w:p w14:paraId="5B1EB4CB"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Metric</w:t>
            </w:r>
          </w:p>
        </w:tc>
        <w:tc>
          <w:tcPr>
            <w:tcW w:w="2268" w:type="dxa"/>
          </w:tcPr>
          <w:p w14:paraId="46167327" w14:textId="530E70D5" w:rsidR="00471FF2" w:rsidRPr="00EB0ABF" w:rsidRDefault="00471FF2" w:rsidP="007B3BD3">
            <w:pPr>
              <w:rPr>
                <w:rFonts w:ascii="Times New Roman" w:hAnsi="Times New Roman" w:cs="Times New Roman"/>
                <w:b/>
                <w:color w:val="000000" w:themeColor="text1"/>
                <w:sz w:val="20"/>
                <w:szCs w:val="20"/>
                <w:lang w:val="en-US"/>
              </w:rPr>
            </w:pPr>
            <w:r>
              <w:rPr>
                <w:rFonts w:ascii="Times New Roman" w:hAnsi="Times New Roman" w:cs="Times New Roman"/>
                <w:b/>
                <w:color w:val="000000" w:themeColor="text1"/>
                <w:sz w:val="20"/>
                <w:szCs w:val="20"/>
                <w:lang w:val="en-US"/>
              </w:rPr>
              <w:t>Formula</w:t>
            </w:r>
          </w:p>
        </w:tc>
        <w:tc>
          <w:tcPr>
            <w:tcW w:w="2552" w:type="dxa"/>
          </w:tcPr>
          <w:p w14:paraId="440AC96E" w14:textId="612AE816"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Description</w:t>
            </w:r>
          </w:p>
        </w:tc>
        <w:tc>
          <w:tcPr>
            <w:tcW w:w="5508" w:type="dxa"/>
          </w:tcPr>
          <w:p w14:paraId="6CDE5A33"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Utility in this study</w:t>
            </w:r>
          </w:p>
        </w:tc>
      </w:tr>
      <w:tr w:rsidR="00471FF2" w:rsidRPr="00EB0ABF" w14:paraId="79A119F1" w14:textId="77777777" w:rsidTr="005079CA">
        <w:tc>
          <w:tcPr>
            <w:tcW w:w="1134" w:type="dxa"/>
          </w:tcPr>
          <w:p w14:paraId="4732E1DB" w14:textId="12C2F5C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Accuracy</w:t>
            </w:r>
            <w:r>
              <w:rPr>
                <w:rFonts w:ascii="Times New Roman" w:hAnsi="Times New Roman" w:cs="Times New Roman"/>
                <w:b/>
                <w:color w:val="000000" w:themeColor="text1"/>
                <w:sz w:val="20"/>
                <w:szCs w:val="20"/>
                <w:lang w:val="en-US"/>
              </w:rPr>
              <w:t xml:space="preserve"> </w:t>
            </w:r>
          </w:p>
        </w:tc>
        <w:tc>
          <w:tcPr>
            <w:tcW w:w="2268" w:type="dxa"/>
          </w:tcPr>
          <w:p w14:paraId="5767A68E"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TP+TN</m:t>
                    </m:r>
                  </m:num>
                  <m:den>
                    <m:r>
                      <w:rPr>
                        <w:rFonts w:ascii="Cambria Math" w:eastAsia="Cambria Math" w:hAnsi="Cambria Math" w:cs="Times New Roman"/>
                        <w:sz w:val="20"/>
                        <w:szCs w:val="20"/>
                        <w:lang w:val="en-US"/>
                      </w:rPr>
                      <m:t>TP+TN+FP+FN</m:t>
                    </m:r>
                  </m:den>
                </m:f>
              </m:oMath>
            </m:oMathPara>
          </w:p>
          <w:p w14:paraId="1CF9685A" w14:textId="12C2D4BA"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060F67BA" w14:textId="664C6CDE"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Overall fraction of correct predictions</w:t>
            </w:r>
          </w:p>
        </w:tc>
        <w:tc>
          <w:tcPr>
            <w:tcW w:w="5508" w:type="dxa"/>
          </w:tcPr>
          <w:p w14:paraId="3605F4B7"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Can be misleading under class imbalance; </w:t>
            </w:r>
          </w:p>
          <w:p w14:paraId="180B03E5" w14:textId="18C41929" w:rsidR="00471FF2" w:rsidRPr="00EB0ABF" w:rsidRDefault="00471FF2" w:rsidP="007B3BD3">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U</w:t>
            </w:r>
            <w:r w:rsidRPr="00EB0ABF">
              <w:rPr>
                <w:rFonts w:ascii="Times New Roman" w:hAnsi="Times New Roman" w:cs="Times New Roman"/>
                <w:color w:val="000000" w:themeColor="text1"/>
                <w:sz w:val="20"/>
                <w:szCs w:val="20"/>
                <w:lang w:val="en-US"/>
              </w:rPr>
              <w:t>sed only as a rough check.</w:t>
            </w:r>
          </w:p>
        </w:tc>
      </w:tr>
      <w:tr w:rsidR="00471FF2" w:rsidRPr="00EB0ABF" w14:paraId="67B0C2B4" w14:textId="77777777" w:rsidTr="005079CA">
        <w:tc>
          <w:tcPr>
            <w:tcW w:w="1134" w:type="dxa"/>
          </w:tcPr>
          <w:p w14:paraId="346D23C5"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Precision</w:t>
            </w:r>
          </w:p>
        </w:tc>
        <w:tc>
          <w:tcPr>
            <w:tcW w:w="2268" w:type="dxa"/>
          </w:tcPr>
          <w:p w14:paraId="0B1BD2DC"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m:t>
                    </m:r>
                  </m:num>
                  <m:den>
                    <m:r>
                      <w:rPr>
                        <w:rFonts w:ascii="Cambria Math" w:eastAsia="Cambria Math" w:hAnsi="Cambria Math" w:cs="Times New Roman"/>
                        <w:sz w:val="20"/>
                        <w:szCs w:val="20"/>
                        <w:lang w:val="en-US"/>
                      </w:rPr>
                      <m:t>TP+FP</m:t>
                    </m:r>
                  </m:den>
                </m:f>
              </m:oMath>
            </m:oMathPara>
          </w:p>
          <w:p w14:paraId="529067CA" w14:textId="6A52F206"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5A0201B9" w14:textId="2725072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positive calls that are truly positive</w:t>
            </w:r>
          </w:p>
        </w:tc>
        <w:tc>
          <w:tcPr>
            <w:tcW w:w="5508" w:type="dxa"/>
          </w:tcPr>
          <w:p w14:paraId="4C9098C0"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Reflects investigation workload: lower precision → </w:t>
            </w:r>
          </w:p>
          <w:p w14:paraId="1A090926" w14:textId="1D89DA83"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more false alarms frontline teams must review.</w:t>
            </w:r>
          </w:p>
        </w:tc>
      </w:tr>
      <w:tr w:rsidR="00471FF2" w:rsidRPr="00EB0ABF" w14:paraId="79E4A4C5" w14:textId="77777777" w:rsidTr="005079CA">
        <w:tc>
          <w:tcPr>
            <w:tcW w:w="1134" w:type="dxa"/>
          </w:tcPr>
          <w:p w14:paraId="032A73AC"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Recall</w:t>
            </w:r>
          </w:p>
        </w:tc>
        <w:tc>
          <w:tcPr>
            <w:tcW w:w="2268" w:type="dxa"/>
          </w:tcPr>
          <w:p w14:paraId="31B52A36"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TP</m:t>
                    </m:r>
                  </m:num>
                  <m:den>
                    <m:r>
                      <w:rPr>
                        <w:rFonts w:ascii="Cambria Math" w:eastAsia="Cambria Math" w:hAnsi="Cambria Math" w:cs="Times New Roman"/>
                        <w:sz w:val="20"/>
                        <w:szCs w:val="20"/>
                        <w:lang w:val="en-US"/>
                      </w:rPr>
                      <m:t>TP+FN</m:t>
                    </m:r>
                  </m:den>
                </m:f>
              </m:oMath>
            </m:oMathPara>
          </w:p>
          <w:p w14:paraId="2BAB1D04" w14:textId="4574ED01"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0EA43FC4" w14:textId="08EA9D8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true positives that are detected</w:t>
            </w:r>
          </w:p>
        </w:tc>
        <w:tc>
          <w:tcPr>
            <w:tcW w:w="5508" w:type="dxa"/>
          </w:tcPr>
          <w:p w14:paraId="51D4C5DD" w14:textId="77777777" w:rsidR="00471FF2" w:rsidRDefault="00471FF2" w:rsidP="007B3BD3">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M</w:t>
            </w:r>
            <w:r w:rsidRPr="00EB0ABF">
              <w:rPr>
                <w:rFonts w:ascii="Times New Roman" w:hAnsi="Times New Roman" w:cs="Times New Roman"/>
                <w:color w:val="000000" w:themeColor="text1"/>
                <w:sz w:val="20"/>
                <w:szCs w:val="20"/>
                <w:lang w:val="en-US"/>
              </w:rPr>
              <w:t xml:space="preserve">issing a victim or perpetrator </w:t>
            </w:r>
          </w:p>
          <w:p w14:paraId="4E2EF11C" w14:textId="4C3CC16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imposes high social cost.</w:t>
            </w:r>
          </w:p>
        </w:tc>
      </w:tr>
      <w:tr w:rsidR="00471FF2" w:rsidRPr="00EB0ABF" w14:paraId="064FEDF9" w14:textId="77777777" w:rsidTr="005079CA">
        <w:tc>
          <w:tcPr>
            <w:tcW w:w="1134" w:type="dxa"/>
          </w:tcPr>
          <w:p w14:paraId="53922575"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F1</w:t>
            </w:r>
          </w:p>
        </w:tc>
        <w:tc>
          <w:tcPr>
            <w:tcW w:w="2268" w:type="dxa"/>
          </w:tcPr>
          <w:p w14:paraId="2ADC9FE2" w14:textId="77777777" w:rsidR="00471FF2" w:rsidRPr="00471FF2" w:rsidRDefault="00471FF2" w:rsidP="007B3BD3">
            <w:pPr>
              <w:rPr>
                <w:rFonts w:ascii="Times New Roman" w:hAnsi="Times New Roman" w:cs="Times New Roman"/>
                <w:sz w:val="20"/>
                <w:szCs w:val="20"/>
                <w:lang w:val="en-US"/>
              </w:rPr>
            </w:pPr>
            <m:oMathPara>
              <m:oMath>
                <m:r>
                  <w:rPr>
                    <w:rFonts w:ascii="Cambria Math" w:eastAsia="Cambria Math" w:hAnsi="Cambria Math" w:cs="Times New Roman"/>
                    <w:sz w:val="20"/>
                    <w:szCs w:val="20"/>
                    <w:lang w:val="en-US"/>
                  </w:rPr>
                  <m:t>2⋅</m:t>
                </m:r>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Precision⋅Recall</m:t>
                    </m:r>
                  </m:num>
                  <m:den>
                    <m:r>
                      <w:rPr>
                        <w:rFonts w:ascii="Cambria Math" w:eastAsia="Cambria Math" w:hAnsi="Cambria Math" w:cs="Times New Roman"/>
                        <w:sz w:val="20"/>
                        <w:szCs w:val="20"/>
                        <w:lang w:val="en-US"/>
                      </w:rPr>
                      <m:t>Precision+Recall</m:t>
                    </m:r>
                  </m:den>
                </m:f>
              </m:oMath>
            </m:oMathPara>
          </w:p>
          <w:p w14:paraId="2AA24B07" w14:textId="0E213435" w:rsidR="00471FF2" w:rsidRPr="00471FF2" w:rsidRDefault="00471FF2" w:rsidP="007B3BD3">
            <w:pPr>
              <w:rPr>
                <w:rFonts w:ascii="Times New Roman" w:hAnsi="Times New Roman" w:cs="Times New Roman"/>
                <w:sz w:val="20"/>
                <w:szCs w:val="20"/>
                <w:lang w:val="en-US"/>
              </w:rPr>
            </w:pPr>
          </w:p>
        </w:tc>
        <w:tc>
          <w:tcPr>
            <w:tcW w:w="2552" w:type="dxa"/>
          </w:tcPr>
          <w:p w14:paraId="28B3D824" w14:textId="5E84E06B"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Harmonic mean of precision and recall</w:t>
            </w:r>
          </w:p>
        </w:tc>
        <w:tc>
          <w:tcPr>
            <w:tcW w:w="5508" w:type="dxa"/>
          </w:tcPr>
          <w:p w14:paraId="214D5D2F"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Convenient single number for model ranking</w:t>
            </w:r>
          </w:p>
          <w:p w14:paraId="1677A05E" w14:textId="14E229F7"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when recall and precision both matters.</w:t>
            </w:r>
          </w:p>
        </w:tc>
      </w:tr>
      <w:tr w:rsidR="00471FF2" w:rsidRPr="00EB0ABF" w14:paraId="730235B9" w14:textId="77777777" w:rsidTr="005079CA">
        <w:tc>
          <w:tcPr>
            <w:tcW w:w="1134" w:type="dxa"/>
          </w:tcPr>
          <w:p w14:paraId="4369294C"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lastRenderedPageBreak/>
              <w:t>Specificity</w:t>
            </w:r>
          </w:p>
        </w:tc>
        <w:tc>
          <w:tcPr>
            <w:tcW w:w="2268" w:type="dxa"/>
          </w:tcPr>
          <w:p w14:paraId="5C980A2C"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TN</m:t>
                    </m:r>
                  </m:num>
                  <m:den>
                    <m:r>
                      <w:rPr>
                        <w:rFonts w:ascii="Cambria Math" w:eastAsia="Cambria Math" w:hAnsi="Cambria Math" w:cs="Times New Roman"/>
                        <w:sz w:val="20"/>
                        <w:szCs w:val="20"/>
                        <w:lang w:val="en-US"/>
                      </w:rPr>
                      <m:t>TN+FP</m:t>
                    </m:r>
                  </m:den>
                </m:f>
              </m:oMath>
            </m:oMathPara>
          </w:p>
          <w:p w14:paraId="3ECD35A3" w14:textId="2324FA03"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34621929" w14:textId="2F25236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true negatives correctly dismissed</w:t>
            </w:r>
          </w:p>
        </w:tc>
        <w:tc>
          <w:tcPr>
            <w:tcW w:w="5508" w:type="dxa"/>
          </w:tcPr>
          <w:p w14:paraId="3AA894BA"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Indicates how many low‑risk youths are correctly </w:t>
            </w:r>
          </w:p>
          <w:p w14:paraId="326BF77D" w14:textId="06D1D36C"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left unflagged, balancing recall.</w:t>
            </w:r>
          </w:p>
        </w:tc>
      </w:tr>
      <w:tr w:rsidR="00471FF2" w:rsidRPr="00EB0ABF" w14:paraId="7117C278" w14:textId="77777777" w:rsidTr="005079CA">
        <w:tc>
          <w:tcPr>
            <w:tcW w:w="1134" w:type="dxa"/>
          </w:tcPr>
          <w:p w14:paraId="36D3E6B4"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NPV</w:t>
            </w:r>
          </w:p>
        </w:tc>
        <w:tc>
          <w:tcPr>
            <w:tcW w:w="2268" w:type="dxa"/>
          </w:tcPr>
          <w:p w14:paraId="3F7BF807"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TN</m:t>
                    </m:r>
                  </m:num>
                  <m:den>
                    <m:r>
                      <w:rPr>
                        <w:rFonts w:ascii="Cambria Math" w:eastAsia="Cambria Math" w:hAnsi="Cambria Math" w:cs="Times New Roman"/>
                        <w:sz w:val="20"/>
                        <w:szCs w:val="20"/>
                        <w:lang w:val="en-US"/>
                      </w:rPr>
                      <m:t>TN+FN</m:t>
                    </m:r>
                  </m:den>
                </m:f>
              </m:oMath>
            </m:oMathPara>
          </w:p>
          <w:p w14:paraId="5921613E" w14:textId="4FCB25F5" w:rsidR="00471FF2" w:rsidRPr="00EB0ABF" w:rsidRDefault="00471FF2" w:rsidP="007B3BD3">
            <w:pPr>
              <w:rPr>
                <w:rFonts w:ascii="Times New Roman" w:hAnsi="Times New Roman" w:cs="Times New Roman"/>
                <w:color w:val="000000" w:themeColor="text1"/>
                <w:sz w:val="20"/>
                <w:szCs w:val="20"/>
                <w:lang w:val="en-US"/>
              </w:rPr>
            </w:pPr>
          </w:p>
        </w:tc>
        <w:tc>
          <w:tcPr>
            <w:tcW w:w="2552" w:type="dxa"/>
          </w:tcPr>
          <w:p w14:paraId="7A4661D3" w14:textId="618F7FA9"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Share of negative calls that are truly negative</w:t>
            </w:r>
          </w:p>
        </w:tc>
        <w:tc>
          <w:tcPr>
            <w:tcW w:w="5508" w:type="dxa"/>
          </w:tcPr>
          <w:p w14:paraId="52F4659D"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Confidence that a “safe” label</w:t>
            </w:r>
          </w:p>
          <w:p w14:paraId="7923E511" w14:textId="7D1C4F55"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indeed, corresponds to low risk.</w:t>
            </w:r>
          </w:p>
        </w:tc>
      </w:tr>
      <w:tr w:rsidR="00471FF2" w:rsidRPr="00EB0ABF" w14:paraId="2AD3E113" w14:textId="77777777" w:rsidTr="005079CA">
        <w:tc>
          <w:tcPr>
            <w:tcW w:w="1134" w:type="dxa"/>
          </w:tcPr>
          <w:p w14:paraId="378C7B31" w14:textId="77777777" w:rsidR="00471FF2" w:rsidRPr="00EB0ABF" w:rsidRDefault="00471FF2" w:rsidP="007B3BD3">
            <w:pPr>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Balanced Accuracy</w:t>
            </w:r>
          </w:p>
        </w:tc>
        <w:tc>
          <w:tcPr>
            <w:tcW w:w="2268" w:type="dxa"/>
          </w:tcPr>
          <w:p w14:paraId="512495C0" w14:textId="77777777" w:rsidR="00471FF2" w:rsidRPr="00471FF2" w:rsidRDefault="002E4354" w:rsidP="007B3BD3">
            <w:pPr>
              <w:rPr>
                <w:rFonts w:ascii="Times New Roman" w:hAnsi="Times New Roman" w:cs="Times New Roman"/>
                <w:sz w:val="20"/>
                <w:szCs w:val="20"/>
                <w:lang w:val="en-US"/>
              </w:rPr>
            </w:pPr>
            <m:oMathPara>
              <m:oMath>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Recall+Specificity</m:t>
                    </m:r>
                  </m:num>
                  <m:den>
                    <m:r>
                      <w:rPr>
                        <w:rFonts w:ascii="Cambria Math" w:eastAsia="Cambria Math" w:hAnsi="Cambria Math" w:cs="Times New Roman"/>
                        <w:sz w:val="20"/>
                        <w:szCs w:val="20"/>
                        <w:lang w:val="en-US"/>
                      </w:rPr>
                      <m:t>2</m:t>
                    </m:r>
                  </m:den>
                </m:f>
              </m:oMath>
            </m:oMathPara>
          </w:p>
          <w:p w14:paraId="3A6CBD2A" w14:textId="6EA87F32" w:rsidR="00471FF2" w:rsidRPr="00471FF2" w:rsidRDefault="00471FF2" w:rsidP="007B3BD3">
            <w:pPr>
              <w:rPr>
                <w:rFonts w:ascii="Times New Roman" w:hAnsi="Times New Roman" w:cs="Times New Roman"/>
                <w:color w:val="000000" w:themeColor="text1"/>
                <w:sz w:val="20"/>
                <w:szCs w:val="20"/>
                <w:lang w:val="en-US"/>
              </w:rPr>
            </w:pPr>
          </w:p>
        </w:tc>
        <w:tc>
          <w:tcPr>
            <w:tcW w:w="2552" w:type="dxa"/>
          </w:tcPr>
          <w:p w14:paraId="235EDB8C" w14:textId="709C621C"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Mean of recall and specificity</w:t>
            </w:r>
          </w:p>
        </w:tc>
        <w:tc>
          <w:tcPr>
            <w:tcW w:w="5508" w:type="dxa"/>
          </w:tcPr>
          <w:p w14:paraId="35C7D0AE" w14:textId="77777777" w:rsidR="00471FF2"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Adjusts for imbalance; gauges discrimination </w:t>
            </w:r>
          </w:p>
          <w:p w14:paraId="09194E0C" w14:textId="56B340BF" w:rsidR="00471FF2" w:rsidRPr="00EB0ABF" w:rsidRDefault="00471FF2" w:rsidP="007B3BD3">
            <w:pPr>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while keeping recall central.</w:t>
            </w:r>
          </w:p>
        </w:tc>
      </w:tr>
    </w:tbl>
    <w:p w14:paraId="5EF2B2C9" w14:textId="421AE24A" w:rsidR="00471FF2" w:rsidRPr="00EE7F95" w:rsidRDefault="00471FF2" w:rsidP="00471FF2">
      <w:pPr>
        <w:spacing w:after="0" w:line="480" w:lineRule="auto"/>
        <w:jc w:val="center"/>
        <w:rPr>
          <w:rFonts w:ascii="Times New Roman" w:eastAsia="Cambria Math" w:hAnsi="Times New Roman" w:cs="Times New Roman"/>
          <w:color w:val="FF0000"/>
          <w:sz w:val="20"/>
          <w:szCs w:val="20"/>
          <w:lang w:val="en-US"/>
        </w:rPr>
      </w:pPr>
    </w:p>
    <w:p w14:paraId="03D50F5F" w14:textId="2AFD29E6" w:rsidR="005428B3" w:rsidRPr="00EA123E" w:rsidRDefault="005428B3" w:rsidP="005428B3">
      <w:pPr>
        <w:spacing w:after="0"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6.</w:t>
      </w:r>
      <w:r w:rsidRPr="00EA123E">
        <w:rPr>
          <w:rFonts w:ascii="Times New Roman" w:hAnsi="Times New Roman" w:cs="Times New Roman"/>
          <w:color w:val="000000" w:themeColor="text1"/>
          <w:sz w:val="20"/>
          <w:szCs w:val="20"/>
          <w:lang w:val="en-US"/>
        </w:rPr>
        <w:t xml:space="preserve"> </w:t>
      </w:r>
    </w:p>
    <w:p w14:paraId="1FBB55CD" w14:textId="77777777" w:rsidR="005428B3" w:rsidRPr="00EA123E" w:rsidRDefault="005428B3" w:rsidP="005428B3">
      <w:pPr>
        <w:spacing w:after="0"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i/>
          <w:iCs/>
          <w:color w:val="000000" w:themeColor="text1"/>
          <w:sz w:val="20"/>
          <w:szCs w:val="20"/>
          <w:lang w:val="en-US"/>
        </w:rPr>
        <w:t>Confusion matrix for the victim-detection tree</w:t>
      </w:r>
    </w:p>
    <w:tbl>
      <w:tblPr>
        <w:tblStyle w:val="a9"/>
        <w:tblW w:w="8635" w:type="dxa"/>
        <w:tblInd w:w="0" w:type="dxa"/>
        <w:tblBorders>
          <w:insideH w:val="single" w:sz="4" w:space="0" w:color="auto"/>
        </w:tblBorders>
        <w:tblLayout w:type="fixed"/>
        <w:tblLook w:val="0400" w:firstRow="0" w:lastRow="0" w:firstColumn="0" w:lastColumn="0" w:noHBand="0" w:noVBand="1"/>
      </w:tblPr>
      <w:tblGrid>
        <w:gridCol w:w="2879"/>
        <w:gridCol w:w="2878"/>
        <w:gridCol w:w="2878"/>
      </w:tblGrid>
      <w:tr w:rsidR="005428B3" w:rsidRPr="00EA123E" w14:paraId="74B2B92C" w14:textId="77777777" w:rsidTr="007B3BD3">
        <w:tc>
          <w:tcPr>
            <w:tcW w:w="2879" w:type="dxa"/>
          </w:tcPr>
          <w:p w14:paraId="70D76C57"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p>
        </w:tc>
        <w:tc>
          <w:tcPr>
            <w:tcW w:w="2878" w:type="dxa"/>
          </w:tcPr>
          <w:p w14:paraId="136441C4"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Pred. Non-Victim</w:t>
            </w:r>
          </w:p>
        </w:tc>
        <w:tc>
          <w:tcPr>
            <w:tcW w:w="2878" w:type="dxa"/>
          </w:tcPr>
          <w:p w14:paraId="083BAEEF"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Pred. Victim</w:t>
            </w:r>
          </w:p>
        </w:tc>
      </w:tr>
      <w:tr w:rsidR="005428B3" w:rsidRPr="00EA123E" w14:paraId="022D2E12" w14:textId="77777777" w:rsidTr="007B3BD3">
        <w:tc>
          <w:tcPr>
            <w:tcW w:w="2879" w:type="dxa"/>
          </w:tcPr>
          <w:p w14:paraId="0776CF97"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Actual Non-Victim</w:t>
            </w:r>
          </w:p>
        </w:tc>
        <w:tc>
          <w:tcPr>
            <w:tcW w:w="2878" w:type="dxa"/>
          </w:tcPr>
          <w:p w14:paraId="7406780B"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TN = 95</w:t>
            </w:r>
          </w:p>
        </w:tc>
        <w:tc>
          <w:tcPr>
            <w:tcW w:w="2878" w:type="dxa"/>
          </w:tcPr>
          <w:p w14:paraId="373833EF"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FP = 287</w:t>
            </w:r>
          </w:p>
        </w:tc>
      </w:tr>
      <w:tr w:rsidR="005428B3" w:rsidRPr="00EA123E" w14:paraId="55BF5712" w14:textId="77777777" w:rsidTr="007B3BD3">
        <w:tc>
          <w:tcPr>
            <w:tcW w:w="2879" w:type="dxa"/>
          </w:tcPr>
          <w:p w14:paraId="1A4D1EA4" w14:textId="77777777" w:rsidR="005428B3" w:rsidRPr="00EA123E" w:rsidRDefault="005428B3" w:rsidP="007B3BD3">
            <w:pPr>
              <w:spacing w:line="480" w:lineRule="auto"/>
              <w:rPr>
                <w:rFonts w:ascii="Times New Roman" w:hAnsi="Times New Roman" w:cs="Times New Roman"/>
                <w:b/>
                <w:color w:val="000000" w:themeColor="text1"/>
                <w:sz w:val="20"/>
                <w:szCs w:val="20"/>
                <w:lang w:val="en-US"/>
              </w:rPr>
            </w:pPr>
            <w:r w:rsidRPr="00EA123E">
              <w:rPr>
                <w:rFonts w:ascii="Times New Roman" w:hAnsi="Times New Roman" w:cs="Times New Roman"/>
                <w:b/>
                <w:color w:val="000000" w:themeColor="text1"/>
                <w:sz w:val="20"/>
                <w:szCs w:val="20"/>
                <w:lang w:val="en-US"/>
              </w:rPr>
              <w:t>Actual Victim</w:t>
            </w:r>
          </w:p>
        </w:tc>
        <w:tc>
          <w:tcPr>
            <w:tcW w:w="2878" w:type="dxa"/>
          </w:tcPr>
          <w:p w14:paraId="1B9D329A"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FN = 33</w:t>
            </w:r>
          </w:p>
        </w:tc>
        <w:tc>
          <w:tcPr>
            <w:tcW w:w="2878" w:type="dxa"/>
          </w:tcPr>
          <w:p w14:paraId="78AB1130" w14:textId="77777777" w:rsidR="005428B3" w:rsidRPr="00EA123E" w:rsidRDefault="005428B3" w:rsidP="007B3BD3">
            <w:pPr>
              <w:spacing w:line="480" w:lineRule="auto"/>
              <w:rPr>
                <w:rFonts w:ascii="Times New Roman" w:hAnsi="Times New Roman" w:cs="Times New Roman"/>
                <w:color w:val="000000" w:themeColor="text1"/>
                <w:sz w:val="20"/>
                <w:szCs w:val="20"/>
                <w:lang w:val="en-US"/>
              </w:rPr>
            </w:pPr>
            <w:r w:rsidRPr="00EA123E">
              <w:rPr>
                <w:rFonts w:ascii="Times New Roman" w:hAnsi="Times New Roman" w:cs="Times New Roman"/>
                <w:color w:val="000000" w:themeColor="text1"/>
                <w:sz w:val="20"/>
                <w:szCs w:val="20"/>
                <w:lang w:val="en-US"/>
              </w:rPr>
              <w:t>TP = 339</w:t>
            </w:r>
          </w:p>
        </w:tc>
      </w:tr>
    </w:tbl>
    <w:p w14:paraId="408EE86D" w14:textId="77777777" w:rsidR="005428B3" w:rsidRPr="00EB0ABF" w:rsidRDefault="005428B3" w:rsidP="005428B3">
      <w:pPr>
        <w:spacing w:after="0" w:line="480" w:lineRule="auto"/>
        <w:rPr>
          <w:rFonts w:ascii="Times New Roman" w:hAnsi="Times New Roman" w:cs="Times New Roman"/>
          <w:b/>
          <w:bCs/>
          <w:color w:val="000000" w:themeColor="text1"/>
          <w:sz w:val="20"/>
          <w:szCs w:val="20"/>
          <w:lang w:val="en-US"/>
        </w:rPr>
      </w:pP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7</w:t>
      </w:r>
      <w:r w:rsidRPr="00EB0ABF">
        <w:rPr>
          <w:rFonts w:ascii="Times New Roman" w:hAnsi="Times New Roman" w:cs="Times New Roman"/>
          <w:b/>
          <w:bCs/>
          <w:color w:val="000000" w:themeColor="text1"/>
          <w:sz w:val="20"/>
          <w:szCs w:val="20"/>
          <w:lang w:val="en-US"/>
        </w:rPr>
        <w:t xml:space="preserve">. </w:t>
      </w:r>
    </w:p>
    <w:p w14:paraId="4577641B" w14:textId="77777777" w:rsidR="005428B3" w:rsidRPr="00EB0ABF" w:rsidRDefault="005428B3" w:rsidP="005428B3">
      <w:pPr>
        <w:spacing w:after="0" w:line="480" w:lineRule="auto"/>
        <w:rPr>
          <w:rFonts w:ascii="Times New Roman" w:hAnsi="Times New Roman" w:cs="Times New Roman"/>
          <w:i/>
          <w:iCs/>
          <w:color w:val="000000" w:themeColor="text1"/>
          <w:sz w:val="20"/>
          <w:szCs w:val="20"/>
          <w:lang w:val="en-US"/>
        </w:rPr>
      </w:pPr>
      <w:r w:rsidRPr="00EB0ABF">
        <w:rPr>
          <w:rFonts w:ascii="Times New Roman" w:hAnsi="Times New Roman" w:cs="Times New Roman"/>
          <w:i/>
          <w:iCs/>
          <w:color w:val="000000" w:themeColor="text1"/>
          <w:sz w:val="20"/>
          <w:szCs w:val="20"/>
          <w:lang w:val="en-US"/>
        </w:rPr>
        <w:t>Confusion matrix for the perpetrator-detection network</w:t>
      </w:r>
    </w:p>
    <w:tbl>
      <w:tblPr>
        <w:tblStyle w:val="aa"/>
        <w:tblW w:w="8635" w:type="dxa"/>
        <w:tblInd w:w="0" w:type="dxa"/>
        <w:tblBorders>
          <w:insideH w:val="single" w:sz="4" w:space="0" w:color="auto"/>
        </w:tblBorders>
        <w:tblLayout w:type="fixed"/>
        <w:tblLook w:val="0400" w:firstRow="0" w:lastRow="0" w:firstColumn="0" w:lastColumn="0" w:noHBand="0" w:noVBand="1"/>
      </w:tblPr>
      <w:tblGrid>
        <w:gridCol w:w="2879"/>
        <w:gridCol w:w="2878"/>
        <w:gridCol w:w="2878"/>
      </w:tblGrid>
      <w:tr w:rsidR="005428B3" w:rsidRPr="00EB0ABF" w14:paraId="5FD1D3EF" w14:textId="77777777" w:rsidTr="007B3BD3">
        <w:trPr>
          <w:trHeight w:val="223"/>
        </w:trPr>
        <w:tc>
          <w:tcPr>
            <w:tcW w:w="2879" w:type="dxa"/>
          </w:tcPr>
          <w:p w14:paraId="104836BB"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p>
        </w:tc>
        <w:tc>
          <w:tcPr>
            <w:tcW w:w="2878" w:type="dxa"/>
          </w:tcPr>
          <w:p w14:paraId="3D684C05"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Pred. Non-Perp.</w:t>
            </w:r>
          </w:p>
        </w:tc>
        <w:tc>
          <w:tcPr>
            <w:tcW w:w="2878" w:type="dxa"/>
          </w:tcPr>
          <w:p w14:paraId="65393C79"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Pred. Perp.</w:t>
            </w:r>
          </w:p>
        </w:tc>
      </w:tr>
      <w:tr w:rsidR="005428B3" w:rsidRPr="00EB0ABF" w14:paraId="7343CA05" w14:textId="77777777" w:rsidTr="007B3BD3">
        <w:tc>
          <w:tcPr>
            <w:tcW w:w="2879" w:type="dxa"/>
          </w:tcPr>
          <w:p w14:paraId="0FBC59D5"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Actual Non-Perp.</w:t>
            </w:r>
          </w:p>
        </w:tc>
        <w:tc>
          <w:tcPr>
            <w:tcW w:w="2878" w:type="dxa"/>
          </w:tcPr>
          <w:p w14:paraId="47CF0A55"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TN = 245</w:t>
            </w:r>
          </w:p>
        </w:tc>
        <w:tc>
          <w:tcPr>
            <w:tcW w:w="2878" w:type="dxa"/>
          </w:tcPr>
          <w:p w14:paraId="6CCC436E"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FP = 476</w:t>
            </w:r>
          </w:p>
        </w:tc>
      </w:tr>
      <w:tr w:rsidR="005428B3" w:rsidRPr="00EB0ABF" w14:paraId="37D5B110" w14:textId="77777777" w:rsidTr="007B3BD3">
        <w:tc>
          <w:tcPr>
            <w:tcW w:w="2879" w:type="dxa"/>
          </w:tcPr>
          <w:p w14:paraId="0AAA13C9" w14:textId="77777777" w:rsidR="005428B3" w:rsidRPr="00EB0ABF" w:rsidRDefault="005428B3" w:rsidP="007B3BD3">
            <w:pPr>
              <w:spacing w:line="480" w:lineRule="auto"/>
              <w:rPr>
                <w:rFonts w:ascii="Times New Roman" w:hAnsi="Times New Roman" w:cs="Times New Roman"/>
                <w:b/>
                <w:color w:val="000000" w:themeColor="text1"/>
                <w:sz w:val="20"/>
                <w:szCs w:val="20"/>
                <w:lang w:val="en-US"/>
              </w:rPr>
            </w:pPr>
            <w:r w:rsidRPr="00EB0ABF">
              <w:rPr>
                <w:rFonts w:ascii="Times New Roman" w:hAnsi="Times New Roman" w:cs="Times New Roman"/>
                <w:b/>
                <w:color w:val="000000" w:themeColor="text1"/>
                <w:sz w:val="20"/>
                <w:szCs w:val="20"/>
                <w:lang w:val="en-US"/>
              </w:rPr>
              <w:t>Actual Perp.</w:t>
            </w:r>
          </w:p>
        </w:tc>
        <w:tc>
          <w:tcPr>
            <w:tcW w:w="2878" w:type="dxa"/>
          </w:tcPr>
          <w:p w14:paraId="39C5C423"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FN = 22</w:t>
            </w:r>
          </w:p>
        </w:tc>
        <w:tc>
          <w:tcPr>
            <w:tcW w:w="2878" w:type="dxa"/>
          </w:tcPr>
          <w:p w14:paraId="73023C71" w14:textId="77777777" w:rsidR="005428B3" w:rsidRPr="00EB0ABF" w:rsidRDefault="005428B3" w:rsidP="007B3BD3">
            <w:pPr>
              <w:spacing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TP = 199</w:t>
            </w:r>
          </w:p>
        </w:tc>
      </w:tr>
    </w:tbl>
    <w:p w14:paraId="5CFD2EA6" w14:textId="77777777" w:rsidR="005428B3" w:rsidRPr="00231AC6" w:rsidRDefault="005428B3" w:rsidP="005428B3">
      <w:pPr>
        <w:spacing w:after="0" w:line="480" w:lineRule="auto"/>
        <w:rPr>
          <w:rFonts w:ascii="Times New Roman" w:hAnsi="Times New Roman" w:cs="Times New Roman"/>
          <w:b/>
          <w:bCs/>
          <w:color w:val="000000" w:themeColor="text1"/>
          <w:sz w:val="20"/>
          <w:szCs w:val="20"/>
          <w:lang w:val="en-US"/>
        </w:rPr>
      </w:pPr>
      <w:r w:rsidRPr="00231AC6">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8</w:t>
      </w:r>
      <w:r w:rsidRPr="00231AC6">
        <w:rPr>
          <w:rFonts w:ascii="Times New Roman" w:hAnsi="Times New Roman" w:cs="Times New Roman"/>
          <w:b/>
          <w:bCs/>
          <w:color w:val="000000" w:themeColor="text1"/>
          <w:sz w:val="20"/>
          <w:szCs w:val="20"/>
          <w:lang w:val="en-US"/>
        </w:rPr>
        <w:t xml:space="preserve">. </w:t>
      </w:r>
    </w:p>
    <w:p w14:paraId="77F37A2E" w14:textId="77777777" w:rsidR="005428B3" w:rsidRPr="00231AC6" w:rsidRDefault="005428B3" w:rsidP="005428B3">
      <w:pPr>
        <w:spacing w:after="0" w:line="480" w:lineRule="auto"/>
        <w:rPr>
          <w:rFonts w:ascii="Times New Roman" w:hAnsi="Times New Roman" w:cs="Times New Roman"/>
          <w:i/>
          <w:iCs/>
          <w:color w:val="000000" w:themeColor="text1"/>
          <w:sz w:val="20"/>
          <w:szCs w:val="20"/>
          <w:lang w:val="en-US"/>
        </w:rPr>
      </w:pPr>
      <w:r w:rsidRPr="00231AC6">
        <w:rPr>
          <w:rFonts w:ascii="Times New Roman" w:hAnsi="Times New Roman" w:cs="Times New Roman"/>
          <w:i/>
          <w:iCs/>
          <w:color w:val="000000" w:themeColor="text1"/>
          <w:sz w:val="20"/>
          <w:szCs w:val="20"/>
          <w:lang w:val="en-US"/>
        </w:rPr>
        <w:t xml:space="preserve">Confusion Matrix </w:t>
      </w:r>
      <w:r>
        <w:rPr>
          <w:rFonts w:ascii="Times New Roman" w:hAnsi="Times New Roman" w:cs="Times New Roman"/>
          <w:i/>
          <w:iCs/>
          <w:color w:val="000000" w:themeColor="text1"/>
          <w:sz w:val="20"/>
          <w:szCs w:val="20"/>
          <w:lang w:val="en-US"/>
        </w:rPr>
        <w:t>o</w:t>
      </w:r>
      <w:r w:rsidRPr="00231AC6">
        <w:rPr>
          <w:rFonts w:ascii="Times New Roman" w:hAnsi="Times New Roman" w:cs="Times New Roman"/>
          <w:i/>
          <w:iCs/>
          <w:color w:val="000000" w:themeColor="text1"/>
          <w:sz w:val="20"/>
          <w:szCs w:val="20"/>
          <w:lang w:val="en-US"/>
        </w:rPr>
        <w:t xml:space="preserve">f </w:t>
      </w:r>
      <w:r>
        <w:rPr>
          <w:rFonts w:ascii="Times New Roman" w:hAnsi="Times New Roman" w:cs="Times New Roman"/>
          <w:i/>
          <w:iCs/>
          <w:color w:val="000000" w:themeColor="text1"/>
          <w:sz w:val="20"/>
          <w:szCs w:val="20"/>
          <w:lang w:val="en-US"/>
        </w:rPr>
        <w:t>t</w:t>
      </w:r>
      <w:r w:rsidRPr="00231AC6">
        <w:rPr>
          <w:rFonts w:ascii="Times New Roman" w:hAnsi="Times New Roman" w:cs="Times New Roman"/>
          <w:i/>
          <w:iCs/>
          <w:color w:val="000000" w:themeColor="text1"/>
          <w:sz w:val="20"/>
          <w:szCs w:val="20"/>
          <w:lang w:val="en-US"/>
        </w:rPr>
        <w:t>he Ensembled Victim–Perpetrator Classifier</w:t>
      </w:r>
    </w:p>
    <w:tbl>
      <w:tblPr>
        <w:tblStyle w:val="ab"/>
        <w:tblW w:w="8635" w:type="dxa"/>
        <w:tblInd w:w="0" w:type="dxa"/>
        <w:tblBorders>
          <w:insideH w:val="single" w:sz="4" w:space="0" w:color="auto"/>
        </w:tblBorders>
        <w:tblLayout w:type="fixed"/>
        <w:tblLook w:val="0400" w:firstRow="0" w:lastRow="0" w:firstColumn="0" w:lastColumn="0" w:noHBand="0" w:noVBand="1"/>
      </w:tblPr>
      <w:tblGrid>
        <w:gridCol w:w="2158"/>
        <w:gridCol w:w="2159"/>
        <w:gridCol w:w="2159"/>
        <w:gridCol w:w="2159"/>
      </w:tblGrid>
      <w:tr w:rsidR="005428B3" w:rsidRPr="00231AC6" w14:paraId="33C2F8B9" w14:textId="77777777" w:rsidTr="007B3BD3">
        <w:tc>
          <w:tcPr>
            <w:tcW w:w="2158" w:type="dxa"/>
          </w:tcPr>
          <w:p w14:paraId="52A33BC8"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p>
        </w:tc>
        <w:tc>
          <w:tcPr>
            <w:tcW w:w="2159" w:type="dxa"/>
          </w:tcPr>
          <w:p w14:paraId="5B395846"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Predicted 0</w:t>
            </w:r>
          </w:p>
        </w:tc>
        <w:tc>
          <w:tcPr>
            <w:tcW w:w="2159" w:type="dxa"/>
          </w:tcPr>
          <w:p w14:paraId="41FC4F7E"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Predicted 1</w:t>
            </w:r>
          </w:p>
        </w:tc>
        <w:tc>
          <w:tcPr>
            <w:tcW w:w="2159" w:type="dxa"/>
          </w:tcPr>
          <w:p w14:paraId="07827B5B"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Total Actual</w:t>
            </w:r>
          </w:p>
        </w:tc>
      </w:tr>
      <w:tr w:rsidR="005428B3" w:rsidRPr="00231AC6" w14:paraId="30C7FFD6" w14:textId="77777777" w:rsidTr="007B3BD3">
        <w:tc>
          <w:tcPr>
            <w:tcW w:w="2158" w:type="dxa"/>
          </w:tcPr>
          <w:p w14:paraId="59CCA08E"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Actual 0</w:t>
            </w:r>
          </w:p>
        </w:tc>
        <w:tc>
          <w:tcPr>
            <w:tcW w:w="2159" w:type="dxa"/>
          </w:tcPr>
          <w:p w14:paraId="1A384F24"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TN = 76</w:t>
            </w:r>
          </w:p>
        </w:tc>
        <w:tc>
          <w:tcPr>
            <w:tcW w:w="2159" w:type="dxa"/>
          </w:tcPr>
          <w:p w14:paraId="7D40CC99"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FP = 86</w:t>
            </w:r>
          </w:p>
        </w:tc>
        <w:tc>
          <w:tcPr>
            <w:tcW w:w="2159" w:type="dxa"/>
          </w:tcPr>
          <w:p w14:paraId="39F61673"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162</w:t>
            </w:r>
          </w:p>
        </w:tc>
      </w:tr>
      <w:tr w:rsidR="005428B3" w:rsidRPr="00231AC6" w14:paraId="3EED26FA" w14:textId="77777777" w:rsidTr="007B3BD3">
        <w:tc>
          <w:tcPr>
            <w:tcW w:w="2158" w:type="dxa"/>
          </w:tcPr>
          <w:p w14:paraId="03AE8837" w14:textId="77777777" w:rsidR="005428B3" w:rsidRPr="00231AC6" w:rsidRDefault="005428B3" w:rsidP="007B3BD3">
            <w:pPr>
              <w:spacing w:line="480" w:lineRule="auto"/>
              <w:rPr>
                <w:rFonts w:ascii="Times New Roman" w:hAnsi="Times New Roman" w:cs="Times New Roman"/>
                <w:b/>
                <w:color w:val="000000" w:themeColor="text1"/>
                <w:sz w:val="20"/>
                <w:szCs w:val="20"/>
                <w:lang w:val="en-US"/>
              </w:rPr>
            </w:pPr>
            <w:r w:rsidRPr="00231AC6">
              <w:rPr>
                <w:rFonts w:ascii="Times New Roman" w:hAnsi="Times New Roman" w:cs="Times New Roman"/>
                <w:b/>
                <w:color w:val="000000" w:themeColor="text1"/>
                <w:sz w:val="20"/>
                <w:szCs w:val="20"/>
                <w:lang w:val="en-US"/>
              </w:rPr>
              <w:t>Actual 1</w:t>
            </w:r>
          </w:p>
        </w:tc>
        <w:tc>
          <w:tcPr>
            <w:tcW w:w="2159" w:type="dxa"/>
          </w:tcPr>
          <w:p w14:paraId="59AC66CB"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FN = 2</w:t>
            </w:r>
          </w:p>
        </w:tc>
        <w:tc>
          <w:tcPr>
            <w:tcW w:w="2159" w:type="dxa"/>
          </w:tcPr>
          <w:p w14:paraId="45F05828"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TP = 30</w:t>
            </w:r>
          </w:p>
        </w:tc>
        <w:tc>
          <w:tcPr>
            <w:tcW w:w="2159" w:type="dxa"/>
          </w:tcPr>
          <w:p w14:paraId="3072CB4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32</w:t>
            </w:r>
          </w:p>
        </w:tc>
      </w:tr>
    </w:tbl>
    <w:p w14:paraId="7AB0EEED" w14:textId="3F69EDEB" w:rsidR="005428B3" w:rsidRPr="00231AC6" w:rsidRDefault="005428B3" w:rsidP="005428B3">
      <w:pPr>
        <w:spacing w:line="480" w:lineRule="auto"/>
        <w:rPr>
          <w:rFonts w:ascii="Times New Roman" w:hAnsi="Times New Roman" w:cs="Times New Roman"/>
          <w:b/>
          <w:bCs/>
          <w:color w:val="000000" w:themeColor="text1"/>
          <w:sz w:val="20"/>
          <w:szCs w:val="20"/>
          <w:lang w:val="en-US"/>
        </w:rPr>
      </w:pPr>
      <w:r w:rsidRPr="00231AC6">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9</w:t>
      </w:r>
      <w:r w:rsidRPr="00231AC6">
        <w:rPr>
          <w:rFonts w:ascii="Times New Roman" w:hAnsi="Times New Roman" w:cs="Times New Roman"/>
          <w:b/>
          <w:bCs/>
          <w:color w:val="000000" w:themeColor="text1"/>
          <w:sz w:val="20"/>
          <w:szCs w:val="20"/>
          <w:lang w:val="en-US"/>
        </w:rPr>
        <w:t>.</w:t>
      </w:r>
    </w:p>
    <w:p w14:paraId="70CAE4B8" w14:textId="77777777" w:rsidR="005428B3" w:rsidRPr="00231AC6" w:rsidRDefault="005428B3" w:rsidP="005428B3">
      <w:pPr>
        <w:spacing w:line="480" w:lineRule="auto"/>
        <w:rPr>
          <w:rFonts w:ascii="Times New Roman" w:hAnsi="Times New Roman" w:cs="Times New Roman"/>
          <w:i/>
          <w:iCs/>
          <w:color w:val="000000" w:themeColor="text1"/>
          <w:sz w:val="20"/>
          <w:szCs w:val="20"/>
          <w:lang w:val="en-US"/>
        </w:rPr>
      </w:pPr>
      <w:r w:rsidRPr="00231AC6">
        <w:rPr>
          <w:rFonts w:ascii="Times New Roman" w:hAnsi="Times New Roman" w:cs="Times New Roman"/>
          <w:i/>
          <w:iCs/>
          <w:color w:val="000000" w:themeColor="text1"/>
          <w:sz w:val="20"/>
          <w:szCs w:val="20"/>
          <w:lang w:val="en-US"/>
        </w:rPr>
        <w:t xml:space="preserve">Comparative Performance Metrics </w:t>
      </w:r>
      <w:r>
        <w:rPr>
          <w:rFonts w:ascii="Times New Roman" w:hAnsi="Times New Roman" w:cs="Times New Roman"/>
          <w:i/>
          <w:iCs/>
          <w:color w:val="000000" w:themeColor="text1"/>
          <w:sz w:val="20"/>
          <w:szCs w:val="20"/>
          <w:lang w:val="en-US"/>
        </w:rPr>
        <w:t>o</w:t>
      </w:r>
      <w:r w:rsidRPr="00231AC6">
        <w:rPr>
          <w:rFonts w:ascii="Times New Roman" w:hAnsi="Times New Roman" w:cs="Times New Roman"/>
          <w:i/>
          <w:iCs/>
          <w:color w:val="000000" w:themeColor="text1"/>
          <w:sz w:val="20"/>
          <w:szCs w:val="20"/>
          <w:lang w:val="en-US"/>
        </w:rPr>
        <w:t xml:space="preserve">f </w:t>
      </w:r>
      <w:r>
        <w:rPr>
          <w:rFonts w:ascii="Times New Roman" w:hAnsi="Times New Roman" w:cs="Times New Roman"/>
          <w:i/>
          <w:iCs/>
          <w:color w:val="000000" w:themeColor="text1"/>
          <w:sz w:val="20"/>
          <w:szCs w:val="20"/>
          <w:lang w:val="en-US"/>
        </w:rPr>
        <w:t>t</w:t>
      </w:r>
      <w:r w:rsidRPr="00231AC6">
        <w:rPr>
          <w:rFonts w:ascii="Times New Roman" w:hAnsi="Times New Roman" w:cs="Times New Roman"/>
          <w:i/>
          <w:iCs/>
          <w:color w:val="000000" w:themeColor="text1"/>
          <w:sz w:val="20"/>
          <w:szCs w:val="20"/>
          <w:lang w:val="en-US"/>
        </w:rPr>
        <w:t xml:space="preserve">he Victim, Perpetrator, </w:t>
      </w:r>
      <w:r>
        <w:rPr>
          <w:rFonts w:ascii="Times New Roman" w:hAnsi="Times New Roman" w:cs="Times New Roman"/>
          <w:i/>
          <w:iCs/>
          <w:color w:val="000000" w:themeColor="text1"/>
          <w:sz w:val="20"/>
          <w:szCs w:val="20"/>
          <w:lang w:val="en-US"/>
        </w:rPr>
        <w:t>a</w:t>
      </w:r>
      <w:r w:rsidRPr="00231AC6">
        <w:rPr>
          <w:rFonts w:ascii="Times New Roman" w:hAnsi="Times New Roman" w:cs="Times New Roman"/>
          <w:i/>
          <w:iCs/>
          <w:color w:val="000000" w:themeColor="text1"/>
          <w:sz w:val="20"/>
          <w:szCs w:val="20"/>
          <w:lang w:val="en-US"/>
        </w:rPr>
        <w:t>nd Ensemble Classifiers</w:t>
      </w:r>
    </w:p>
    <w:tbl>
      <w:tblPr>
        <w:tblStyle w:val="ac"/>
        <w:tblW w:w="8630" w:type="dxa"/>
        <w:tblInd w:w="0" w:type="dxa"/>
        <w:tblBorders>
          <w:insideH w:val="single" w:sz="4" w:space="0" w:color="auto"/>
        </w:tblBorders>
        <w:tblLayout w:type="fixed"/>
        <w:tblLook w:val="0400" w:firstRow="0" w:lastRow="0" w:firstColumn="0" w:lastColumn="0" w:noHBand="0" w:noVBand="1"/>
      </w:tblPr>
      <w:tblGrid>
        <w:gridCol w:w="2155"/>
        <w:gridCol w:w="2157"/>
        <w:gridCol w:w="2159"/>
        <w:gridCol w:w="2159"/>
      </w:tblGrid>
      <w:tr w:rsidR="005428B3" w:rsidRPr="00231AC6" w14:paraId="1D53DC8D" w14:textId="77777777" w:rsidTr="007B3BD3">
        <w:tc>
          <w:tcPr>
            <w:tcW w:w="2155" w:type="dxa"/>
          </w:tcPr>
          <w:p w14:paraId="32B552F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b/>
                <w:color w:val="000000" w:themeColor="text1"/>
                <w:sz w:val="20"/>
                <w:szCs w:val="20"/>
                <w:lang w:val="en-US"/>
              </w:rPr>
              <w:t>Metric</w:t>
            </w:r>
          </w:p>
        </w:tc>
        <w:tc>
          <w:tcPr>
            <w:tcW w:w="2157" w:type="dxa"/>
          </w:tcPr>
          <w:p w14:paraId="713CABC3"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Victim</w:t>
            </w:r>
            <w:r w:rsidRPr="00231AC6">
              <w:rPr>
                <w:rFonts w:ascii="Times New Roman" w:hAnsi="Times New Roman" w:cs="Times New Roman"/>
                <w:b/>
                <w:color w:val="000000" w:themeColor="text1"/>
                <w:sz w:val="20"/>
                <w:szCs w:val="20"/>
                <w:lang w:val="en-US"/>
              </w:rPr>
              <w:t xml:space="preserve"> Classifier Performance </w:t>
            </w:r>
            <w:r>
              <w:rPr>
                <w:rFonts w:ascii="Times New Roman" w:hAnsi="Times New Roman" w:cs="Times New Roman"/>
                <w:b/>
                <w:color w:val="000000" w:themeColor="text1"/>
                <w:sz w:val="20"/>
                <w:szCs w:val="20"/>
                <w:lang w:val="en-US"/>
              </w:rPr>
              <w:t>(%)</w:t>
            </w:r>
          </w:p>
        </w:tc>
        <w:tc>
          <w:tcPr>
            <w:tcW w:w="2159" w:type="dxa"/>
          </w:tcPr>
          <w:p w14:paraId="3F965678"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sidRPr="00231AC6">
              <w:rPr>
                <w:rFonts w:ascii="Times New Roman" w:hAnsi="Times New Roman" w:cs="Times New Roman"/>
                <w:b/>
                <w:color w:val="000000" w:themeColor="text1"/>
                <w:sz w:val="20"/>
                <w:szCs w:val="20"/>
                <w:lang w:val="en-US"/>
              </w:rPr>
              <w:t>Perpetrator Classifier Performance</w:t>
            </w:r>
            <w:r>
              <w:rPr>
                <w:rFonts w:ascii="Times New Roman" w:hAnsi="Times New Roman" w:cs="Times New Roman"/>
                <w:b/>
                <w:color w:val="000000" w:themeColor="text1"/>
                <w:sz w:val="20"/>
                <w:szCs w:val="20"/>
                <w:lang w:val="en-US"/>
              </w:rPr>
              <w:t xml:space="preserve"> (%)</w:t>
            </w:r>
          </w:p>
        </w:tc>
        <w:tc>
          <w:tcPr>
            <w:tcW w:w="2159" w:type="dxa"/>
          </w:tcPr>
          <w:p w14:paraId="0580128A" w14:textId="77777777"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r>
              <w:rPr>
                <w:rFonts w:ascii="Times New Roman" w:hAnsi="Times New Roman" w:cs="Times New Roman"/>
                <w:b/>
                <w:color w:val="000000" w:themeColor="text1"/>
                <w:sz w:val="20"/>
                <w:szCs w:val="20"/>
                <w:lang w:val="en-US"/>
              </w:rPr>
              <w:t>Overlap</w:t>
            </w:r>
            <w:r w:rsidRPr="00231AC6">
              <w:rPr>
                <w:rFonts w:ascii="Times New Roman" w:hAnsi="Times New Roman" w:cs="Times New Roman"/>
                <w:b/>
                <w:color w:val="000000" w:themeColor="text1"/>
                <w:sz w:val="20"/>
                <w:szCs w:val="20"/>
                <w:lang w:val="en-US"/>
              </w:rPr>
              <w:t xml:space="preserve"> Classifier Performance </w:t>
            </w:r>
            <w:r>
              <w:rPr>
                <w:rFonts w:ascii="Times New Roman" w:hAnsi="Times New Roman" w:cs="Times New Roman"/>
                <w:b/>
                <w:color w:val="000000" w:themeColor="text1"/>
                <w:sz w:val="20"/>
                <w:szCs w:val="20"/>
                <w:lang w:val="en-US"/>
              </w:rPr>
              <w:t>(%)</w:t>
            </w:r>
          </w:p>
        </w:tc>
      </w:tr>
      <w:tr w:rsidR="005428B3" w:rsidRPr="00231AC6" w14:paraId="0CD11C3C" w14:textId="77777777" w:rsidTr="007B3BD3">
        <w:tc>
          <w:tcPr>
            <w:tcW w:w="2155" w:type="dxa"/>
          </w:tcPr>
          <w:p w14:paraId="3540CB57"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Accuracy</w:t>
            </w:r>
          </w:p>
        </w:tc>
        <w:tc>
          <w:tcPr>
            <w:tcW w:w="2157" w:type="dxa"/>
          </w:tcPr>
          <w:p w14:paraId="11C59257" w14:textId="61AAA07C"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26" w:author="Ignasi" w:date="2026-03-30T17:19:00Z">
              <w:r w:rsidRPr="00231AC6" w:rsidDel="000C52C4">
                <w:rPr>
                  <w:rFonts w:ascii="Times New Roman" w:hAnsi="Times New Roman" w:cs="Times New Roman"/>
                  <w:color w:val="000000" w:themeColor="text1"/>
                  <w:sz w:val="20"/>
                  <w:szCs w:val="20"/>
                  <w:lang w:val="en-US"/>
                </w:rPr>
                <w:delText>0.576 (57.6)</w:delText>
              </w:r>
            </w:del>
            <w:ins w:id="727" w:author="Ignasi" w:date="2026-03-30T17:19:00Z">
              <w:r w:rsidR="000C52C4">
                <w:rPr>
                  <w:rFonts w:ascii="Times New Roman" w:hAnsi="Times New Roman" w:cs="Times New Roman"/>
                  <w:color w:val="000000" w:themeColor="text1"/>
                  <w:sz w:val="20"/>
                  <w:szCs w:val="20"/>
                  <w:lang w:val="en-US"/>
                </w:rPr>
                <w:t>58%</w:t>
              </w:r>
            </w:ins>
          </w:p>
        </w:tc>
        <w:tc>
          <w:tcPr>
            <w:tcW w:w="2159" w:type="dxa"/>
          </w:tcPr>
          <w:p w14:paraId="638BBCE4" w14:textId="32A7AFE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28" w:author="Ignasi" w:date="2026-03-30T17:24:00Z">
              <w:r w:rsidRPr="00231AC6" w:rsidDel="000C52C4">
                <w:rPr>
                  <w:rFonts w:ascii="Times New Roman" w:hAnsi="Times New Roman" w:cs="Times New Roman"/>
                  <w:color w:val="000000" w:themeColor="text1"/>
                  <w:sz w:val="20"/>
                  <w:szCs w:val="20"/>
                  <w:lang w:val="en-US"/>
                </w:rPr>
                <w:delText>0.471</w:delText>
              </w:r>
              <w:r w:rsidDel="000C52C4">
                <w:rPr>
                  <w:rFonts w:ascii="Times New Roman" w:hAnsi="Times New Roman" w:cs="Times New Roman"/>
                  <w:color w:val="000000" w:themeColor="text1"/>
                  <w:sz w:val="20"/>
                  <w:szCs w:val="20"/>
                  <w:lang w:val="en-US"/>
                </w:rPr>
                <w:delText xml:space="preserve"> (47.1)</w:delText>
              </w:r>
            </w:del>
            <w:ins w:id="729" w:author="Ignasi" w:date="2026-03-30T17:24:00Z">
              <w:r w:rsidR="000C52C4">
                <w:rPr>
                  <w:rFonts w:ascii="Times New Roman" w:hAnsi="Times New Roman" w:cs="Times New Roman"/>
                  <w:color w:val="000000" w:themeColor="text1"/>
                  <w:sz w:val="20"/>
                  <w:szCs w:val="20"/>
                  <w:lang w:val="en-US"/>
                </w:rPr>
                <w:t>43%</w:t>
              </w:r>
            </w:ins>
          </w:p>
        </w:tc>
        <w:tc>
          <w:tcPr>
            <w:tcW w:w="2159" w:type="dxa"/>
          </w:tcPr>
          <w:p w14:paraId="02DA53E5" w14:textId="351EC50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30" w:author="Ignasi" w:date="2026-03-30T17:24:00Z">
              <w:r w:rsidRPr="00231AC6" w:rsidDel="000C52C4">
                <w:rPr>
                  <w:rFonts w:ascii="Times New Roman" w:hAnsi="Times New Roman" w:cs="Times New Roman"/>
                  <w:color w:val="000000" w:themeColor="text1"/>
                  <w:sz w:val="20"/>
                  <w:szCs w:val="20"/>
                  <w:lang w:val="en-US"/>
                </w:rPr>
                <w:delText>0.546</w:delText>
              </w:r>
              <w:r w:rsidDel="000C52C4">
                <w:rPr>
                  <w:rFonts w:ascii="Times New Roman" w:hAnsi="Times New Roman" w:cs="Times New Roman"/>
                  <w:color w:val="000000" w:themeColor="text1"/>
                  <w:sz w:val="20"/>
                  <w:szCs w:val="20"/>
                  <w:lang w:val="en-US"/>
                </w:rPr>
                <w:delText xml:space="preserve"> (54.6)</w:delText>
              </w:r>
            </w:del>
            <w:ins w:id="731" w:author="Ignasi" w:date="2026-03-30T17:24:00Z">
              <w:r w:rsidR="000C52C4">
                <w:rPr>
                  <w:rFonts w:ascii="Times New Roman" w:hAnsi="Times New Roman" w:cs="Times New Roman"/>
                  <w:color w:val="000000" w:themeColor="text1"/>
                  <w:sz w:val="20"/>
                  <w:szCs w:val="20"/>
                  <w:lang w:val="en-US"/>
                </w:rPr>
                <w:t>41%</w:t>
              </w:r>
            </w:ins>
          </w:p>
        </w:tc>
      </w:tr>
      <w:tr w:rsidR="005428B3" w:rsidRPr="00231AC6" w14:paraId="28C3731B" w14:textId="77777777" w:rsidTr="007B3BD3">
        <w:tc>
          <w:tcPr>
            <w:tcW w:w="2155" w:type="dxa"/>
          </w:tcPr>
          <w:p w14:paraId="4D34EB70"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Precision</w:t>
            </w:r>
          </w:p>
        </w:tc>
        <w:tc>
          <w:tcPr>
            <w:tcW w:w="2157" w:type="dxa"/>
          </w:tcPr>
          <w:p w14:paraId="0238F6A8" w14:textId="7352638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32" w:author="Ignasi" w:date="2026-03-30T17:22:00Z">
              <w:r w:rsidRPr="00231AC6" w:rsidDel="000C52C4">
                <w:rPr>
                  <w:rFonts w:ascii="Times New Roman" w:hAnsi="Times New Roman" w:cs="Times New Roman"/>
                  <w:color w:val="000000" w:themeColor="text1"/>
                  <w:sz w:val="20"/>
                  <w:szCs w:val="20"/>
                  <w:lang w:val="en-US"/>
                </w:rPr>
                <w:delText>0.542 (54.2)</w:delText>
              </w:r>
            </w:del>
            <w:ins w:id="733" w:author="Ignasi" w:date="2026-03-30T17:22:00Z">
              <w:r w:rsidR="000C52C4">
                <w:rPr>
                  <w:rFonts w:ascii="Times New Roman" w:hAnsi="Times New Roman" w:cs="Times New Roman"/>
                  <w:color w:val="000000" w:themeColor="text1"/>
                  <w:sz w:val="20"/>
                  <w:szCs w:val="20"/>
                  <w:lang w:val="en-US"/>
                </w:rPr>
                <w:t>54%</w:t>
              </w:r>
            </w:ins>
          </w:p>
        </w:tc>
        <w:tc>
          <w:tcPr>
            <w:tcW w:w="2159" w:type="dxa"/>
          </w:tcPr>
          <w:p w14:paraId="5E5B4074" w14:textId="40E180C9"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34" w:author="Ignasi" w:date="2026-03-30T17:24:00Z">
              <w:r w:rsidRPr="00231AC6" w:rsidDel="000C52C4">
                <w:rPr>
                  <w:rFonts w:ascii="Times New Roman" w:hAnsi="Times New Roman" w:cs="Times New Roman"/>
                  <w:color w:val="000000" w:themeColor="text1"/>
                  <w:sz w:val="20"/>
                  <w:szCs w:val="20"/>
                  <w:lang w:val="en-US"/>
                </w:rPr>
                <w:delText>0.295</w:delText>
              </w:r>
              <w:r w:rsidDel="000C52C4">
                <w:rPr>
                  <w:rFonts w:ascii="Times New Roman" w:hAnsi="Times New Roman" w:cs="Times New Roman"/>
                  <w:color w:val="000000" w:themeColor="text1"/>
                  <w:sz w:val="20"/>
                  <w:szCs w:val="20"/>
                  <w:lang w:val="en-US"/>
                </w:rPr>
                <w:delText xml:space="preserve"> (29.5)</w:delText>
              </w:r>
            </w:del>
            <w:ins w:id="735" w:author="Ignasi" w:date="2026-03-30T17:24:00Z">
              <w:r w:rsidR="000C52C4">
                <w:rPr>
                  <w:rFonts w:ascii="Times New Roman" w:hAnsi="Times New Roman" w:cs="Times New Roman"/>
                  <w:color w:val="000000" w:themeColor="text1"/>
                  <w:sz w:val="20"/>
                  <w:szCs w:val="20"/>
                  <w:lang w:val="en-US"/>
                </w:rPr>
                <w:t>28%</w:t>
              </w:r>
            </w:ins>
          </w:p>
        </w:tc>
        <w:tc>
          <w:tcPr>
            <w:tcW w:w="2159" w:type="dxa"/>
          </w:tcPr>
          <w:p w14:paraId="6DC48F89" w14:textId="7444D749" w:rsidR="005428B3" w:rsidRPr="00231AC6" w:rsidRDefault="000C52C4" w:rsidP="001A06B4">
            <w:pPr>
              <w:spacing w:line="480" w:lineRule="auto"/>
              <w:jc w:val="center"/>
              <w:rPr>
                <w:rFonts w:ascii="Times New Roman" w:hAnsi="Times New Roman" w:cs="Times New Roman"/>
                <w:color w:val="000000" w:themeColor="text1"/>
                <w:sz w:val="20"/>
                <w:szCs w:val="20"/>
                <w:lang w:val="en-US"/>
              </w:rPr>
            </w:pPr>
            <w:ins w:id="736" w:author="Ignasi" w:date="2026-03-30T17:25:00Z">
              <w:r>
                <w:rPr>
                  <w:rFonts w:ascii="Times New Roman" w:hAnsi="Times New Roman" w:cs="Times New Roman"/>
                  <w:color w:val="000000" w:themeColor="text1"/>
                  <w:sz w:val="20"/>
                  <w:szCs w:val="20"/>
                  <w:lang w:val="en-US"/>
                </w:rPr>
                <w:t>23%</w:t>
              </w:r>
            </w:ins>
            <w:del w:id="737" w:author="Ignasi" w:date="2026-03-30T17:25:00Z">
              <w:r w:rsidR="005428B3" w:rsidRPr="00231AC6" w:rsidDel="000C52C4">
                <w:rPr>
                  <w:rFonts w:ascii="Times New Roman" w:hAnsi="Times New Roman" w:cs="Times New Roman"/>
                  <w:color w:val="000000" w:themeColor="text1"/>
                  <w:sz w:val="20"/>
                  <w:szCs w:val="20"/>
                  <w:lang w:val="en-US"/>
                </w:rPr>
                <w:delText>0.259</w:delText>
              </w:r>
              <w:r w:rsidR="005428B3" w:rsidDel="000C52C4">
                <w:rPr>
                  <w:rFonts w:ascii="Times New Roman" w:hAnsi="Times New Roman" w:cs="Times New Roman"/>
                  <w:color w:val="000000" w:themeColor="text1"/>
                  <w:sz w:val="20"/>
                  <w:szCs w:val="20"/>
                  <w:lang w:val="en-US"/>
                </w:rPr>
                <w:delText xml:space="preserve"> (25.9)</w:delText>
              </w:r>
            </w:del>
          </w:p>
        </w:tc>
      </w:tr>
      <w:tr w:rsidR="005428B3" w:rsidRPr="00231AC6" w14:paraId="2EBEBADE" w14:textId="77777777" w:rsidTr="007B3BD3">
        <w:tc>
          <w:tcPr>
            <w:tcW w:w="2155" w:type="dxa"/>
          </w:tcPr>
          <w:p w14:paraId="6D23A1DB"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lastRenderedPageBreak/>
              <w:t>Recall</w:t>
            </w:r>
          </w:p>
        </w:tc>
        <w:tc>
          <w:tcPr>
            <w:tcW w:w="2157" w:type="dxa"/>
          </w:tcPr>
          <w:p w14:paraId="0B05409A" w14:textId="34412F5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38" w:author="Ignasi" w:date="2026-03-30T17:22:00Z">
              <w:r w:rsidRPr="00231AC6" w:rsidDel="000C52C4">
                <w:rPr>
                  <w:rFonts w:ascii="Times New Roman" w:hAnsi="Times New Roman" w:cs="Times New Roman"/>
                  <w:color w:val="000000" w:themeColor="text1"/>
                  <w:sz w:val="20"/>
                  <w:szCs w:val="20"/>
                  <w:lang w:val="en-US"/>
                </w:rPr>
                <w:delText>0.911 (91.1)</w:delText>
              </w:r>
            </w:del>
            <w:ins w:id="739" w:author="Ignasi" w:date="2026-03-30T17:22:00Z">
              <w:r w:rsidR="000C52C4">
                <w:rPr>
                  <w:rFonts w:ascii="Times New Roman" w:hAnsi="Times New Roman" w:cs="Times New Roman"/>
                  <w:color w:val="000000" w:themeColor="text1"/>
                  <w:sz w:val="20"/>
                  <w:szCs w:val="20"/>
                  <w:lang w:val="en-US"/>
                </w:rPr>
                <w:t>91%</w:t>
              </w:r>
            </w:ins>
          </w:p>
        </w:tc>
        <w:tc>
          <w:tcPr>
            <w:tcW w:w="2159" w:type="dxa"/>
          </w:tcPr>
          <w:p w14:paraId="638C191A" w14:textId="6643B47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40" w:author="Ignasi" w:date="2026-03-30T17:24:00Z">
              <w:r w:rsidRPr="00231AC6" w:rsidDel="000C52C4">
                <w:rPr>
                  <w:rFonts w:ascii="Times New Roman" w:hAnsi="Times New Roman" w:cs="Times New Roman"/>
                  <w:color w:val="000000" w:themeColor="text1"/>
                  <w:sz w:val="20"/>
                  <w:szCs w:val="20"/>
                  <w:lang w:val="en-US"/>
                </w:rPr>
                <w:delText>0.900</w:delText>
              </w:r>
              <w:r w:rsidDel="000C52C4">
                <w:rPr>
                  <w:rFonts w:ascii="Times New Roman" w:hAnsi="Times New Roman" w:cs="Times New Roman"/>
                  <w:color w:val="000000" w:themeColor="text1"/>
                  <w:sz w:val="20"/>
                  <w:szCs w:val="20"/>
                  <w:lang w:val="en-US"/>
                </w:rPr>
                <w:delText xml:space="preserve"> (90.0)</w:delText>
              </w:r>
            </w:del>
            <w:ins w:id="741" w:author="Ignasi" w:date="2026-03-30T17:24:00Z">
              <w:r w:rsidR="000C52C4">
                <w:rPr>
                  <w:rFonts w:ascii="Times New Roman" w:hAnsi="Times New Roman" w:cs="Times New Roman"/>
                  <w:color w:val="000000" w:themeColor="text1"/>
                  <w:sz w:val="20"/>
                  <w:szCs w:val="20"/>
                  <w:lang w:val="en-US"/>
                </w:rPr>
                <w:t>93%</w:t>
              </w:r>
            </w:ins>
          </w:p>
        </w:tc>
        <w:tc>
          <w:tcPr>
            <w:tcW w:w="2159" w:type="dxa"/>
          </w:tcPr>
          <w:p w14:paraId="10ABED63" w14:textId="16CA358A"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42" w:author="Ignasi" w:date="2026-03-30T17:25:00Z">
              <w:r w:rsidRPr="00231AC6" w:rsidDel="000C52C4">
                <w:rPr>
                  <w:rFonts w:ascii="Times New Roman" w:hAnsi="Times New Roman" w:cs="Times New Roman"/>
                  <w:color w:val="000000" w:themeColor="text1"/>
                  <w:sz w:val="20"/>
                  <w:szCs w:val="20"/>
                  <w:lang w:val="en-US"/>
                </w:rPr>
                <w:delText>0.938</w:delText>
              </w:r>
              <w:r w:rsidDel="000C52C4">
                <w:rPr>
                  <w:rFonts w:ascii="Times New Roman" w:hAnsi="Times New Roman" w:cs="Times New Roman"/>
                  <w:color w:val="000000" w:themeColor="text1"/>
                  <w:sz w:val="20"/>
                  <w:szCs w:val="20"/>
                  <w:lang w:val="en-US"/>
                </w:rPr>
                <w:delText xml:space="preserve"> (93.8)</w:delText>
              </w:r>
            </w:del>
            <w:ins w:id="743" w:author="Ignasi" w:date="2026-03-30T17:25:00Z">
              <w:r w:rsidR="000C52C4">
                <w:rPr>
                  <w:rFonts w:ascii="Times New Roman" w:hAnsi="Times New Roman" w:cs="Times New Roman"/>
                  <w:color w:val="000000" w:themeColor="text1"/>
                  <w:sz w:val="20"/>
                  <w:szCs w:val="20"/>
                  <w:lang w:val="en-US"/>
                </w:rPr>
                <w:t>93%</w:t>
              </w:r>
            </w:ins>
          </w:p>
        </w:tc>
      </w:tr>
      <w:tr w:rsidR="005428B3" w:rsidRPr="00231AC6" w14:paraId="6F2A871D" w14:textId="77777777" w:rsidTr="007B3BD3">
        <w:tc>
          <w:tcPr>
            <w:tcW w:w="2155" w:type="dxa"/>
          </w:tcPr>
          <w:p w14:paraId="6613B08F"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F1-score</w:t>
            </w:r>
          </w:p>
        </w:tc>
        <w:tc>
          <w:tcPr>
            <w:tcW w:w="2157" w:type="dxa"/>
          </w:tcPr>
          <w:p w14:paraId="1C695CF5" w14:textId="1849B906"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44" w:author="Ignasi" w:date="2026-03-30T17:22:00Z">
              <w:r w:rsidRPr="00231AC6" w:rsidDel="000C52C4">
                <w:rPr>
                  <w:rFonts w:ascii="Times New Roman" w:hAnsi="Times New Roman" w:cs="Times New Roman"/>
                  <w:color w:val="000000" w:themeColor="text1"/>
                  <w:sz w:val="20"/>
                  <w:szCs w:val="20"/>
                  <w:lang w:val="en-US"/>
                </w:rPr>
                <w:delText>0.678 (67.8)</w:delText>
              </w:r>
            </w:del>
            <w:ins w:id="745" w:author="Ignasi" w:date="2026-03-30T17:22:00Z">
              <w:r w:rsidR="000C52C4">
                <w:rPr>
                  <w:rFonts w:ascii="Times New Roman" w:hAnsi="Times New Roman" w:cs="Times New Roman"/>
                  <w:color w:val="000000" w:themeColor="text1"/>
                  <w:sz w:val="20"/>
                  <w:szCs w:val="20"/>
                  <w:lang w:val="en-US"/>
                </w:rPr>
                <w:t>68%</w:t>
              </w:r>
            </w:ins>
          </w:p>
        </w:tc>
        <w:tc>
          <w:tcPr>
            <w:tcW w:w="2159" w:type="dxa"/>
          </w:tcPr>
          <w:p w14:paraId="111FD1EA" w14:textId="2337367F"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46" w:author="Ignasi" w:date="2026-03-30T17:24:00Z">
              <w:r w:rsidRPr="00231AC6" w:rsidDel="000C52C4">
                <w:rPr>
                  <w:rFonts w:ascii="Times New Roman" w:hAnsi="Times New Roman" w:cs="Times New Roman"/>
                  <w:color w:val="000000" w:themeColor="text1"/>
                  <w:sz w:val="20"/>
                  <w:szCs w:val="20"/>
                  <w:lang w:val="en-US"/>
                </w:rPr>
                <w:delText>0.445</w:delText>
              </w:r>
              <w:r w:rsidDel="000C52C4">
                <w:rPr>
                  <w:rFonts w:ascii="Times New Roman" w:hAnsi="Times New Roman" w:cs="Times New Roman"/>
                  <w:color w:val="000000" w:themeColor="text1"/>
                  <w:sz w:val="20"/>
                  <w:szCs w:val="20"/>
                  <w:lang w:val="en-US"/>
                </w:rPr>
                <w:delText xml:space="preserve"> (44.5)</w:delText>
              </w:r>
            </w:del>
            <w:ins w:id="747" w:author="Ignasi" w:date="2026-03-30T17:24:00Z">
              <w:r w:rsidR="000C52C4">
                <w:rPr>
                  <w:rFonts w:ascii="Times New Roman" w:hAnsi="Times New Roman" w:cs="Times New Roman"/>
                  <w:color w:val="000000" w:themeColor="text1"/>
                  <w:sz w:val="20"/>
                  <w:szCs w:val="20"/>
                  <w:lang w:val="en-US"/>
                </w:rPr>
                <w:t>45%</w:t>
              </w:r>
            </w:ins>
          </w:p>
        </w:tc>
        <w:tc>
          <w:tcPr>
            <w:tcW w:w="2159" w:type="dxa"/>
          </w:tcPr>
          <w:p w14:paraId="0CC4A63F" w14:textId="5CF8E516"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48" w:author="Ignasi" w:date="2026-03-30T17:25:00Z">
              <w:r w:rsidRPr="00231AC6" w:rsidDel="000C52C4">
                <w:rPr>
                  <w:rFonts w:ascii="Times New Roman" w:hAnsi="Times New Roman" w:cs="Times New Roman"/>
                  <w:color w:val="000000" w:themeColor="text1"/>
                  <w:sz w:val="20"/>
                  <w:szCs w:val="20"/>
                  <w:lang w:val="en-US"/>
                </w:rPr>
                <w:delText>0.406</w:delText>
              </w:r>
              <w:r w:rsidDel="000C52C4">
                <w:rPr>
                  <w:rFonts w:ascii="Times New Roman" w:hAnsi="Times New Roman" w:cs="Times New Roman"/>
                  <w:color w:val="000000" w:themeColor="text1"/>
                  <w:sz w:val="20"/>
                  <w:szCs w:val="20"/>
                  <w:lang w:val="en-US"/>
                </w:rPr>
                <w:delText xml:space="preserve"> (40.6)</w:delText>
              </w:r>
            </w:del>
            <w:ins w:id="749" w:author="Ignasi" w:date="2026-03-30T17:25:00Z">
              <w:r w:rsidR="000C52C4">
                <w:rPr>
                  <w:rFonts w:ascii="Times New Roman" w:hAnsi="Times New Roman" w:cs="Times New Roman"/>
                  <w:color w:val="000000" w:themeColor="text1"/>
                  <w:sz w:val="20"/>
                  <w:szCs w:val="20"/>
                  <w:lang w:val="en-US"/>
                </w:rPr>
                <w:t>40%</w:t>
              </w:r>
            </w:ins>
          </w:p>
        </w:tc>
      </w:tr>
      <w:tr w:rsidR="005428B3" w:rsidRPr="00231AC6" w14:paraId="25D29622" w14:textId="77777777" w:rsidTr="007B3BD3">
        <w:tc>
          <w:tcPr>
            <w:tcW w:w="2155" w:type="dxa"/>
          </w:tcPr>
          <w:p w14:paraId="4D8E67A2"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Specificity</w:t>
            </w:r>
          </w:p>
        </w:tc>
        <w:tc>
          <w:tcPr>
            <w:tcW w:w="2157" w:type="dxa"/>
          </w:tcPr>
          <w:p w14:paraId="6B2A94AE" w14:textId="29E16A2B"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50" w:author="Ignasi" w:date="2026-03-30T17:23:00Z">
              <w:r w:rsidRPr="00231AC6" w:rsidDel="000C52C4">
                <w:rPr>
                  <w:rFonts w:ascii="Times New Roman" w:hAnsi="Times New Roman" w:cs="Times New Roman"/>
                  <w:color w:val="000000" w:themeColor="text1"/>
                  <w:sz w:val="20"/>
                  <w:szCs w:val="20"/>
                  <w:lang w:val="en-US"/>
                </w:rPr>
                <w:delText>0.249 (24.9)</w:delText>
              </w:r>
            </w:del>
            <w:ins w:id="751" w:author="Ignasi" w:date="2026-03-30T17:23:00Z">
              <w:r w:rsidR="000C52C4">
                <w:rPr>
                  <w:rFonts w:ascii="Times New Roman" w:hAnsi="Times New Roman" w:cs="Times New Roman"/>
                  <w:color w:val="000000" w:themeColor="text1"/>
                  <w:sz w:val="20"/>
                  <w:szCs w:val="20"/>
                  <w:lang w:val="en-US"/>
                </w:rPr>
                <w:t>24%</w:t>
              </w:r>
            </w:ins>
          </w:p>
        </w:tc>
        <w:tc>
          <w:tcPr>
            <w:tcW w:w="2159" w:type="dxa"/>
          </w:tcPr>
          <w:p w14:paraId="5B96C774" w14:textId="4DBF8688"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52" w:author="Ignasi" w:date="2026-03-30T17:24:00Z">
              <w:r w:rsidRPr="00231AC6" w:rsidDel="000C52C4">
                <w:rPr>
                  <w:rFonts w:ascii="Times New Roman" w:hAnsi="Times New Roman" w:cs="Times New Roman"/>
                  <w:color w:val="000000" w:themeColor="text1"/>
                  <w:sz w:val="20"/>
                  <w:szCs w:val="20"/>
                  <w:lang w:val="en-US"/>
                </w:rPr>
                <w:delText>0.340</w:delText>
              </w:r>
              <w:r w:rsidDel="000C52C4">
                <w:rPr>
                  <w:rFonts w:ascii="Times New Roman" w:hAnsi="Times New Roman" w:cs="Times New Roman"/>
                  <w:color w:val="000000" w:themeColor="text1"/>
                  <w:sz w:val="20"/>
                  <w:szCs w:val="20"/>
                  <w:lang w:val="en-US"/>
                </w:rPr>
                <w:delText xml:space="preserve"> (34.0)</w:delText>
              </w:r>
            </w:del>
            <w:ins w:id="753" w:author="Ignasi" w:date="2026-03-30T17:24:00Z">
              <w:r w:rsidR="000C52C4">
                <w:rPr>
                  <w:rFonts w:ascii="Times New Roman" w:hAnsi="Times New Roman" w:cs="Times New Roman"/>
                  <w:color w:val="000000" w:themeColor="text1"/>
                  <w:sz w:val="20"/>
                  <w:szCs w:val="20"/>
                  <w:lang w:val="en-US"/>
                </w:rPr>
                <w:t>32%</w:t>
              </w:r>
            </w:ins>
          </w:p>
        </w:tc>
        <w:tc>
          <w:tcPr>
            <w:tcW w:w="2159" w:type="dxa"/>
          </w:tcPr>
          <w:p w14:paraId="426E8AE0" w14:textId="6DEDE49E"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54" w:author="Ignasi" w:date="2026-03-30T17:25:00Z">
              <w:r w:rsidRPr="00231AC6" w:rsidDel="000C52C4">
                <w:rPr>
                  <w:rFonts w:ascii="Times New Roman" w:hAnsi="Times New Roman" w:cs="Times New Roman"/>
                  <w:color w:val="000000" w:themeColor="text1"/>
                  <w:sz w:val="20"/>
                  <w:szCs w:val="20"/>
                  <w:lang w:val="en-US"/>
                </w:rPr>
                <w:delText>0.469</w:delText>
              </w:r>
              <w:r w:rsidDel="000C52C4">
                <w:rPr>
                  <w:rFonts w:ascii="Times New Roman" w:hAnsi="Times New Roman" w:cs="Times New Roman"/>
                  <w:color w:val="000000" w:themeColor="text1"/>
                  <w:sz w:val="20"/>
                  <w:szCs w:val="20"/>
                  <w:lang w:val="en-US"/>
                </w:rPr>
                <w:delText xml:space="preserve"> (46.9)</w:delText>
              </w:r>
            </w:del>
            <w:ins w:id="755" w:author="Ignasi" w:date="2026-03-30T17:25:00Z">
              <w:r w:rsidR="000C52C4">
                <w:rPr>
                  <w:rFonts w:ascii="Times New Roman" w:hAnsi="Times New Roman" w:cs="Times New Roman"/>
                  <w:color w:val="000000" w:themeColor="text1"/>
                  <w:sz w:val="20"/>
                  <w:szCs w:val="20"/>
                  <w:lang w:val="en-US"/>
                </w:rPr>
                <w:t>46%</w:t>
              </w:r>
            </w:ins>
          </w:p>
        </w:tc>
      </w:tr>
      <w:tr w:rsidR="005428B3" w:rsidRPr="00231AC6" w14:paraId="1AE82ECB" w14:textId="77777777" w:rsidTr="007B3BD3">
        <w:tc>
          <w:tcPr>
            <w:tcW w:w="2155" w:type="dxa"/>
          </w:tcPr>
          <w:p w14:paraId="1AD65944"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r w:rsidRPr="00231AC6">
              <w:rPr>
                <w:rFonts w:ascii="Times New Roman" w:hAnsi="Times New Roman" w:cs="Times New Roman"/>
                <w:color w:val="000000" w:themeColor="text1"/>
                <w:sz w:val="20"/>
                <w:szCs w:val="20"/>
                <w:lang w:val="en-US"/>
              </w:rPr>
              <w:t>NPV</w:t>
            </w:r>
          </w:p>
        </w:tc>
        <w:tc>
          <w:tcPr>
            <w:tcW w:w="2157" w:type="dxa"/>
          </w:tcPr>
          <w:p w14:paraId="2C2B410C" w14:textId="399A3D81"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56" w:author="Ignasi" w:date="2026-03-30T17:23:00Z">
              <w:r w:rsidRPr="00231AC6" w:rsidDel="000C52C4">
                <w:rPr>
                  <w:rFonts w:ascii="Times New Roman" w:hAnsi="Times New Roman" w:cs="Times New Roman"/>
                  <w:color w:val="000000" w:themeColor="text1"/>
                  <w:sz w:val="20"/>
                  <w:szCs w:val="20"/>
                  <w:lang w:val="en-US"/>
                </w:rPr>
                <w:delText>0.742 (74.2)</w:delText>
              </w:r>
            </w:del>
            <w:ins w:id="757" w:author="Ignasi" w:date="2026-03-30T17:25:00Z">
              <w:r w:rsidR="000C52C4">
                <w:rPr>
                  <w:rFonts w:ascii="Times New Roman" w:hAnsi="Times New Roman" w:cs="Times New Roman"/>
                  <w:color w:val="000000" w:themeColor="text1"/>
                  <w:sz w:val="20"/>
                  <w:szCs w:val="20"/>
                  <w:lang w:val="en-US"/>
                </w:rPr>
                <w:t>91%</w:t>
              </w:r>
            </w:ins>
          </w:p>
        </w:tc>
        <w:tc>
          <w:tcPr>
            <w:tcW w:w="2159" w:type="dxa"/>
          </w:tcPr>
          <w:p w14:paraId="126B3DCF" w14:textId="4E86BE42"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58" w:author="Ignasi" w:date="2026-03-30T17:24:00Z">
              <w:r w:rsidRPr="00231AC6" w:rsidDel="000C52C4">
                <w:rPr>
                  <w:rFonts w:ascii="Times New Roman" w:hAnsi="Times New Roman" w:cs="Times New Roman"/>
                  <w:color w:val="000000" w:themeColor="text1"/>
                  <w:sz w:val="20"/>
                  <w:szCs w:val="20"/>
                  <w:lang w:val="en-US"/>
                </w:rPr>
                <w:delText>0.918</w:delText>
              </w:r>
              <w:r w:rsidDel="000C52C4">
                <w:rPr>
                  <w:rFonts w:ascii="Times New Roman" w:hAnsi="Times New Roman" w:cs="Times New Roman"/>
                  <w:color w:val="000000" w:themeColor="text1"/>
                  <w:sz w:val="20"/>
                  <w:szCs w:val="20"/>
                  <w:lang w:val="en-US"/>
                </w:rPr>
                <w:delText xml:space="preserve"> (91.8)</w:delText>
              </w:r>
            </w:del>
            <w:ins w:id="759" w:author="Ignasi" w:date="2026-03-30T17:24:00Z">
              <w:r w:rsidR="000C52C4">
                <w:rPr>
                  <w:rFonts w:ascii="Times New Roman" w:hAnsi="Times New Roman" w:cs="Times New Roman"/>
                  <w:color w:val="000000" w:themeColor="text1"/>
                  <w:sz w:val="20"/>
                  <w:szCs w:val="20"/>
                  <w:lang w:val="en-US"/>
                </w:rPr>
                <w:t>92%</w:t>
              </w:r>
            </w:ins>
          </w:p>
        </w:tc>
        <w:tc>
          <w:tcPr>
            <w:tcW w:w="2159" w:type="dxa"/>
          </w:tcPr>
          <w:p w14:paraId="372ED683" w14:textId="4F7D08AA"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60" w:author="Ignasi" w:date="2026-03-30T17:25:00Z">
              <w:r w:rsidRPr="00231AC6" w:rsidDel="000C52C4">
                <w:rPr>
                  <w:rFonts w:ascii="Times New Roman" w:hAnsi="Times New Roman" w:cs="Times New Roman"/>
                  <w:color w:val="000000" w:themeColor="text1"/>
                  <w:sz w:val="20"/>
                  <w:szCs w:val="20"/>
                  <w:lang w:val="en-US"/>
                </w:rPr>
                <w:delText>0.974</w:delText>
              </w:r>
              <w:r w:rsidDel="000C52C4">
                <w:rPr>
                  <w:rFonts w:ascii="Times New Roman" w:hAnsi="Times New Roman" w:cs="Times New Roman"/>
                  <w:color w:val="000000" w:themeColor="text1"/>
                  <w:sz w:val="20"/>
                  <w:szCs w:val="20"/>
                  <w:lang w:val="en-US"/>
                </w:rPr>
                <w:delText xml:space="preserve"> (97.4)</w:delText>
              </w:r>
            </w:del>
            <w:ins w:id="761" w:author="Ignasi" w:date="2026-03-30T17:25:00Z">
              <w:r w:rsidR="000C52C4">
                <w:rPr>
                  <w:rFonts w:ascii="Times New Roman" w:hAnsi="Times New Roman" w:cs="Times New Roman"/>
                  <w:color w:val="000000" w:themeColor="text1"/>
                  <w:sz w:val="20"/>
                  <w:szCs w:val="20"/>
                  <w:lang w:val="en-US"/>
                </w:rPr>
                <w:t>97%</w:t>
              </w:r>
            </w:ins>
          </w:p>
        </w:tc>
      </w:tr>
      <w:tr w:rsidR="005428B3" w:rsidRPr="00231AC6" w14:paraId="1E90CB34" w14:textId="77777777" w:rsidTr="007B3BD3">
        <w:tc>
          <w:tcPr>
            <w:tcW w:w="2155" w:type="dxa"/>
          </w:tcPr>
          <w:p w14:paraId="5857D4FF" w14:textId="77777777" w:rsidR="005428B3" w:rsidRPr="00231AC6" w:rsidRDefault="005428B3" w:rsidP="007B3BD3">
            <w:pPr>
              <w:spacing w:line="480" w:lineRule="auto"/>
              <w:rPr>
                <w:rFonts w:ascii="Times New Roman" w:hAnsi="Times New Roman" w:cs="Times New Roman"/>
                <w:color w:val="000000" w:themeColor="text1"/>
                <w:sz w:val="20"/>
                <w:szCs w:val="20"/>
                <w:lang w:val="en-US"/>
              </w:rPr>
            </w:pPr>
            <w:commentRangeStart w:id="762"/>
            <w:r w:rsidRPr="00231AC6">
              <w:rPr>
                <w:rFonts w:ascii="Times New Roman" w:hAnsi="Times New Roman" w:cs="Times New Roman"/>
                <w:color w:val="000000" w:themeColor="text1"/>
                <w:sz w:val="20"/>
                <w:szCs w:val="20"/>
                <w:lang w:val="en-US"/>
              </w:rPr>
              <w:t>Balanced Accuracy</w:t>
            </w:r>
          </w:p>
        </w:tc>
        <w:tc>
          <w:tcPr>
            <w:tcW w:w="2157" w:type="dxa"/>
          </w:tcPr>
          <w:p w14:paraId="3C931DC4" w14:textId="36F7E784"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commentRangeStart w:id="763"/>
            <w:del w:id="764" w:author="Ignasi" w:date="2026-03-30T17:23:00Z">
              <w:r w:rsidRPr="00231AC6" w:rsidDel="000C52C4">
                <w:rPr>
                  <w:rFonts w:ascii="Times New Roman" w:hAnsi="Times New Roman" w:cs="Times New Roman"/>
                  <w:color w:val="000000" w:themeColor="text1"/>
                  <w:sz w:val="20"/>
                  <w:szCs w:val="20"/>
                  <w:lang w:val="en-US"/>
                </w:rPr>
                <w:delText>0.580</w:delText>
              </w:r>
              <w:r w:rsidDel="000C52C4">
                <w:rPr>
                  <w:rFonts w:ascii="Times New Roman" w:hAnsi="Times New Roman" w:cs="Times New Roman"/>
                  <w:color w:val="000000" w:themeColor="text1"/>
                  <w:sz w:val="20"/>
                  <w:szCs w:val="20"/>
                  <w:lang w:val="en-US"/>
                </w:rPr>
                <w:delText xml:space="preserve"> (58.0)</w:delText>
              </w:r>
            </w:del>
            <w:ins w:id="765" w:author="Ignasi" w:date="2026-03-30T17:23:00Z">
              <w:r w:rsidR="000C52C4">
                <w:rPr>
                  <w:rFonts w:ascii="Times New Roman" w:hAnsi="Times New Roman" w:cs="Times New Roman"/>
                  <w:color w:val="000000" w:themeColor="text1"/>
                  <w:sz w:val="20"/>
                  <w:szCs w:val="20"/>
                  <w:lang w:val="en-US"/>
                </w:rPr>
                <w:t>58%</w:t>
              </w:r>
            </w:ins>
          </w:p>
        </w:tc>
        <w:tc>
          <w:tcPr>
            <w:tcW w:w="2159" w:type="dxa"/>
          </w:tcPr>
          <w:p w14:paraId="72E9CDF4" w14:textId="2C50ABF8"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66" w:author="Ignasi" w:date="2026-03-30T17:24:00Z">
              <w:r w:rsidRPr="00231AC6" w:rsidDel="000C52C4">
                <w:rPr>
                  <w:rFonts w:ascii="Times New Roman" w:hAnsi="Times New Roman" w:cs="Times New Roman"/>
                  <w:color w:val="000000" w:themeColor="text1"/>
                  <w:sz w:val="20"/>
                  <w:szCs w:val="20"/>
                  <w:lang w:val="en-US"/>
                </w:rPr>
                <w:delText>0.620</w:delText>
              </w:r>
              <w:r w:rsidDel="000C52C4">
                <w:rPr>
                  <w:rFonts w:ascii="Times New Roman" w:hAnsi="Times New Roman" w:cs="Times New Roman"/>
                  <w:color w:val="000000" w:themeColor="text1"/>
                  <w:sz w:val="20"/>
                  <w:szCs w:val="20"/>
                  <w:lang w:val="en-US"/>
                </w:rPr>
                <w:delText xml:space="preserve"> (62.0)</w:delText>
              </w:r>
            </w:del>
            <w:ins w:id="767" w:author="Ignasi" w:date="2026-03-30T17:24:00Z">
              <w:r w:rsidR="000C52C4">
                <w:rPr>
                  <w:rFonts w:ascii="Times New Roman" w:hAnsi="Times New Roman" w:cs="Times New Roman"/>
                  <w:color w:val="000000" w:themeColor="text1"/>
                  <w:sz w:val="20"/>
                  <w:szCs w:val="20"/>
                  <w:lang w:val="en-US"/>
                </w:rPr>
                <w:t>62%</w:t>
              </w:r>
            </w:ins>
          </w:p>
        </w:tc>
        <w:tc>
          <w:tcPr>
            <w:tcW w:w="2159" w:type="dxa"/>
          </w:tcPr>
          <w:p w14:paraId="0E8EFD1C" w14:textId="494F1435" w:rsidR="005428B3" w:rsidRPr="00231AC6" w:rsidRDefault="005428B3" w:rsidP="007B3BD3">
            <w:pPr>
              <w:spacing w:line="480" w:lineRule="auto"/>
              <w:jc w:val="center"/>
              <w:rPr>
                <w:rFonts w:ascii="Times New Roman" w:hAnsi="Times New Roman" w:cs="Times New Roman"/>
                <w:color w:val="000000" w:themeColor="text1"/>
                <w:sz w:val="20"/>
                <w:szCs w:val="20"/>
                <w:lang w:val="en-US"/>
              </w:rPr>
            </w:pPr>
            <w:del w:id="768" w:author="Ignasi" w:date="2026-03-30T17:26:00Z">
              <w:r w:rsidRPr="00231AC6" w:rsidDel="000C52C4">
                <w:rPr>
                  <w:rFonts w:ascii="Times New Roman" w:hAnsi="Times New Roman" w:cs="Times New Roman"/>
                  <w:color w:val="000000" w:themeColor="text1"/>
                  <w:sz w:val="20"/>
                  <w:szCs w:val="20"/>
                  <w:lang w:val="en-US"/>
                </w:rPr>
                <w:delText>0.703</w:delText>
              </w:r>
              <w:r w:rsidDel="000C52C4">
                <w:rPr>
                  <w:rFonts w:ascii="Times New Roman" w:hAnsi="Times New Roman" w:cs="Times New Roman"/>
                  <w:color w:val="000000" w:themeColor="text1"/>
                  <w:sz w:val="20"/>
                  <w:szCs w:val="20"/>
                  <w:lang w:val="en-US"/>
                </w:rPr>
                <w:delText xml:space="preserve"> (70.3)</w:delText>
              </w:r>
              <w:commentRangeEnd w:id="763"/>
              <w:r w:rsidDel="000C52C4">
                <w:rPr>
                  <w:rStyle w:val="Refdecomentario"/>
                </w:rPr>
                <w:commentReference w:id="763"/>
              </w:r>
              <w:r w:rsidDel="000C52C4">
                <w:rPr>
                  <w:rStyle w:val="Refdecomentario"/>
                </w:rPr>
                <w:commentReference w:id="762"/>
              </w:r>
            </w:del>
            <w:ins w:id="769" w:author="Ignasi" w:date="2026-03-30T17:26:00Z">
              <w:r w:rsidR="000C52C4">
                <w:rPr>
                  <w:rFonts w:ascii="Times New Roman" w:hAnsi="Times New Roman" w:cs="Times New Roman"/>
                  <w:color w:val="000000" w:themeColor="text1"/>
                  <w:sz w:val="20"/>
                  <w:szCs w:val="20"/>
                  <w:lang w:val="en-US"/>
                </w:rPr>
                <w:t>70%</w:t>
              </w:r>
            </w:ins>
          </w:p>
        </w:tc>
      </w:tr>
      <w:commentRangeEnd w:id="762"/>
    </w:tbl>
    <w:p w14:paraId="72F6A1FA" w14:textId="77777777" w:rsidR="005428B3" w:rsidRDefault="005428B3">
      <w:pPr>
        <w:rPr>
          <w:rFonts w:ascii="Times New Roman" w:hAnsi="Times New Roman" w:cs="Times New Roman"/>
          <w:sz w:val="20"/>
          <w:szCs w:val="20"/>
          <w:lang w:val="en-US"/>
        </w:rPr>
      </w:pPr>
    </w:p>
    <w:p w14:paraId="02AD3258" w14:textId="04BB5D1C" w:rsidR="003D02F7" w:rsidRDefault="003D02F7" w:rsidP="003D02F7">
      <w:pPr>
        <w:spacing w:after="0" w:line="480" w:lineRule="auto"/>
        <w:rPr>
          <w:rFonts w:ascii="Times New Roman" w:hAnsi="Times New Roman" w:cs="Times New Roman"/>
          <w:color w:val="000000" w:themeColor="text1"/>
          <w:sz w:val="20"/>
          <w:szCs w:val="20"/>
          <w:lang w:val="en-US"/>
        </w:rPr>
      </w:pPr>
      <w:r w:rsidRPr="003E092A">
        <w:rPr>
          <w:rFonts w:ascii="Times New Roman" w:hAnsi="Times New Roman" w:cs="Times New Roman"/>
          <w:b/>
          <w:bCs/>
          <w:color w:val="000000" w:themeColor="text1"/>
          <w:sz w:val="20"/>
          <w:szCs w:val="20"/>
          <w:lang w:val="en-US"/>
        </w:rPr>
        <w:t>Table 1</w:t>
      </w:r>
      <w:r>
        <w:rPr>
          <w:rFonts w:ascii="Times New Roman" w:hAnsi="Times New Roman" w:cs="Times New Roman"/>
          <w:b/>
          <w:bCs/>
          <w:color w:val="000000" w:themeColor="text1"/>
          <w:sz w:val="20"/>
          <w:szCs w:val="20"/>
          <w:lang w:val="en-US"/>
        </w:rPr>
        <w:t>0</w:t>
      </w:r>
      <w:r w:rsidRPr="003E092A">
        <w:rPr>
          <w:rFonts w:ascii="Times New Roman" w:hAnsi="Times New Roman" w:cs="Times New Roman"/>
          <w:b/>
          <w:bCs/>
          <w:color w:val="000000" w:themeColor="text1"/>
          <w:sz w:val="20"/>
          <w:szCs w:val="20"/>
          <w:lang w:val="en-US"/>
        </w:rPr>
        <w:t>.</w:t>
      </w:r>
      <w:r w:rsidRPr="003E092A">
        <w:rPr>
          <w:rFonts w:ascii="Times New Roman" w:hAnsi="Times New Roman" w:cs="Times New Roman"/>
          <w:color w:val="000000" w:themeColor="text1"/>
          <w:sz w:val="20"/>
          <w:szCs w:val="20"/>
          <w:lang w:val="en-US"/>
        </w:rPr>
        <w:t xml:space="preserve"> </w:t>
      </w:r>
    </w:p>
    <w:p w14:paraId="105A3FE2" w14:textId="79E1F647" w:rsidR="003D02F7" w:rsidRPr="003D02F7" w:rsidRDefault="003D02F7" w:rsidP="003D02F7">
      <w:pPr>
        <w:spacing w:after="0" w:line="480" w:lineRule="auto"/>
        <w:rPr>
          <w:rFonts w:ascii="Times New Roman" w:hAnsi="Times New Roman" w:cs="Times New Roman"/>
          <w:i/>
          <w:iCs/>
          <w:color w:val="000000" w:themeColor="text1"/>
          <w:sz w:val="20"/>
          <w:szCs w:val="20"/>
          <w:lang w:val="en-US"/>
        </w:rPr>
      </w:pPr>
      <w:r w:rsidRPr="003E092A">
        <w:rPr>
          <w:rFonts w:ascii="Times New Roman" w:hAnsi="Times New Roman" w:cs="Times New Roman"/>
          <w:i/>
          <w:iCs/>
          <w:color w:val="000000" w:themeColor="text1"/>
          <w:sz w:val="20"/>
          <w:szCs w:val="20"/>
          <w:lang w:val="en-US"/>
        </w:rPr>
        <w:t xml:space="preserve">Raw-Space Feature Coefficients Underlying </w:t>
      </w:r>
      <w:r>
        <w:rPr>
          <w:rFonts w:ascii="Times New Roman" w:hAnsi="Times New Roman" w:cs="Times New Roman"/>
          <w:i/>
          <w:iCs/>
          <w:color w:val="000000" w:themeColor="text1"/>
          <w:sz w:val="20"/>
          <w:szCs w:val="20"/>
          <w:lang w:val="en-US"/>
        </w:rPr>
        <w:t>t</w:t>
      </w:r>
      <w:r w:rsidRPr="003E092A">
        <w:rPr>
          <w:rFonts w:ascii="Times New Roman" w:hAnsi="Times New Roman" w:cs="Times New Roman"/>
          <w:i/>
          <w:iCs/>
          <w:color w:val="000000" w:themeColor="text1"/>
          <w:sz w:val="20"/>
          <w:szCs w:val="20"/>
          <w:lang w:val="en-US"/>
        </w:rPr>
        <w:t>he Decision-Tree Split on PC₂</w:t>
      </w:r>
    </w:p>
    <w:tbl>
      <w:tblPr>
        <w:tblStyle w:val="ad"/>
        <w:tblW w:w="8630" w:type="dxa"/>
        <w:tblInd w:w="0" w:type="dxa"/>
        <w:tblBorders>
          <w:insideH w:val="single" w:sz="4" w:space="0" w:color="auto"/>
        </w:tblBorders>
        <w:tblLayout w:type="fixed"/>
        <w:tblLook w:val="0400" w:firstRow="0" w:lastRow="0" w:firstColumn="0" w:lastColumn="0" w:noHBand="0" w:noVBand="1"/>
      </w:tblPr>
      <w:tblGrid>
        <w:gridCol w:w="562"/>
        <w:gridCol w:w="2694"/>
        <w:gridCol w:w="2025"/>
        <w:gridCol w:w="1679"/>
        <w:gridCol w:w="1670"/>
      </w:tblGrid>
      <w:tr w:rsidR="003D02F7" w:rsidRPr="003D02F7" w14:paraId="461CCE0E" w14:textId="77777777" w:rsidTr="007B3BD3">
        <w:tc>
          <w:tcPr>
            <w:tcW w:w="562" w:type="dxa"/>
          </w:tcPr>
          <w:p w14:paraId="71516F1B" w14:textId="77777777" w:rsidR="003D02F7" w:rsidRPr="003D02F7" w:rsidRDefault="003D02F7" w:rsidP="007B3BD3">
            <w:pPr>
              <w:spacing w:line="480" w:lineRule="auto"/>
              <w:jc w:val="center"/>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c>
          <w:tcPr>
            <w:tcW w:w="2694" w:type="dxa"/>
          </w:tcPr>
          <w:p w14:paraId="5C204CE0"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Predictor</w:t>
            </w:r>
          </w:p>
        </w:tc>
        <w:tc>
          <w:tcPr>
            <w:tcW w:w="2025" w:type="dxa"/>
          </w:tcPr>
          <w:p w14:paraId="5E322722"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β_j</w:t>
            </w:r>
          </w:p>
        </w:tc>
        <w:tc>
          <w:tcPr>
            <w:tcW w:w="1679" w:type="dxa"/>
          </w:tcPr>
          <w:p w14:paraId="4514238F"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Weight</w:t>
            </w:r>
          </w:p>
        </w:tc>
        <w:tc>
          <w:tcPr>
            <w:tcW w:w="1670" w:type="dxa"/>
          </w:tcPr>
          <w:p w14:paraId="30A5077B" w14:textId="77777777" w:rsidR="003D02F7" w:rsidRPr="003D02F7" w:rsidRDefault="003D02F7" w:rsidP="007B3BD3">
            <w:pPr>
              <w:spacing w:line="480" w:lineRule="auto"/>
              <w:jc w:val="center"/>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Effect</w:t>
            </w:r>
          </w:p>
        </w:tc>
      </w:tr>
      <w:tr w:rsidR="003D02F7" w:rsidRPr="003D02F7" w14:paraId="0433C50F" w14:textId="77777777" w:rsidTr="007B3BD3">
        <w:tc>
          <w:tcPr>
            <w:tcW w:w="562" w:type="dxa"/>
          </w:tcPr>
          <w:p w14:paraId="5A19B6C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w:t>
            </w:r>
          </w:p>
        </w:tc>
        <w:tc>
          <w:tcPr>
            <w:tcW w:w="2694" w:type="dxa"/>
          </w:tcPr>
          <w:p w14:paraId="27865D11" w14:textId="603CCCB1"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w:t>
            </w:r>
            <w:ins w:id="770" w:author="Ignasi" w:date="2026-03-30T17:17:00Z">
              <w:r w:rsidR="007555D2">
                <w:rPr>
                  <w:rFonts w:ascii="Times New Roman" w:hAnsi="Times New Roman" w:cs="Times New Roman"/>
                  <w:b/>
                  <w:color w:val="000000" w:themeColor="text1"/>
                  <w:sz w:val="20"/>
                  <w:szCs w:val="20"/>
                  <w:lang w:val="en-US"/>
                </w:rPr>
                <w:t>H</w:t>
              </w:r>
            </w:ins>
            <w:del w:id="771" w:author="Ignasi" w:date="2026-03-30T17:17:00Z">
              <w:r w:rsidRPr="003D02F7" w:rsidDel="007555D2">
                <w:rPr>
                  <w:rFonts w:ascii="Times New Roman" w:hAnsi="Times New Roman" w:cs="Times New Roman"/>
                  <w:b/>
                  <w:color w:val="000000" w:themeColor="text1"/>
                  <w:sz w:val="20"/>
                  <w:szCs w:val="20"/>
                  <w:lang w:val="en-US"/>
                </w:rPr>
                <w:delText>5</w:delText>
              </w:r>
            </w:del>
          </w:p>
        </w:tc>
        <w:tc>
          <w:tcPr>
            <w:tcW w:w="2025" w:type="dxa"/>
          </w:tcPr>
          <w:p w14:paraId="68AD2E6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0.637478</w:t>
            </w:r>
          </w:p>
        </w:tc>
        <w:tc>
          <w:tcPr>
            <w:tcW w:w="1679" w:type="dxa"/>
          </w:tcPr>
          <w:p w14:paraId="56DA7F2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0.229</w:t>
            </w:r>
          </w:p>
        </w:tc>
        <w:tc>
          <w:tcPr>
            <w:tcW w:w="1670" w:type="dxa"/>
          </w:tcPr>
          <w:p w14:paraId="174D1BE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BE645D4" w14:textId="77777777" w:rsidTr="007B3BD3">
        <w:tc>
          <w:tcPr>
            <w:tcW w:w="562" w:type="dxa"/>
          </w:tcPr>
          <w:p w14:paraId="511B920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w:t>
            </w:r>
          </w:p>
        </w:tc>
        <w:tc>
          <w:tcPr>
            <w:tcW w:w="2694" w:type="dxa"/>
          </w:tcPr>
          <w:p w14:paraId="29BD547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CONVIVEN.2</w:t>
            </w:r>
          </w:p>
        </w:tc>
        <w:tc>
          <w:tcPr>
            <w:tcW w:w="2025" w:type="dxa"/>
          </w:tcPr>
          <w:p w14:paraId="5F5DDE6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0.546152</w:t>
            </w:r>
          </w:p>
        </w:tc>
        <w:tc>
          <w:tcPr>
            <w:tcW w:w="1679" w:type="dxa"/>
          </w:tcPr>
          <w:p w14:paraId="2F29DD5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0.196</w:t>
            </w:r>
          </w:p>
        </w:tc>
        <w:tc>
          <w:tcPr>
            <w:tcW w:w="1670" w:type="dxa"/>
          </w:tcPr>
          <w:p w14:paraId="741D878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774DE910" w14:textId="77777777" w:rsidTr="007B3BD3">
        <w:tc>
          <w:tcPr>
            <w:tcW w:w="562" w:type="dxa"/>
          </w:tcPr>
          <w:p w14:paraId="3C11979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3</w:t>
            </w:r>
          </w:p>
        </w:tc>
        <w:tc>
          <w:tcPr>
            <w:tcW w:w="2694" w:type="dxa"/>
          </w:tcPr>
          <w:p w14:paraId="09F0E023"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ETNIA.BN</w:t>
            </w:r>
          </w:p>
        </w:tc>
        <w:tc>
          <w:tcPr>
            <w:tcW w:w="2025" w:type="dxa"/>
          </w:tcPr>
          <w:p w14:paraId="78D34A3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-0.214185</w:t>
            </w:r>
          </w:p>
        </w:tc>
        <w:tc>
          <w:tcPr>
            <w:tcW w:w="1679" w:type="dxa"/>
          </w:tcPr>
          <w:p w14:paraId="5CD4412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0.077</w:t>
            </w:r>
          </w:p>
        </w:tc>
        <w:tc>
          <w:tcPr>
            <w:tcW w:w="1670" w:type="dxa"/>
          </w:tcPr>
          <w:p w14:paraId="55D569E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80A77C1" w14:textId="77777777" w:rsidTr="007B3BD3">
        <w:tc>
          <w:tcPr>
            <w:tcW w:w="562" w:type="dxa"/>
          </w:tcPr>
          <w:p w14:paraId="02F2F29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4</w:t>
            </w:r>
          </w:p>
        </w:tc>
        <w:tc>
          <w:tcPr>
            <w:tcW w:w="2694" w:type="dxa"/>
          </w:tcPr>
          <w:p w14:paraId="3D51545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ORIENTSEX.BN_1</w:t>
            </w:r>
          </w:p>
        </w:tc>
        <w:tc>
          <w:tcPr>
            <w:tcW w:w="2025" w:type="dxa"/>
          </w:tcPr>
          <w:p w14:paraId="741E2E8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0.203226</w:t>
            </w:r>
          </w:p>
        </w:tc>
        <w:tc>
          <w:tcPr>
            <w:tcW w:w="1679" w:type="dxa"/>
          </w:tcPr>
          <w:p w14:paraId="44EBF17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0.073</w:t>
            </w:r>
          </w:p>
        </w:tc>
        <w:tc>
          <w:tcPr>
            <w:tcW w:w="1670" w:type="dxa"/>
          </w:tcPr>
          <w:p w14:paraId="2A9B6F5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917B049" w14:textId="77777777" w:rsidTr="007B3BD3">
        <w:tc>
          <w:tcPr>
            <w:tcW w:w="562" w:type="dxa"/>
          </w:tcPr>
          <w:p w14:paraId="34A0EE3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5</w:t>
            </w:r>
          </w:p>
        </w:tc>
        <w:tc>
          <w:tcPr>
            <w:tcW w:w="2694" w:type="dxa"/>
          </w:tcPr>
          <w:p w14:paraId="1CDFC2A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ORIENTSEX.BN_2</w:t>
            </w:r>
          </w:p>
        </w:tc>
        <w:tc>
          <w:tcPr>
            <w:tcW w:w="2025" w:type="dxa"/>
          </w:tcPr>
          <w:p w14:paraId="4F3B07C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-0.203226</w:t>
            </w:r>
          </w:p>
        </w:tc>
        <w:tc>
          <w:tcPr>
            <w:tcW w:w="1679" w:type="dxa"/>
          </w:tcPr>
          <w:p w14:paraId="26A68DA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0.073</w:t>
            </w:r>
          </w:p>
        </w:tc>
        <w:tc>
          <w:tcPr>
            <w:tcW w:w="1670" w:type="dxa"/>
          </w:tcPr>
          <w:p w14:paraId="5E95EFA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F0AE94D" w14:textId="77777777" w:rsidTr="007B3BD3">
        <w:tc>
          <w:tcPr>
            <w:tcW w:w="562" w:type="dxa"/>
          </w:tcPr>
          <w:p w14:paraId="5CD2B97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6</w:t>
            </w:r>
          </w:p>
        </w:tc>
        <w:tc>
          <w:tcPr>
            <w:tcW w:w="2694" w:type="dxa"/>
          </w:tcPr>
          <w:p w14:paraId="1B21AEA6"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FUGAS.BN</w:t>
            </w:r>
          </w:p>
        </w:tc>
        <w:tc>
          <w:tcPr>
            <w:tcW w:w="2025" w:type="dxa"/>
          </w:tcPr>
          <w:p w14:paraId="7635D46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-0.172597</w:t>
            </w:r>
          </w:p>
        </w:tc>
        <w:tc>
          <w:tcPr>
            <w:tcW w:w="1679" w:type="dxa"/>
          </w:tcPr>
          <w:p w14:paraId="0A22FCF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0.062</w:t>
            </w:r>
          </w:p>
        </w:tc>
        <w:tc>
          <w:tcPr>
            <w:tcW w:w="1670" w:type="dxa"/>
          </w:tcPr>
          <w:p w14:paraId="7B4F5F6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4808CA7" w14:textId="77777777" w:rsidTr="007B3BD3">
        <w:tc>
          <w:tcPr>
            <w:tcW w:w="562" w:type="dxa"/>
          </w:tcPr>
          <w:p w14:paraId="50A4F98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7</w:t>
            </w:r>
          </w:p>
        </w:tc>
        <w:tc>
          <w:tcPr>
            <w:tcW w:w="2694" w:type="dxa"/>
          </w:tcPr>
          <w:p w14:paraId="64057F9D"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CONVIVEN.1</w:t>
            </w:r>
          </w:p>
        </w:tc>
        <w:tc>
          <w:tcPr>
            <w:tcW w:w="2025" w:type="dxa"/>
          </w:tcPr>
          <w:p w14:paraId="41FDA67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0.156661</w:t>
            </w:r>
          </w:p>
        </w:tc>
        <w:tc>
          <w:tcPr>
            <w:tcW w:w="1679" w:type="dxa"/>
          </w:tcPr>
          <w:p w14:paraId="3AE8FE4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0.056</w:t>
            </w:r>
          </w:p>
        </w:tc>
        <w:tc>
          <w:tcPr>
            <w:tcW w:w="1670" w:type="dxa"/>
          </w:tcPr>
          <w:p w14:paraId="1770913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167FBCB1" w14:textId="77777777" w:rsidTr="007B3BD3">
        <w:tc>
          <w:tcPr>
            <w:tcW w:w="562" w:type="dxa"/>
          </w:tcPr>
          <w:p w14:paraId="62A0C50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8</w:t>
            </w:r>
          </w:p>
        </w:tc>
        <w:tc>
          <w:tcPr>
            <w:tcW w:w="2694" w:type="dxa"/>
          </w:tcPr>
          <w:p w14:paraId="4CB44A28"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PAÍS</w:t>
            </w:r>
          </w:p>
        </w:tc>
        <w:tc>
          <w:tcPr>
            <w:tcW w:w="2025" w:type="dxa"/>
          </w:tcPr>
          <w:p w14:paraId="3B8DB07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-0.130422</w:t>
            </w:r>
          </w:p>
        </w:tc>
        <w:tc>
          <w:tcPr>
            <w:tcW w:w="1679" w:type="dxa"/>
          </w:tcPr>
          <w:p w14:paraId="45B8314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0.047</w:t>
            </w:r>
          </w:p>
        </w:tc>
        <w:tc>
          <w:tcPr>
            <w:tcW w:w="1670" w:type="dxa"/>
          </w:tcPr>
          <w:p w14:paraId="46466AE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BFA4E4F" w14:textId="77777777" w:rsidTr="007B3BD3">
        <w:tc>
          <w:tcPr>
            <w:tcW w:w="562" w:type="dxa"/>
          </w:tcPr>
          <w:p w14:paraId="3D76A28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9</w:t>
            </w:r>
          </w:p>
        </w:tc>
        <w:tc>
          <w:tcPr>
            <w:tcW w:w="2694" w:type="dxa"/>
          </w:tcPr>
          <w:p w14:paraId="0B46C34F"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CONVIVEN.3</w:t>
            </w:r>
          </w:p>
        </w:tc>
        <w:tc>
          <w:tcPr>
            <w:tcW w:w="2025" w:type="dxa"/>
          </w:tcPr>
          <w:p w14:paraId="34BF572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-0.122660</w:t>
            </w:r>
          </w:p>
        </w:tc>
        <w:tc>
          <w:tcPr>
            <w:tcW w:w="1679" w:type="dxa"/>
          </w:tcPr>
          <w:p w14:paraId="2B7E9E5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0.044</w:t>
            </w:r>
          </w:p>
        </w:tc>
        <w:tc>
          <w:tcPr>
            <w:tcW w:w="1670" w:type="dxa"/>
          </w:tcPr>
          <w:p w14:paraId="338DA4D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FE577F1" w14:textId="77777777" w:rsidTr="007B3BD3">
        <w:tc>
          <w:tcPr>
            <w:tcW w:w="562" w:type="dxa"/>
          </w:tcPr>
          <w:p w14:paraId="2C9B03F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10</w:t>
            </w:r>
          </w:p>
        </w:tc>
        <w:tc>
          <w:tcPr>
            <w:tcW w:w="2694" w:type="dxa"/>
          </w:tcPr>
          <w:p w14:paraId="51F4F233" w14:textId="20CC1E3B"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w:t>
            </w:r>
            <w:ins w:id="772" w:author="Ignasi" w:date="2026-03-30T17:17:00Z">
              <w:r w:rsidR="007555D2">
                <w:rPr>
                  <w:rFonts w:ascii="Times New Roman" w:hAnsi="Times New Roman" w:cs="Times New Roman"/>
                  <w:b/>
                  <w:color w:val="000000" w:themeColor="text1"/>
                  <w:sz w:val="20"/>
                  <w:szCs w:val="20"/>
                  <w:lang w:val="en-US"/>
                </w:rPr>
                <w:t>0</w:t>
              </w:r>
            </w:ins>
            <w:del w:id="773" w:author="Ignasi" w:date="2026-03-30T17:17:00Z">
              <w:r w:rsidRPr="003D02F7" w:rsidDel="007555D2">
                <w:rPr>
                  <w:rFonts w:ascii="Times New Roman" w:hAnsi="Times New Roman" w:cs="Times New Roman"/>
                  <w:b/>
                  <w:color w:val="000000" w:themeColor="text1"/>
                  <w:sz w:val="20"/>
                  <w:szCs w:val="20"/>
                  <w:lang w:val="en-US"/>
                </w:rPr>
                <w:delText>6</w:delText>
              </w:r>
            </w:del>
          </w:p>
        </w:tc>
        <w:tc>
          <w:tcPr>
            <w:tcW w:w="2025" w:type="dxa"/>
          </w:tcPr>
          <w:p w14:paraId="3CFC80F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-0.106702</w:t>
            </w:r>
          </w:p>
        </w:tc>
        <w:tc>
          <w:tcPr>
            <w:tcW w:w="1679" w:type="dxa"/>
          </w:tcPr>
          <w:p w14:paraId="3DEB856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0.038</w:t>
            </w:r>
          </w:p>
        </w:tc>
        <w:tc>
          <w:tcPr>
            <w:tcW w:w="1670" w:type="dxa"/>
          </w:tcPr>
          <w:p w14:paraId="0F6990D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D925FC7" w14:textId="77777777" w:rsidTr="007B3BD3">
        <w:tc>
          <w:tcPr>
            <w:tcW w:w="562" w:type="dxa"/>
          </w:tcPr>
          <w:p w14:paraId="0137467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11</w:t>
            </w:r>
          </w:p>
        </w:tc>
        <w:tc>
          <w:tcPr>
            <w:tcW w:w="2694" w:type="dxa"/>
          </w:tcPr>
          <w:p w14:paraId="40975557"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APOYO.MEDIAN</w:t>
            </w:r>
          </w:p>
        </w:tc>
        <w:tc>
          <w:tcPr>
            <w:tcW w:w="2025" w:type="dxa"/>
          </w:tcPr>
          <w:p w14:paraId="08B1CC1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0.040205</w:t>
            </w:r>
          </w:p>
        </w:tc>
        <w:tc>
          <w:tcPr>
            <w:tcW w:w="1679" w:type="dxa"/>
          </w:tcPr>
          <w:p w14:paraId="27EF595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0.014</w:t>
            </w:r>
          </w:p>
        </w:tc>
        <w:tc>
          <w:tcPr>
            <w:tcW w:w="1670" w:type="dxa"/>
          </w:tcPr>
          <w:p w14:paraId="2443F17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7B0DBFE5" w14:textId="77777777" w:rsidTr="007B3BD3">
        <w:tc>
          <w:tcPr>
            <w:tcW w:w="562" w:type="dxa"/>
          </w:tcPr>
          <w:p w14:paraId="53714C6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12</w:t>
            </w:r>
          </w:p>
        </w:tc>
        <w:tc>
          <w:tcPr>
            <w:tcW w:w="2694" w:type="dxa"/>
          </w:tcPr>
          <w:p w14:paraId="3C8DEA7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APOYO.VAR</w:t>
            </w:r>
          </w:p>
        </w:tc>
        <w:tc>
          <w:tcPr>
            <w:tcW w:w="2025" w:type="dxa"/>
          </w:tcPr>
          <w:p w14:paraId="2B6863D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-0.045495</w:t>
            </w:r>
          </w:p>
        </w:tc>
        <w:tc>
          <w:tcPr>
            <w:tcW w:w="1679" w:type="dxa"/>
          </w:tcPr>
          <w:p w14:paraId="5ECA368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0.016</w:t>
            </w:r>
          </w:p>
        </w:tc>
        <w:tc>
          <w:tcPr>
            <w:tcW w:w="1670" w:type="dxa"/>
          </w:tcPr>
          <w:p w14:paraId="0E9B68B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A70FC52" w14:textId="77777777" w:rsidTr="007B3BD3">
        <w:tc>
          <w:tcPr>
            <w:tcW w:w="562" w:type="dxa"/>
          </w:tcPr>
          <w:p w14:paraId="5987BEF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13</w:t>
            </w:r>
          </w:p>
        </w:tc>
        <w:tc>
          <w:tcPr>
            <w:tcW w:w="2694" w:type="dxa"/>
          </w:tcPr>
          <w:p w14:paraId="47B5A621"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EDAD</w:t>
            </w:r>
          </w:p>
        </w:tc>
        <w:tc>
          <w:tcPr>
            <w:tcW w:w="2025" w:type="dxa"/>
          </w:tcPr>
          <w:p w14:paraId="1EB313C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-0.031849</w:t>
            </w:r>
          </w:p>
        </w:tc>
        <w:tc>
          <w:tcPr>
            <w:tcW w:w="1679" w:type="dxa"/>
          </w:tcPr>
          <w:p w14:paraId="5709D62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0.011</w:t>
            </w:r>
          </w:p>
        </w:tc>
        <w:tc>
          <w:tcPr>
            <w:tcW w:w="1670" w:type="dxa"/>
          </w:tcPr>
          <w:p w14:paraId="2F69D72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9781EAF" w14:textId="77777777" w:rsidTr="007B3BD3">
        <w:tc>
          <w:tcPr>
            <w:tcW w:w="562" w:type="dxa"/>
          </w:tcPr>
          <w:p w14:paraId="2B8C8BE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14</w:t>
            </w:r>
          </w:p>
        </w:tc>
        <w:tc>
          <w:tcPr>
            <w:tcW w:w="2694" w:type="dxa"/>
          </w:tcPr>
          <w:p w14:paraId="49DF62D9"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ABUSOSUBS1</w:t>
            </w:r>
          </w:p>
        </w:tc>
        <w:tc>
          <w:tcPr>
            <w:tcW w:w="2025" w:type="dxa"/>
          </w:tcPr>
          <w:p w14:paraId="19E0017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-0.017070</w:t>
            </w:r>
          </w:p>
        </w:tc>
        <w:tc>
          <w:tcPr>
            <w:tcW w:w="1679" w:type="dxa"/>
          </w:tcPr>
          <w:p w14:paraId="41A4010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0.006</w:t>
            </w:r>
          </w:p>
        </w:tc>
        <w:tc>
          <w:tcPr>
            <w:tcW w:w="1670" w:type="dxa"/>
          </w:tcPr>
          <w:p w14:paraId="4BC82D2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F45A47D" w14:textId="77777777" w:rsidTr="007B3BD3">
        <w:tc>
          <w:tcPr>
            <w:tcW w:w="562" w:type="dxa"/>
          </w:tcPr>
          <w:p w14:paraId="703DF54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15</w:t>
            </w:r>
          </w:p>
        </w:tc>
        <w:tc>
          <w:tcPr>
            <w:tcW w:w="2694" w:type="dxa"/>
          </w:tcPr>
          <w:p w14:paraId="13F8104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ABUSOSUBS2</w:t>
            </w:r>
          </w:p>
        </w:tc>
        <w:tc>
          <w:tcPr>
            <w:tcW w:w="2025" w:type="dxa"/>
          </w:tcPr>
          <w:p w14:paraId="2E95E33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-0.013711</w:t>
            </w:r>
          </w:p>
        </w:tc>
        <w:tc>
          <w:tcPr>
            <w:tcW w:w="1679" w:type="dxa"/>
          </w:tcPr>
          <w:p w14:paraId="47398F6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w:t>
            </w:r>
          </w:p>
        </w:tc>
        <w:tc>
          <w:tcPr>
            <w:tcW w:w="1670" w:type="dxa"/>
          </w:tcPr>
          <w:p w14:paraId="063EB8D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A51B1B2" w14:textId="77777777" w:rsidTr="007B3BD3">
        <w:tc>
          <w:tcPr>
            <w:tcW w:w="562" w:type="dxa"/>
          </w:tcPr>
          <w:p w14:paraId="1DC4127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16</w:t>
            </w:r>
          </w:p>
        </w:tc>
        <w:tc>
          <w:tcPr>
            <w:tcW w:w="2694" w:type="dxa"/>
          </w:tcPr>
          <w:p w14:paraId="0605753E"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CONVIVEN.4</w:t>
            </w:r>
          </w:p>
        </w:tc>
        <w:tc>
          <w:tcPr>
            <w:tcW w:w="2025" w:type="dxa"/>
          </w:tcPr>
          <w:p w14:paraId="1A6F715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-0.013151</w:t>
            </w:r>
          </w:p>
        </w:tc>
        <w:tc>
          <w:tcPr>
            <w:tcW w:w="1679" w:type="dxa"/>
          </w:tcPr>
          <w:p w14:paraId="405CCC3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w:t>
            </w:r>
          </w:p>
        </w:tc>
        <w:tc>
          <w:tcPr>
            <w:tcW w:w="1670" w:type="dxa"/>
          </w:tcPr>
          <w:p w14:paraId="4312FBC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0B3F928" w14:textId="77777777" w:rsidTr="007B3BD3">
        <w:tc>
          <w:tcPr>
            <w:tcW w:w="562" w:type="dxa"/>
          </w:tcPr>
          <w:p w14:paraId="3B1AE08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17</w:t>
            </w:r>
          </w:p>
        </w:tc>
        <w:tc>
          <w:tcPr>
            <w:tcW w:w="2694" w:type="dxa"/>
          </w:tcPr>
          <w:p w14:paraId="1124F709"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AUTOEFIC.MEAN</w:t>
            </w:r>
          </w:p>
        </w:tc>
        <w:tc>
          <w:tcPr>
            <w:tcW w:w="2025" w:type="dxa"/>
          </w:tcPr>
          <w:p w14:paraId="5225D32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0.018166</w:t>
            </w:r>
          </w:p>
        </w:tc>
        <w:tc>
          <w:tcPr>
            <w:tcW w:w="1679" w:type="dxa"/>
          </w:tcPr>
          <w:p w14:paraId="1021A86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0.007</w:t>
            </w:r>
          </w:p>
        </w:tc>
        <w:tc>
          <w:tcPr>
            <w:tcW w:w="1670" w:type="dxa"/>
          </w:tcPr>
          <w:p w14:paraId="7646443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6085F945" w14:textId="77777777" w:rsidTr="007B3BD3">
        <w:tc>
          <w:tcPr>
            <w:tcW w:w="562" w:type="dxa"/>
          </w:tcPr>
          <w:p w14:paraId="136A1AB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18</w:t>
            </w:r>
          </w:p>
        </w:tc>
        <w:tc>
          <w:tcPr>
            <w:tcW w:w="2694" w:type="dxa"/>
          </w:tcPr>
          <w:p w14:paraId="688FDE9B"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AUTOEFIC.VAR</w:t>
            </w:r>
          </w:p>
        </w:tc>
        <w:tc>
          <w:tcPr>
            <w:tcW w:w="2025" w:type="dxa"/>
          </w:tcPr>
          <w:p w14:paraId="725BDCE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-0.021052</w:t>
            </w:r>
          </w:p>
        </w:tc>
        <w:tc>
          <w:tcPr>
            <w:tcW w:w="1679" w:type="dxa"/>
          </w:tcPr>
          <w:p w14:paraId="4935699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w:t>
            </w:r>
          </w:p>
        </w:tc>
        <w:tc>
          <w:tcPr>
            <w:tcW w:w="1670" w:type="dxa"/>
          </w:tcPr>
          <w:p w14:paraId="211FEAF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633F27B" w14:textId="77777777" w:rsidTr="007B3BD3">
        <w:tc>
          <w:tcPr>
            <w:tcW w:w="562" w:type="dxa"/>
          </w:tcPr>
          <w:p w14:paraId="0EB8A95B"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lastRenderedPageBreak/>
              <w:t>19</w:t>
            </w:r>
          </w:p>
        </w:tc>
        <w:tc>
          <w:tcPr>
            <w:tcW w:w="2694" w:type="dxa"/>
          </w:tcPr>
          <w:p w14:paraId="5D45C101"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APOYO.MEAN</w:t>
            </w:r>
          </w:p>
        </w:tc>
        <w:tc>
          <w:tcPr>
            <w:tcW w:w="2025" w:type="dxa"/>
          </w:tcPr>
          <w:p w14:paraId="580A1F0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0.034071</w:t>
            </w:r>
          </w:p>
        </w:tc>
        <w:tc>
          <w:tcPr>
            <w:tcW w:w="1679" w:type="dxa"/>
          </w:tcPr>
          <w:p w14:paraId="1754227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0.012</w:t>
            </w:r>
          </w:p>
        </w:tc>
        <w:tc>
          <w:tcPr>
            <w:tcW w:w="1670" w:type="dxa"/>
          </w:tcPr>
          <w:p w14:paraId="11BACC1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453CA27A" w14:textId="77777777" w:rsidTr="007B3BD3">
        <w:tc>
          <w:tcPr>
            <w:tcW w:w="562" w:type="dxa"/>
          </w:tcPr>
          <w:p w14:paraId="51EA430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20</w:t>
            </w:r>
          </w:p>
        </w:tc>
        <w:tc>
          <w:tcPr>
            <w:tcW w:w="2694" w:type="dxa"/>
          </w:tcPr>
          <w:p w14:paraId="231973E7"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PORNO.T</w:t>
            </w:r>
          </w:p>
        </w:tc>
        <w:tc>
          <w:tcPr>
            <w:tcW w:w="2025" w:type="dxa"/>
          </w:tcPr>
          <w:p w14:paraId="2280260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-0.016569</w:t>
            </w:r>
          </w:p>
        </w:tc>
        <w:tc>
          <w:tcPr>
            <w:tcW w:w="1679" w:type="dxa"/>
          </w:tcPr>
          <w:p w14:paraId="293FD4D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0.006</w:t>
            </w:r>
          </w:p>
        </w:tc>
        <w:tc>
          <w:tcPr>
            <w:tcW w:w="1670" w:type="dxa"/>
          </w:tcPr>
          <w:p w14:paraId="10D48D47"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68809497" w14:textId="77777777" w:rsidTr="007B3BD3">
        <w:tc>
          <w:tcPr>
            <w:tcW w:w="562" w:type="dxa"/>
          </w:tcPr>
          <w:p w14:paraId="4231F95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21</w:t>
            </w:r>
          </w:p>
        </w:tc>
        <w:tc>
          <w:tcPr>
            <w:tcW w:w="2694" w:type="dxa"/>
          </w:tcPr>
          <w:p w14:paraId="1236477C"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IMPULS.MEDIAN</w:t>
            </w:r>
          </w:p>
        </w:tc>
        <w:tc>
          <w:tcPr>
            <w:tcW w:w="2025" w:type="dxa"/>
          </w:tcPr>
          <w:p w14:paraId="4761163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0.000463</w:t>
            </w:r>
          </w:p>
        </w:tc>
        <w:tc>
          <w:tcPr>
            <w:tcW w:w="1679" w:type="dxa"/>
          </w:tcPr>
          <w:p w14:paraId="729E48B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w:t>
            </w:r>
          </w:p>
        </w:tc>
        <w:tc>
          <w:tcPr>
            <w:tcW w:w="1670" w:type="dxa"/>
          </w:tcPr>
          <w:p w14:paraId="3D57B326"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035BEE61" w14:textId="77777777" w:rsidTr="007B3BD3">
        <w:tc>
          <w:tcPr>
            <w:tcW w:w="562" w:type="dxa"/>
          </w:tcPr>
          <w:p w14:paraId="27D1524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22</w:t>
            </w:r>
          </w:p>
        </w:tc>
        <w:tc>
          <w:tcPr>
            <w:tcW w:w="2694" w:type="dxa"/>
          </w:tcPr>
          <w:p w14:paraId="244D429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IMPULS.MEAN</w:t>
            </w:r>
          </w:p>
        </w:tc>
        <w:tc>
          <w:tcPr>
            <w:tcW w:w="2025" w:type="dxa"/>
          </w:tcPr>
          <w:p w14:paraId="4300261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-0.000006</w:t>
            </w:r>
          </w:p>
        </w:tc>
        <w:tc>
          <w:tcPr>
            <w:tcW w:w="1679" w:type="dxa"/>
          </w:tcPr>
          <w:p w14:paraId="77C249F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0.000</w:t>
            </w:r>
          </w:p>
        </w:tc>
        <w:tc>
          <w:tcPr>
            <w:tcW w:w="1670" w:type="dxa"/>
          </w:tcPr>
          <w:p w14:paraId="739DAF5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51D0432" w14:textId="77777777" w:rsidTr="007B3BD3">
        <w:tc>
          <w:tcPr>
            <w:tcW w:w="562" w:type="dxa"/>
          </w:tcPr>
          <w:p w14:paraId="78D4B00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23</w:t>
            </w:r>
          </w:p>
        </w:tc>
        <w:tc>
          <w:tcPr>
            <w:tcW w:w="2694" w:type="dxa"/>
          </w:tcPr>
          <w:p w14:paraId="12716CD0"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IMPULS.VAR</w:t>
            </w:r>
          </w:p>
        </w:tc>
        <w:tc>
          <w:tcPr>
            <w:tcW w:w="2025" w:type="dxa"/>
          </w:tcPr>
          <w:p w14:paraId="246815A5"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-0.005535</w:t>
            </w:r>
          </w:p>
        </w:tc>
        <w:tc>
          <w:tcPr>
            <w:tcW w:w="1679" w:type="dxa"/>
          </w:tcPr>
          <w:p w14:paraId="4813299E"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0.002</w:t>
            </w:r>
          </w:p>
        </w:tc>
        <w:tc>
          <w:tcPr>
            <w:tcW w:w="1670" w:type="dxa"/>
          </w:tcPr>
          <w:p w14:paraId="2230619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A1DF667" w14:textId="77777777" w:rsidTr="007B3BD3">
        <w:tc>
          <w:tcPr>
            <w:tcW w:w="562" w:type="dxa"/>
          </w:tcPr>
          <w:p w14:paraId="3536D54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24</w:t>
            </w:r>
          </w:p>
        </w:tc>
        <w:tc>
          <w:tcPr>
            <w:tcW w:w="2694" w:type="dxa"/>
          </w:tcPr>
          <w:p w14:paraId="13A18400"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MORAL.MEAN</w:t>
            </w:r>
          </w:p>
        </w:tc>
        <w:tc>
          <w:tcPr>
            <w:tcW w:w="2025" w:type="dxa"/>
          </w:tcPr>
          <w:p w14:paraId="3651C11A"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0.010998</w:t>
            </w:r>
          </w:p>
        </w:tc>
        <w:tc>
          <w:tcPr>
            <w:tcW w:w="1679" w:type="dxa"/>
          </w:tcPr>
          <w:p w14:paraId="7969D8C2"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0.004</w:t>
            </w:r>
          </w:p>
        </w:tc>
        <w:tc>
          <w:tcPr>
            <w:tcW w:w="1670" w:type="dxa"/>
          </w:tcPr>
          <w:p w14:paraId="6CAD944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5249B8E6" w14:textId="77777777" w:rsidTr="007B3BD3">
        <w:tc>
          <w:tcPr>
            <w:tcW w:w="562" w:type="dxa"/>
          </w:tcPr>
          <w:p w14:paraId="4A82B771"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25</w:t>
            </w:r>
          </w:p>
        </w:tc>
        <w:tc>
          <w:tcPr>
            <w:tcW w:w="2694" w:type="dxa"/>
          </w:tcPr>
          <w:p w14:paraId="13C444B8"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MORAL.VAR</w:t>
            </w:r>
          </w:p>
        </w:tc>
        <w:tc>
          <w:tcPr>
            <w:tcW w:w="2025" w:type="dxa"/>
          </w:tcPr>
          <w:p w14:paraId="6B8CF213"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-0.008597</w:t>
            </w:r>
          </w:p>
        </w:tc>
        <w:tc>
          <w:tcPr>
            <w:tcW w:w="1679" w:type="dxa"/>
          </w:tcPr>
          <w:p w14:paraId="192FBBB0"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5740214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3F29626C" w14:textId="77777777" w:rsidTr="007B3BD3">
        <w:tc>
          <w:tcPr>
            <w:tcW w:w="562" w:type="dxa"/>
          </w:tcPr>
          <w:p w14:paraId="71471F0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26</w:t>
            </w:r>
          </w:p>
        </w:tc>
        <w:tc>
          <w:tcPr>
            <w:tcW w:w="2694" w:type="dxa"/>
          </w:tcPr>
          <w:p w14:paraId="507F2B36"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GENERO_BIN_0</w:t>
            </w:r>
          </w:p>
        </w:tc>
        <w:tc>
          <w:tcPr>
            <w:tcW w:w="2025" w:type="dxa"/>
          </w:tcPr>
          <w:p w14:paraId="39A98944"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0.008369</w:t>
            </w:r>
          </w:p>
        </w:tc>
        <w:tc>
          <w:tcPr>
            <w:tcW w:w="1679" w:type="dxa"/>
          </w:tcPr>
          <w:p w14:paraId="3803B698"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0180A43D"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r w:rsidR="003D02F7" w:rsidRPr="003D02F7" w14:paraId="212A5FA0" w14:textId="77777777" w:rsidTr="007B3BD3">
        <w:tc>
          <w:tcPr>
            <w:tcW w:w="562" w:type="dxa"/>
          </w:tcPr>
          <w:p w14:paraId="31B18DCC"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27</w:t>
            </w:r>
          </w:p>
        </w:tc>
        <w:tc>
          <w:tcPr>
            <w:tcW w:w="2694" w:type="dxa"/>
          </w:tcPr>
          <w:p w14:paraId="039991C5" w14:textId="77777777" w:rsidR="003D02F7" w:rsidRPr="003D02F7" w:rsidRDefault="003D02F7" w:rsidP="007B3BD3">
            <w:pPr>
              <w:spacing w:line="480" w:lineRule="auto"/>
              <w:rPr>
                <w:rFonts w:ascii="Times New Roman" w:hAnsi="Times New Roman" w:cs="Times New Roman"/>
                <w:b/>
                <w:color w:val="000000" w:themeColor="text1"/>
                <w:sz w:val="20"/>
                <w:szCs w:val="20"/>
                <w:lang w:val="en-US"/>
              </w:rPr>
            </w:pPr>
            <w:r w:rsidRPr="003D02F7">
              <w:rPr>
                <w:rFonts w:ascii="Times New Roman" w:hAnsi="Times New Roman" w:cs="Times New Roman"/>
                <w:b/>
                <w:color w:val="000000" w:themeColor="text1"/>
                <w:sz w:val="20"/>
                <w:szCs w:val="20"/>
                <w:lang w:val="en-US"/>
              </w:rPr>
              <w:t>GENERO_BIN_1</w:t>
            </w:r>
          </w:p>
        </w:tc>
        <w:tc>
          <w:tcPr>
            <w:tcW w:w="2025" w:type="dxa"/>
          </w:tcPr>
          <w:p w14:paraId="3579F10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-0.008369</w:t>
            </w:r>
          </w:p>
        </w:tc>
        <w:tc>
          <w:tcPr>
            <w:tcW w:w="1679" w:type="dxa"/>
          </w:tcPr>
          <w:p w14:paraId="222192A9"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0.003</w:t>
            </w:r>
          </w:p>
        </w:tc>
        <w:tc>
          <w:tcPr>
            <w:tcW w:w="1670" w:type="dxa"/>
          </w:tcPr>
          <w:p w14:paraId="7D04186F" w14:textId="77777777" w:rsidR="003D02F7" w:rsidRPr="003D02F7" w:rsidRDefault="003D02F7" w:rsidP="007B3BD3">
            <w:pPr>
              <w:spacing w:line="480" w:lineRule="auto"/>
              <w:rPr>
                <w:rFonts w:ascii="Times New Roman" w:hAnsi="Times New Roman" w:cs="Times New Roman"/>
                <w:color w:val="000000" w:themeColor="text1"/>
                <w:sz w:val="20"/>
                <w:szCs w:val="20"/>
                <w:lang w:val="en-US"/>
              </w:rPr>
            </w:pPr>
            <w:r w:rsidRPr="003D02F7">
              <w:rPr>
                <w:rFonts w:ascii="Times New Roman" w:hAnsi="Times New Roman" w:cs="Times New Roman"/>
                <w:color w:val="000000" w:themeColor="text1"/>
                <w:sz w:val="20"/>
                <w:szCs w:val="20"/>
                <w:lang w:val="en-US"/>
              </w:rPr>
              <w:t>–</w:t>
            </w:r>
          </w:p>
        </w:tc>
      </w:tr>
    </w:tbl>
    <w:p w14:paraId="71A335FE" w14:textId="77777777" w:rsidR="003D02F7" w:rsidRDefault="003D02F7" w:rsidP="003D02F7">
      <w:pPr>
        <w:spacing w:after="0" w:line="480" w:lineRule="auto"/>
        <w:ind w:firstLine="720"/>
        <w:rPr>
          <w:rFonts w:ascii="Times New Roman" w:hAnsi="Times New Roman" w:cs="Times New Roman"/>
          <w:i/>
          <w:iCs/>
          <w:sz w:val="20"/>
          <w:szCs w:val="20"/>
          <w:lang w:val="en-US"/>
        </w:rPr>
      </w:pPr>
    </w:p>
    <w:p w14:paraId="1D5B4C4F" w14:textId="77777777" w:rsidR="003D02F7" w:rsidRDefault="003D02F7" w:rsidP="003D02F7">
      <w:pPr>
        <w:spacing w:after="0" w:line="480" w:lineRule="auto"/>
        <w:ind w:firstLine="720"/>
        <w:rPr>
          <w:rFonts w:ascii="Times New Roman" w:hAnsi="Times New Roman" w:cs="Times New Roman"/>
          <w:sz w:val="20"/>
          <w:szCs w:val="20"/>
          <w:lang w:val="en-US"/>
        </w:rPr>
      </w:pPr>
      <w:r w:rsidRPr="003E092A">
        <w:rPr>
          <w:rFonts w:ascii="Times New Roman" w:hAnsi="Times New Roman" w:cs="Times New Roman"/>
          <w:i/>
          <w:iCs/>
          <w:sz w:val="20"/>
          <w:szCs w:val="20"/>
          <w:lang w:val="en-US"/>
        </w:rPr>
        <w:t>Note.</w:t>
      </w:r>
      <w:r>
        <w:rPr>
          <w:rFonts w:ascii="Times New Roman" w:hAnsi="Times New Roman" w:cs="Times New Roman"/>
          <w:sz w:val="20"/>
          <w:szCs w:val="20"/>
          <w:lang w:val="en-US"/>
        </w:rPr>
        <w:t xml:space="preserve"> </w:t>
      </w:r>
      <w:r w:rsidRPr="003E092A">
        <w:rPr>
          <w:rFonts w:ascii="Times New Roman" w:hAnsi="Times New Roman" w:cs="Times New Roman"/>
          <w:sz w:val="20"/>
          <w:szCs w:val="20"/>
          <w:lang w:val="en-US"/>
        </w:rPr>
        <w:t>Raw-space coefficients that reproduce the decision-tree rule PC₂ ≤ t. “Weight” is the normalized absolute value; “Effect” shows whether an increase in the variable moves a respondent towards (+) or away from (–) the victim class.</w:t>
      </w:r>
    </w:p>
    <w:p w14:paraId="2AC5FCCD" w14:textId="6E138D87"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 xml:space="preserve">Table 11. </w:t>
      </w:r>
    </w:p>
    <w:p w14:paraId="088014B9" w14:textId="77777777" w:rsidR="003D02F7" w:rsidRPr="003D02F7" w:rsidRDefault="003D02F7" w:rsidP="003D02F7">
      <w:pPr>
        <w:spacing w:after="0" w:line="480" w:lineRule="auto"/>
        <w:rPr>
          <w:rFonts w:ascii="Times New Roman" w:hAnsi="Times New Roman" w:cs="Times New Roman"/>
          <w:i/>
          <w:iCs/>
          <w:sz w:val="20"/>
          <w:szCs w:val="20"/>
          <w:lang w:val="en-US"/>
        </w:rPr>
      </w:pPr>
      <w:r w:rsidRPr="003D02F7">
        <w:rPr>
          <w:rFonts w:ascii="Times New Roman" w:hAnsi="Times New Roman" w:cs="Times New Roman"/>
          <w:i/>
          <w:iCs/>
          <w:sz w:val="20"/>
          <w:szCs w:val="20"/>
          <w:lang w:val="en-US"/>
        </w:rPr>
        <w:t>Perpetrator neural network SHAP importance of principal components</w:t>
      </w:r>
    </w:p>
    <w:tbl>
      <w:tblPr>
        <w:tblStyle w:val="Tablanormal2"/>
        <w:tblW w:w="8630" w:type="dxa"/>
        <w:tblLayout w:type="fixed"/>
        <w:tblLook w:val="0400" w:firstRow="0" w:lastRow="0" w:firstColumn="0" w:lastColumn="0" w:noHBand="0" w:noVBand="1"/>
      </w:tblPr>
      <w:tblGrid>
        <w:gridCol w:w="4315"/>
        <w:gridCol w:w="4315"/>
      </w:tblGrid>
      <w:tr w:rsidR="003D02F7" w:rsidRPr="003D02F7" w14:paraId="2E243936"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4A7C54A" w14:textId="48D53CE6"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COMPONENT</w:t>
            </w:r>
          </w:p>
        </w:tc>
        <w:tc>
          <w:tcPr>
            <w:tcW w:w="4315" w:type="dxa"/>
          </w:tcPr>
          <w:p w14:paraId="234877AF" w14:textId="4A6CA4BB"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IMPORTANCE</w:t>
            </w:r>
            <w:r w:rsidRPr="003D02F7">
              <w:rPr>
                <w:rFonts w:ascii="Times New Roman" w:hAnsi="Times New Roman" w:cs="Times New Roman"/>
                <w:b/>
                <w:sz w:val="20"/>
                <w:szCs w:val="20"/>
                <w:lang w:val="en-US"/>
              </w:rPr>
              <w:t xml:space="preserve"> (%)</w:t>
            </w:r>
          </w:p>
        </w:tc>
      </w:tr>
      <w:tr w:rsidR="003D02F7" w:rsidRPr="003D02F7" w14:paraId="0E26EA4A" w14:textId="77777777" w:rsidTr="003D02F7">
        <w:tc>
          <w:tcPr>
            <w:tcW w:w="4315" w:type="dxa"/>
          </w:tcPr>
          <w:p w14:paraId="3EB38EC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w:t>
            </w:r>
          </w:p>
        </w:tc>
        <w:tc>
          <w:tcPr>
            <w:tcW w:w="4315" w:type="dxa"/>
          </w:tcPr>
          <w:p w14:paraId="097951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18.69</w:t>
            </w:r>
          </w:p>
        </w:tc>
      </w:tr>
      <w:tr w:rsidR="003D02F7" w:rsidRPr="003D02F7" w14:paraId="523664E3"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05F6E3D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PC4</w:t>
            </w:r>
          </w:p>
        </w:tc>
        <w:tc>
          <w:tcPr>
            <w:tcW w:w="4315" w:type="dxa"/>
          </w:tcPr>
          <w:p w14:paraId="6B8E6E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14.06</w:t>
            </w:r>
          </w:p>
        </w:tc>
      </w:tr>
      <w:tr w:rsidR="003D02F7" w:rsidRPr="003D02F7" w14:paraId="450757AC" w14:textId="77777777" w:rsidTr="003D02F7">
        <w:tc>
          <w:tcPr>
            <w:tcW w:w="4315" w:type="dxa"/>
          </w:tcPr>
          <w:p w14:paraId="0BC929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PC5</w:t>
            </w:r>
          </w:p>
        </w:tc>
        <w:tc>
          <w:tcPr>
            <w:tcW w:w="4315" w:type="dxa"/>
          </w:tcPr>
          <w:p w14:paraId="3F373C0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10.01</w:t>
            </w:r>
          </w:p>
        </w:tc>
      </w:tr>
      <w:tr w:rsidR="003D02F7" w:rsidRPr="003D02F7" w14:paraId="750C66D0"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45BB4DF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PC7</w:t>
            </w:r>
          </w:p>
        </w:tc>
        <w:tc>
          <w:tcPr>
            <w:tcW w:w="4315" w:type="dxa"/>
          </w:tcPr>
          <w:p w14:paraId="3DAB70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9.27</w:t>
            </w:r>
          </w:p>
        </w:tc>
      </w:tr>
      <w:tr w:rsidR="003D02F7" w:rsidRPr="003D02F7" w14:paraId="3C26C87F" w14:textId="77777777" w:rsidTr="003D02F7">
        <w:tc>
          <w:tcPr>
            <w:tcW w:w="4315" w:type="dxa"/>
          </w:tcPr>
          <w:p w14:paraId="77D13EB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w:t>
            </w:r>
          </w:p>
        </w:tc>
        <w:tc>
          <w:tcPr>
            <w:tcW w:w="4315" w:type="dxa"/>
          </w:tcPr>
          <w:p w14:paraId="315F9D6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8.73</w:t>
            </w:r>
          </w:p>
        </w:tc>
      </w:tr>
      <w:tr w:rsidR="003D02F7" w:rsidRPr="003D02F7" w14:paraId="2BFCC6DB"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6E6739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PC6</w:t>
            </w:r>
          </w:p>
        </w:tc>
        <w:tc>
          <w:tcPr>
            <w:tcW w:w="4315" w:type="dxa"/>
          </w:tcPr>
          <w:p w14:paraId="41EC942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8.60</w:t>
            </w:r>
          </w:p>
        </w:tc>
      </w:tr>
      <w:tr w:rsidR="003D02F7" w:rsidRPr="003D02F7" w14:paraId="3099246D" w14:textId="77777777" w:rsidTr="003D02F7">
        <w:tc>
          <w:tcPr>
            <w:tcW w:w="4315" w:type="dxa"/>
          </w:tcPr>
          <w:p w14:paraId="1B6590D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PC16</w:t>
            </w:r>
          </w:p>
        </w:tc>
        <w:tc>
          <w:tcPr>
            <w:tcW w:w="4315" w:type="dxa"/>
          </w:tcPr>
          <w:p w14:paraId="2272FE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5.65</w:t>
            </w:r>
          </w:p>
        </w:tc>
      </w:tr>
      <w:tr w:rsidR="003D02F7" w:rsidRPr="003D02F7" w14:paraId="42DC152D"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7E1733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PC10</w:t>
            </w:r>
          </w:p>
        </w:tc>
        <w:tc>
          <w:tcPr>
            <w:tcW w:w="4315" w:type="dxa"/>
          </w:tcPr>
          <w:p w14:paraId="5B1EAC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5.46</w:t>
            </w:r>
          </w:p>
        </w:tc>
      </w:tr>
      <w:tr w:rsidR="003D02F7" w:rsidRPr="003D02F7" w14:paraId="3AC248D3" w14:textId="77777777" w:rsidTr="003D02F7">
        <w:tc>
          <w:tcPr>
            <w:tcW w:w="4315" w:type="dxa"/>
          </w:tcPr>
          <w:p w14:paraId="102531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PC21</w:t>
            </w:r>
          </w:p>
        </w:tc>
        <w:tc>
          <w:tcPr>
            <w:tcW w:w="4315" w:type="dxa"/>
          </w:tcPr>
          <w:p w14:paraId="7DE7A56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5.26</w:t>
            </w:r>
          </w:p>
        </w:tc>
      </w:tr>
      <w:tr w:rsidR="003D02F7" w:rsidRPr="003D02F7" w14:paraId="6FD90EDC"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4A7094C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PC17</w:t>
            </w:r>
          </w:p>
        </w:tc>
        <w:tc>
          <w:tcPr>
            <w:tcW w:w="4315" w:type="dxa"/>
          </w:tcPr>
          <w:p w14:paraId="5C09679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4.02</w:t>
            </w:r>
          </w:p>
        </w:tc>
      </w:tr>
      <w:tr w:rsidR="003D02F7" w:rsidRPr="003D02F7" w14:paraId="72D04C52" w14:textId="77777777" w:rsidTr="003D02F7">
        <w:tc>
          <w:tcPr>
            <w:tcW w:w="4315" w:type="dxa"/>
          </w:tcPr>
          <w:p w14:paraId="751BEE6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PC9</w:t>
            </w:r>
          </w:p>
        </w:tc>
        <w:tc>
          <w:tcPr>
            <w:tcW w:w="4315" w:type="dxa"/>
          </w:tcPr>
          <w:p w14:paraId="4B96CA0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3.54</w:t>
            </w:r>
          </w:p>
        </w:tc>
      </w:tr>
      <w:tr w:rsidR="003D02F7" w:rsidRPr="003D02F7" w14:paraId="7ECE0B25"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3C0CDC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PC18</w:t>
            </w:r>
          </w:p>
        </w:tc>
        <w:tc>
          <w:tcPr>
            <w:tcW w:w="4315" w:type="dxa"/>
          </w:tcPr>
          <w:p w14:paraId="546D43C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2.68</w:t>
            </w:r>
          </w:p>
        </w:tc>
      </w:tr>
      <w:tr w:rsidR="003D02F7" w:rsidRPr="003D02F7" w14:paraId="509440D5" w14:textId="77777777" w:rsidTr="003D02F7">
        <w:tc>
          <w:tcPr>
            <w:tcW w:w="4315" w:type="dxa"/>
          </w:tcPr>
          <w:p w14:paraId="418E933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PC22</w:t>
            </w:r>
          </w:p>
        </w:tc>
        <w:tc>
          <w:tcPr>
            <w:tcW w:w="4315" w:type="dxa"/>
          </w:tcPr>
          <w:p w14:paraId="15B15EF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1.53</w:t>
            </w:r>
          </w:p>
        </w:tc>
      </w:tr>
      <w:tr w:rsidR="003D02F7" w:rsidRPr="003D02F7" w14:paraId="21741E77"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287F9D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PC11</w:t>
            </w:r>
          </w:p>
        </w:tc>
        <w:tc>
          <w:tcPr>
            <w:tcW w:w="4315" w:type="dxa"/>
          </w:tcPr>
          <w:p w14:paraId="15881A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1.41</w:t>
            </w:r>
          </w:p>
        </w:tc>
      </w:tr>
      <w:tr w:rsidR="003D02F7" w:rsidRPr="003D02F7" w14:paraId="40763025" w14:textId="77777777" w:rsidTr="003D02F7">
        <w:tc>
          <w:tcPr>
            <w:tcW w:w="4315" w:type="dxa"/>
          </w:tcPr>
          <w:p w14:paraId="7EC176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PC3</w:t>
            </w:r>
          </w:p>
        </w:tc>
        <w:tc>
          <w:tcPr>
            <w:tcW w:w="4315" w:type="dxa"/>
          </w:tcPr>
          <w:p w14:paraId="5EFA39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0.44</w:t>
            </w:r>
          </w:p>
        </w:tc>
      </w:tr>
      <w:tr w:rsidR="003D02F7" w:rsidRPr="003D02F7" w14:paraId="4E992B93"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1121D31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PC20</w:t>
            </w:r>
          </w:p>
        </w:tc>
        <w:tc>
          <w:tcPr>
            <w:tcW w:w="4315" w:type="dxa"/>
          </w:tcPr>
          <w:p w14:paraId="59ACA09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0.39</w:t>
            </w:r>
          </w:p>
        </w:tc>
      </w:tr>
      <w:tr w:rsidR="003D02F7" w:rsidRPr="003D02F7" w14:paraId="1DA9B460" w14:textId="77777777" w:rsidTr="003D02F7">
        <w:tc>
          <w:tcPr>
            <w:tcW w:w="4315" w:type="dxa"/>
          </w:tcPr>
          <w:p w14:paraId="6529902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PC14</w:t>
            </w:r>
          </w:p>
        </w:tc>
        <w:tc>
          <w:tcPr>
            <w:tcW w:w="4315" w:type="dxa"/>
          </w:tcPr>
          <w:p w14:paraId="068B00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0.15</w:t>
            </w:r>
          </w:p>
        </w:tc>
      </w:tr>
      <w:tr w:rsidR="003D02F7" w:rsidRPr="003D02F7" w14:paraId="5BC89E91"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127997C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PC19</w:t>
            </w:r>
          </w:p>
        </w:tc>
        <w:tc>
          <w:tcPr>
            <w:tcW w:w="4315" w:type="dxa"/>
          </w:tcPr>
          <w:p w14:paraId="5DC14D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w:t>
            </w:r>
          </w:p>
        </w:tc>
      </w:tr>
      <w:tr w:rsidR="003D02F7" w:rsidRPr="003D02F7" w14:paraId="55D5088E" w14:textId="77777777" w:rsidTr="003D02F7">
        <w:tc>
          <w:tcPr>
            <w:tcW w:w="4315" w:type="dxa"/>
          </w:tcPr>
          <w:p w14:paraId="3A780F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PC18</w:t>
            </w:r>
          </w:p>
        </w:tc>
        <w:tc>
          <w:tcPr>
            <w:tcW w:w="4315" w:type="dxa"/>
          </w:tcPr>
          <w:p w14:paraId="2AE608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w:t>
            </w:r>
          </w:p>
        </w:tc>
      </w:tr>
      <w:tr w:rsidR="003D02F7" w:rsidRPr="003D02F7" w14:paraId="61936D92"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8B617B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PC15</w:t>
            </w:r>
          </w:p>
        </w:tc>
        <w:tc>
          <w:tcPr>
            <w:tcW w:w="4315" w:type="dxa"/>
          </w:tcPr>
          <w:p w14:paraId="2CB9739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w:t>
            </w:r>
          </w:p>
        </w:tc>
      </w:tr>
      <w:tr w:rsidR="003D02F7" w:rsidRPr="003D02F7" w14:paraId="1630A633" w14:textId="77777777" w:rsidTr="003D02F7">
        <w:tc>
          <w:tcPr>
            <w:tcW w:w="4315" w:type="dxa"/>
          </w:tcPr>
          <w:p w14:paraId="6FDF69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PC13</w:t>
            </w:r>
          </w:p>
        </w:tc>
        <w:tc>
          <w:tcPr>
            <w:tcW w:w="4315" w:type="dxa"/>
          </w:tcPr>
          <w:p w14:paraId="68DD8B2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w:t>
            </w:r>
          </w:p>
        </w:tc>
      </w:tr>
      <w:tr w:rsidR="003D02F7" w:rsidRPr="003D02F7" w14:paraId="0E47BDC5" w14:textId="77777777" w:rsidTr="003D02F7">
        <w:trPr>
          <w:cnfStyle w:val="000000100000" w:firstRow="0" w:lastRow="0" w:firstColumn="0" w:lastColumn="0" w:oddVBand="0" w:evenVBand="0" w:oddHBand="1" w:evenHBand="0" w:firstRowFirstColumn="0" w:firstRowLastColumn="0" w:lastRowFirstColumn="0" w:lastRowLastColumn="0"/>
        </w:trPr>
        <w:tc>
          <w:tcPr>
            <w:tcW w:w="4315" w:type="dxa"/>
          </w:tcPr>
          <w:p w14:paraId="6364A12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PC12</w:t>
            </w:r>
          </w:p>
        </w:tc>
        <w:tc>
          <w:tcPr>
            <w:tcW w:w="4315" w:type="dxa"/>
          </w:tcPr>
          <w:p w14:paraId="26866E7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r>
    </w:tbl>
    <w:p w14:paraId="6F494A62" w14:textId="69B77481" w:rsidR="005428B3" w:rsidRDefault="005428B3" w:rsidP="00016E22">
      <w:pPr>
        <w:spacing w:after="0" w:line="480" w:lineRule="auto"/>
        <w:rPr>
          <w:rFonts w:ascii="Times New Roman" w:hAnsi="Times New Roman" w:cs="Times New Roman"/>
          <w:b/>
          <w:bCs/>
          <w:color w:val="000000" w:themeColor="text1"/>
          <w:sz w:val="20"/>
          <w:szCs w:val="20"/>
          <w:lang w:val="en-US"/>
        </w:rPr>
      </w:pPr>
    </w:p>
    <w:p w14:paraId="2B500B63" w14:textId="3D6CB6FD"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Table 1</w:t>
      </w:r>
      <w:r>
        <w:rPr>
          <w:rFonts w:ascii="Times New Roman" w:hAnsi="Times New Roman" w:cs="Times New Roman"/>
          <w:b/>
          <w:bCs/>
          <w:sz w:val="20"/>
          <w:szCs w:val="20"/>
          <w:lang w:val="en-US"/>
        </w:rPr>
        <w:t>2</w:t>
      </w:r>
      <w:r w:rsidRPr="003D02F7">
        <w:rPr>
          <w:rFonts w:ascii="Times New Roman" w:hAnsi="Times New Roman" w:cs="Times New Roman"/>
          <w:b/>
          <w:bCs/>
          <w:sz w:val="20"/>
          <w:szCs w:val="20"/>
          <w:lang w:val="en-US"/>
        </w:rPr>
        <w:t xml:space="preserve">. </w:t>
      </w:r>
    </w:p>
    <w:p w14:paraId="38D197F4" w14:textId="2F1514AA" w:rsidR="003D02F7" w:rsidRPr="003D02F7" w:rsidRDefault="003D02F7" w:rsidP="003D02F7">
      <w:pPr>
        <w:spacing w:after="0" w:line="480" w:lineRule="auto"/>
        <w:rPr>
          <w:rFonts w:ascii="Times New Roman" w:hAnsi="Times New Roman" w:cs="Times New Roman"/>
          <w:i/>
          <w:iCs/>
          <w:sz w:val="20"/>
          <w:szCs w:val="20"/>
          <w:lang w:val="en-US"/>
        </w:rPr>
      </w:pPr>
      <w:r>
        <w:rPr>
          <w:rFonts w:ascii="Times New Roman" w:hAnsi="Times New Roman" w:cs="Times New Roman"/>
          <w:i/>
          <w:iCs/>
          <w:sz w:val="20"/>
          <w:szCs w:val="20"/>
          <w:lang w:val="en-US"/>
        </w:rPr>
        <w:t xml:space="preserve">Perpetrator neural network </w:t>
      </w:r>
      <w:r w:rsidRPr="003D02F7">
        <w:rPr>
          <w:rFonts w:ascii="Times New Roman" w:hAnsi="Times New Roman" w:cs="Times New Roman"/>
          <w:i/>
          <w:iCs/>
          <w:sz w:val="20"/>
          <w:szCs w:val="20"/>
          <w:lang w:val="en-US"/>
        </w:rPr>
        <w:t>SHAP-derived importance of engineered predictors</w:t>
      </w:r>
    </w:p>
    <w:tbl>
      <w:tblPr>
        <w:tblStyle w:val="Tablanormal2"/>
        <w:tblW w:w="7053" w:type="dxa"/>
        <w:tblLayout w:type="fixed"/>
        <w:tblLook w:val="0400" w:firstRow="0" w:lastRow="0" w:firstColumn="0" w:lastColumn="0" w:noHBand="0" w:noVBand="1"/>
      </w:tblPr>
      <w:tblGrid>
        <w:gridCol w:w="2263"/>
        <w:gridCol w:w="1334"/>
        <w:gridCol w:w="1728"/>
        <w:gridCol w:w="1728"/>
      </w:tblGrid>
      <w:tr w:rsidR="003D02F7" w:rsidRPr="003D02F7" w14:paraId="50085B40"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BBF2DF3" w14:textId="059C68A0"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FEATURE</w:t>
            </w:r>
          </w:p>
        </w:tc>
        <w:tc>
          <w:tcPr>
            <w:tcW w:w="1334" w:type="dxa"/>
          </w:tcPr>
          <w:p w14:paraId="5052B9F7" w14:textId="77777777" w:rsidR="003D02F7" w:rsidRPr="003D02F7" w:rsidRDefault="003D02F7" w:rsidP="007B3BD3">
            <w:pPr>
              <w:spacing w:line="480" w:lineRule="auto"/>
              <w:rPr>
                <w:rFonts w:ascii="Times New Roman" w:hAnsi="Times New Roman" w:cs="Times New Roman"/>
                <w:b/>
                <w:sz w:val="20"/>
                <w:szCs w:val="20"/>
                <w:lang w:val="en-US"/>
              </w:rPr>
            </w:pPr>
            <w:r w:rsidRPr="003D02F7">
              <w:rPr>
                <w:rFonts w:ascii="Times New Roman" w:hAnsi="Times New Roman" w:cs="Times New Roman"/>
                <w:b/>
                <w:sz w:val="20"/>
                <w:szCs w:val="20"/>
                <w:lang w:val="en-US"/>
              </w:rPr>
              <w:t>ψ_i</w:t>
            </w:r>
          </w:p>
        </w:tc>
        <w:tc>
          <w:tcPr>
            <w:tcW w:w="1728" w:type="dxa"/>
          </w:tcPr>
          <w:p w14:paraId="10B507C8" w14:textId="6AD0CB35"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WEIGHT</w:t>
            </w:r>
          </w:p>
        </w:tc>
        <w:tc>
          <w:tcPr>
            <w:tcW w:w="1728" w:type="dxa"/>
          </w:tcPr>
          <w:p w14:paraId="0BF84F56" w14:textId="1C3AB38F" w:rsidR="003D02F7" w:rsidRPr="003D02F7" w:rsidRDefault="003D02F7" w:rsidP="007B3BD3">
            <w:pPr>
              <w:spacing w:line="480" w:lineRule="auto"/>
              <w:rPr>
                <w:rFonts w:ascii="Times New Roman" w:hAnsi="Times New Roman" w:cs="Times New Roman"/>
                <w:b/>
                <w:sz w:val="20"/>
                <w:szCs w:val="20"/>
                <w:lang w:val="en-US"/>
              </w:rPr>
            </w:pPr>
            <w:r>
              <w:rPr>
                <w:rFonts w:ascii="Times New Roman" w:hAnsi="Times New Roman" w:cs="Times New Roman"/>
                <w:b/>
                <w:sz w:val="20"/>
                <w:szCs w:val="20"/>
                <w:lang w:val="en-US"/>
              </w:rPr>
              <w:t>EFFECT</w:t>
            </w:r>
          </w:p>
        </w:tc>
      </w:tr>
      <w:tr w:rsidR="003D02F7" w:rsidRPr="003D02F7" w14:paraId="79FAE658" w14:textId="77777777" w:rsidTr="003D02F7">
        <w:tc>
          <w:tcPr>
            <w:tcW w:w="2263" w:type="dxa"/>
          </w:tcPr>
          <w:p w14:paraId="6BA18B40" w14:textId="3517494E"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774" w:author="Ignasi" w:date="2026-03-30T17:17:00Z">
              <w:r w:rsidR="007555D2">
                <w:rPr>
                  <w:rFonts w:ascii="Times New Roman" w:hAnsi="Times New Roman" w:cs="Times New Roman"/>
                  <w:sz w:val="20"/>
                  <w:szCs w:val="20"/>
                  <w:lang w:val="en-US"/>
                </w:rPr>
                <w:t>H</w:t>
              </w:r>
            </w:ins>
            <w:del w:id="775" w:author="Ignasi" w:date="2026-03-30T17:17:00Z">
              <w:r w:rsidRPr="003D02F7" w:rsidDel="007555D2">
                <w:rPr>
                  <w:rFonts w:ascii="Times New Roman" w:hAnsi="Times New Roman" w:cs="Times New Roman"/>
                  <w:sz w:val="20"/>
                  <w:szCs w:val="20"/>
                  <w:lang w:val="en-US"/>
                </w:rPr>
                <w:delText>5</w:delText>
              </w:r>
            </w:del>
          </w:p>
        </w:tc>
        <w:tc>
          <w:tcPr>
            <w:tcW w:w="1334" w:type="dxa"/>
          </w:tcPr>
          <w:p w14:paraId="2F6810C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22.02</w:t>
            </w:r>
          </w:p>
        </w:tc>
        <w:tc>
          <w:tcPr>
            <w:tcW w:w="1728" w:type="dxa"/>
          </w:tcPr>
          <w:p w14:paraId="4657BBB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0.201</w:t>
            </w:r>
          </w:p>
        </w:tc>
        <w:tc>
          <w:tcPr>
            <w:tcW w:w="1728" w:type="dxa"/>
          </w:tcPr>
          <w:p w14:paraId="2EC9422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B47F767"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2963AF9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CONVIVEN.2</w:t>
            </w:r>
          </w:p>
        </w:tc>
        <w:tc>
          <w:tcPr>
            <w:tcW w:w="1334" w:type="dxa"/>
          </w:tcPr>
          <w:p w14:paraId="7052E8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9.46</w:t>
            </w:r>
          </w:p>
        </w:tc>
        <w:tc>
          <w:tcPr>
            <w:tcW w:w="1728" w:type="dxa"/>
          </w:tcPr>
          <w:p w14:paraId="37BCB0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0.086</w:t>
            </w:r>
          </w:p>
        </w:tc>
        <w:tc>
          <w:tcPr>
            <w:tcW w:w="1728" w:type="dxa"/>
          </w:tcPr>
          <w:p w14:paraId="5CD53B1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EA95FF7" w14:textId="77777777" w:rsidTr="003D02F7">
        <w:tc>
          <w:tcPr>
            <w:tcW w:w="2263" w:type="dxa"/>
          </w:tcPr>
          <w:p w14:paraId="12EB30C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FUGAS.BN</w:t>
            </w:r>
          </w:p>
        </w:tc>
        <w:tc>
          <w:tcPr>
            <w:tcW w:w="1334" w:type="dxa"/>
          </w:tcPr>
          <w:p w14:paraId="63BA9C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9.02</w:t>
            </w:r>
          </w:p>
        </w:tc>
        <w:tc>
          <w:tcPr>
            <w:tcW w:w="1728" w:type="dxa"/>
          </w:tcPr>
          <w:p w14:paraId="092231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0.082</w:t>
            </w:r>
          </w:p>
        </w:tc>
        <w:tc>
          <w:tcPr>
            <w:tcW w:w="1728" w:type="dxa"/>
          </w:tcPr>
          <w:p w14:paraId="7FD6633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15B9FD5"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22D374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ORIENTSEX.BN_2</w:t>
            </w:r>
          </w:p>
        </w:tc>
        <w:tc>
          <w:tcPr>
            <w:tcW w:w="1334" w:type="dxa"/>
          </w:tcPr>
          <w:p w14:paraId="2517F11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-7.74</w:t>
            </w:r>
          </w:p>
        </w:tc>
        <w:tc>
          <w:tcPr>
            <w:tcW w:w="1728" w:type="dxa"/>
          </w:tcPr>
          <w:p w14:paraId="2288B51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1728" w:type="dxa"/>
          </w:tcPr>
          <w:p w14:paraId="7197A32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84DAEF1" w14:textId="77777777" w:rsidTr="003D02F7">
        <w:tc>
          <w:tcPr>
            <w:tcW w:w="2263" w:type="dxa"/>
          </w:tcPr>
          <w:p w14:paraId="130F87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ORIENTSEX.BN_1</w:t>
            </w:r>
          </w:p>
        </w:tc>
        <w:tc>
          <w:tcPr>
            <w:tcW w:w="1334" w:type="dxa"/>
          </w:tcPr>
          <w:p w14:paraId="55DE1E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7.74</w:t>
            </w:r>
          </w:p>
        </w:tc>
        <w:tc>
          <w:tcPr>
            <w:tcW w:w="1728" w:type="dxa"/>
          </w:tcPr>
          <w:p w14:paraId="4546314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1728" w:type="dxa"/>
          </w:tcPr>
          <w:p w14:paraId="30DD63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28DE61F"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173D253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ABUSOSUBS2</w:t>
            </w:r>
          </w:p>
        </w:tc>
        <w:tc>
          <w:tcPr>
            <w:tcW w:w="1334" w:type="dxa"/>
          </w:tcPr>
          <w:p w14:paraId="1FC9D51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7.34</w:t>
            </w:r>
          </w:p>
        </w:tc>
        <w:tc>
          <w:tcPr>
            <w:tcW w:w="1728" w:type="dxa"/>
          </w:tcPr>
          <w:p w14:paraId="1D00EE4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0.067</w:t>
            </w:r>
          </w:p>
        </w:tc>
        <w:tc>
          <w:tcPr>
            <w:tcW w:w="1728" w:type="dxa"/>
          </w:tcPr>
          <w:p w14:paraId="47C318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7A6E5B0" w14:textId="77777777" w:rsidTr="003D02F7">
        <w:tc>
          <w:tcPr>
            <w:tcW w:w="2263" w:type="dxa"/>
          </w:tcPr>
          <w:p w14:paraId="38C1ED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APOYO.VAR</w:t>
            </w:r>
          </w:p>
        </w:tc>
        <w:tc>
          <w:tcPr>
            <w:tcW w:w="1334" w:type="dxa"/>
          </w:tcPr>
          <w:p w14:paraId="02CBE62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6.92</w:t>
            </w:r>
          </w:p>
        </w:tc>
        <w:tc>
          <w:tcPr>
            <w:tcW w:w="1728" w:type="dxa"/>
          </w:tcPr>
          <w:p w14:paraId="634A21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0.063</w:t>
            </w:r>
          </w:p>
        </w:tc>
        <w:tc>
          <w:tcPr>
            <w:tcW w:w="1728" w:type="dxa"/>
          </w:tcPr>
          <w:p w14:paraId="2E06D8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00287EE"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38C6677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PORNO.T</w:t>
            </w:r>
          </w:p>
        </w:tc>
        <w:tc>
          <w:tcPr>
            <w:tcW w:w="1334" w:type="dxa"/>
          </w:tcPr>
          <w:p w14:paraId="2E7CABA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6.35</w:t>
            </w:r>
          </w:p>
        </w:tc>
        <w:tc>
          <w:tcPr>
            <w:tcW w:w="1728" w:type="dxa"/>
          </w:tcPr>
          <w:p w14:paraId="7FD21AE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0.058</w:t>
            </w:r>
          </w:p>
        </w:tc>
        <w:tc>
          <w:tcPr>
            <w:tcW w:w="1728" w:type="dxa"/>
          </w:tcPr>
          <w:p w14:paraId="3A60009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76C7AEE" w14:textId="77777777" w:rsidTr="003D02F7">
        <w:tc>
          <w:tcPr>
            <w:tcW w:w="2263" w:type="dxa"/>
          </w:tcPr>
          <w:p w14:paraId="4C25735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GENERO_BIN_1</w:t>
            </w:r>
          </w:p>
        </w:tc>
        <w:tc>
          <w:tcPr>
            <w:tcW w:w="1334" w:type="dxa"/>
          </w:tcPr>
          <w:p w14:paraId="53C71E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-4.45</w:t>
            </w:r>
          </w:p>
        </w:tc>
        <w:tc>
          <w:tcPr>
            <w:tcW w:w="1728" w:type="dxa"/>
          </w:tcPr>
          <w:p w14:paraId="18F8A0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1728" w:type="dxa"/>
          </w:tcPr>
          <w:p w14:paraId="152354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15917F2"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67B4AF2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GENERO_BIN_0</w:t>
            </w:r>
          </w:p>
        </w:tc>
        <w:tc>
          <w:tcPr>
            <w:tcW w:w="1334" w:type="dxa"/>
          </w:tcPr>
          <w:p w14:paraId="19B19D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4.45</w:t>
            </w:r>
          </w:p>
        </w:tc>
        <w:tc>
          <w:tcPr>
            <w:tcW w:w="1728" w:type="dxa"/>
          </w:tcPr>
          <w:p w14:paraId="4DE6BD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1728" w:type="dxa"/>
          </w:tcPr>
          <w:p w14:paraId="27FD094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68E7FDA" w14:textId="77777777" w:rsidTr="003D02F7">
        <w:tc>
          <w:tcPr>
            <w:tcW w:w="2263" w:type="dxa"/>
          </w:tcPr>
          <w:p w14:paraId="41F87921" w14:textId="25F0CB9C" w:rsidR="003D02F7" w:rsidRPr="003D02F7" w:rsidRDefault="003D02F7" w:rsidP="007555D2">
            <w:pPr>
              <w:spacing w:line="480" w:lineRule="auto"/>
              <w:ind w:left="720" w:hanging="720"/>
              <w:rPr>
                <w:rFonts w:ascii="Times New Roman" w:hAnsi="Times New Roman" w:cs="Times New Roman"/>
                <w:sz w:val="20"/>
                <w:szCs w:val="20"/>
                <w:lang w:val="en-US"/>
              </w:rPr>
              <w:pPrChange w:id="776" w:author="Ignasi" w:date="2026-03-30T17:16:00Z">
                <w:pPr>
                  <w:spacing w:line="480" w:lineRule="auto"/>
                </w:pPr>
              </w:pPrChange>
            </w:pPr>
            <w:r w:rsidRPr="003D02F7">
              <w:rPr>
                <w:rFonts w:ascii="Times New Roman" w:hAnsi="Times New Roman" w:cs="Times New Roman"/>
                <w:sz w:val="20"/>
                <w:szCs w:val="20"/>
                <w:lang w:val="en-US"/>
              </w:rPr>
              <w:t>CONVIVEN.</w:t>
            </w:r>
            <w:ins w:id="777" w:author="Ignasi" w:date="2026-03-30T17:16:00Z">
              <w:r w:rsidR="007555D2">
                <w:rPr>
                  <w:rFonts w:ascii="Times New Roman" w:hAnsi="Times New Roman" w:cs="Times New Roman"/>
                  <w:sz w:val="20"/>
                  <w:szCs w:val="20"/>
                  <w:lang w:val="en-US"/>
                </w:rPr>
                <w:t>0</w:t>
              </w:r>
            </w:ins>
            <w:del w:id="778" w:author="Ignasi" w:date="2026-03-30T17:16:00Z">
              <w:r w:rsidRPr="003D02F7" w:rsidDel="007555D2">
                <w:rPr>
                  <w:rFonts w:ascii="Times New Roman" w:hAnsi="Times New Roman" w:cs="Times New Roman"/>
                  <w:sz w:val="20"/>
                  <w:szCs w:val="20"/>
                  <w:lang w:val="en-US"/>
                </w:rPr>
                <w:delText>6</w:delText>
              </w:r>
            </w:del>
          </w:p>
        </w:tc>
        <w:tc>
          <w:tcPr>
            <w:tcW w:w="1334" w:type="dxa"/>
          </w:tcPr>
          <w:p w14:paraId="744BB5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4.19</w:t>
            </w:r>
          </w:p>
        </w:tc>
        <w:tc>
          <w:tcPr>
            <w:tcW w:w="1728" w:type="dxa"/>
          </w:tcPr>
          <w:p w14:paraId="1770EAD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1728" w:type="dxa"/>
          </w:tcPr>
          <w:p w14:paraId="61EEF0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FA64178"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43CB9DF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AUTOEFIC.MEAN</w:t>
            </w:r>
          </w:p>
        </w:tc>
        <w:tc>
          <w:tcPr>
            <w:tcW w:w="1334" w:type="dxa"/>
          </w:tcPr>
          <w:p w14:paraId="7579044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3.33</w:t>
            </w:r>
          </w:p>
        </w:tc>
        <w:tc>
          <w:tcPr>
            <w:tcW w:w="1728" w:type="dxa"/>
          </w:tcPr>
          <w:p w14:paraId="3EA5B39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0.030</w:t>
            </w:r>
          </w:p>
        </w:tc>
        <w:tc>
          <w:tcPr>
            <w:tcW w:w="1728" w:type="dxa"/>
          </w:tcPr>
          <w:p w14:paraId="75E790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7C12042" w14:textId="77777777" w:rsidTr="003D02F7">
        <w:tc>
          <w:tcPr>
            <w:tcW w:w="2263" w:type="dxa"/>
          </w:tcPr>
          <w:p w14:paraId="382A85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IMPULS.MEDIAN</w:t>
            </w:r>
          </w:p>
        </w:tc>
        <w:tc>
          <w:tcPr>
            <w:tcW w:w="1334" w:type="dxa"/>
          </w:tcPr>
          <w:p w14:paraId="52603C5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-2.65</w:t>
            </w:r>
          </w:p>
        </w:tc>
        <w:tc>
          <w:tcPr>
            <w:tcW w:w="1728" w:type="dxa"/>
          </w:tcPr>
          <w:p w14:paraId="50F8E49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0.024</w:t>
            </w:r>
          </w:p>
        </w:tc>
        <w:tc>
          <w:tcPr>
            <w:tcW w:w="1728" w:type="dxa"/>
          </w:tcPr>
          <w:p w14:paraId="7766A47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5AB9FDA"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06FF5D8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EDAD</w:t>
            </w:r>
          </w:p>
        </w:tc>
        <w:tc>
          <w:tcPr>
            <w:tcW w:w="1334" w:type="dxa"/>
          </w:tcPr>
          <w:p w14:paraId="0DB36D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-2.40</w:t>
            </w:r>
          </w:p>
        </w:tc>
        <w:tc>
          <w:tcPr>
            <w:tcW w:w="1728" w:type="dxa"/>
          </w:tcPr>
          <w:p w14:paraId="376DDB6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w:t>
            </w:r>
          </w:p>
        </w:tc>
        <w:tc>
          <w:tcPr>
            <w:tcW w:w="1728" w:type="dxa"/>
          </w:tcPr>
          <w:p w14:paraId="0C8717E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6CF09E7" w14:textId="77777777" w:rsidTr="003D02F7">
        <w:tc>
          <w:tcPr>
            <w:tcW w:w="2263" w:type="dxa"/>
          </w:tcPr>
          <w:p w14:paraId="14203FD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ETNIA.BN</w:t>
            </w:r>
          </w:p>
        </w:tc>
        <w:tc>
          <w:tcPr>
            <w:tcW w:w="1334" w:type="dxa"/>
          </w:tcPr>
          <w:p w14:paraId="343F010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1.98</w:t>
            </w:r>
          </w:p>
        </w:tc>
        <w:tc>
          <w:tcPr>
            <w:tcW w:w="1728" w:type="dxa"/>
          </w:tcPr>
          <w:p w14:paraId="7017AAD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0.018</w:t>
            </w:r>
          </w:p>
        </w:tc>
        <w:tc>
          <w:tcPr>
            <w:tcW w:w="1728" w:type="dxa"/>
          </w:tcPr>
          <w:p w14:paraId="570285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09A0C3B"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1FBBA4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IMPULS.MEAN</w:t>
            </w:r>
          </w:p>
        </w:tc>
        <w:tc>
          <w:tcPr>
            <w:tcW w:w="1334" w:type="dxa"/>
          </w:tcPr>
          <w:p w14:paraId="7C9EFA2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-1.71</w:t>
            </w:r>
          </w:p>
        </w:tc>
        <w:tc>
          <w:tcPr>
            <w:tcW w:w="1728" w:type="dxa"/>
          </w:tcPr>
          <w:p w14:paraId="79F08CB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1728" w:type="dxa"/>
          </w:tcPr>
          <w:p w14:paraId="1C53A9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70E5BCD" w14:textId="77777777" w:rsidTr="003D02F7">
        <w:tc>
          <w:tcPr>
            <w:tcW w:w="2263" w:type="dxa"/>
          </w:tcPr>
          <w:p w14:paraId="40D41B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CONVIVEN.3</w:t>
            </w:r>
          </w:p>
        </w:tc>
        <w:tc>
          <w:tcPr>
            <w:tcW w:w="1334" w:type="dxa"/>
          </w:tcPr>
          <w:p w14:paraId="243E8EE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-1.28</w:t>
            </w:r>
          </w:p>
        </w:tc>
        <w:tc>
          <w:tcPr>
            <w:tcW w:w="1728" w:type="dxa"/>
          </w:tcPr>
          <w:p w14:paraId="0EFC4F8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1728" w:type="dxa"/>
          </w:tcPr>
          <w:p w14:paraId="0083458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3150F96"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0CE49D9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APOYO.MEAN</w:t>
            </w:r>
          </w:p>
        </w:tc>
        <w:tc>
          <w:tcPr>
            <w:tcW w:w="1334" w:type="dxa"/>
          </w:tcPr>
          <w:p w14:paraId="397D9DA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-1.10</w:t>
            </w:r>
          </w:p>
        </w:tc>
        <w:tc>
          <w:tcPr>
            <w:tcW w:w="1728" w:type="dxa"/>
          </w:tcPr>
          <w:p w14:paraId="2316625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1728" w:type="dxa"/>
          </w:tcPr>
          <w:p w14:paraId="2CC8814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292DFE9" w14:textId="77777777" w:rsidTr="003D02F7">
        <w:tc>
          <w:tcPr>
            <w:tcW w:w="2263" w:type="dxa"/>
          </w:tcPr>
          <w:p w14:paraId="7A03B23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AUTOEFIC.VAR</w:t>
            </w:r>
          </w:p>
        </w:tc>
        <w:tc>
          <w:tcPr>
            <w:tcW w:w="1334" w:type="dxa"/>
          </w:tcPr>
          <w:p w14:paraId="7AD83E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1.07</w:t>
            </w:r>
          </w:p>
        </w:tc>
        <w:tc>
          <w:tcPr>
            <w:tcW w:w="1728" w:type="dxa"/>
          </w:tcPr>
          <w:p w14:paraId="54D02A7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1728" w:type="dxa"/>
          </w:tcPr>
          <w:p w14:paraId="50F92F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71E9FB4"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7A4A0F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CONVIVEN.4</w:t>
            </w:r>
          </w:p>
        </w:tc>
        <w:tc>
          <w:tcPr>
            <w:tcW w:w="1334" w:type="dxa"/>
          </w:tcPr>
          <w:p w14:paraId="61C034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1.00</w:t>
            </w:r>
          </w:p>
        </w:tc>
        <w:tc>
          <w:tcPr>
            <w:tcW w:w="1728" w:type="dxa"/>
          </w:tcPr>
          <w:p w14:paraId="259F347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w:t>
            </w:r>
          </w:p>
        </w:tc>
        <w:tc>
          <w:tcPr>
            <w:tcW w:w="1728" w:type="dxa"/>
          </w:tcPr>
          <w:p w14:paraId="67AB711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FD52F42" w14:textId="77777777" w:rsidTr="003D02F7">
        <w:tc>
          <w:tcPr>
            <w:tcW w:w="2263" w:type="dxa"/>
          </w:tcPr>
          <w:p w14:paraId="2CE18B2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ABUSOSUBS1</w:t>
            </w:r>
          </w:p>
        </w:tc>
        <w:tc>
          <w:tcPr>
            <w:tcW w:w="1334" w:type="dxa"/>
          </w:tcPr>
          <w:p w14:paraId="63A3BA3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0.83</w:t>
            </w:r>
          </w:p>
        </w:tc>
        <w:tc>
          <w:tcPr>
            <w:tcW w:w="1728" w:type="dxa"/>
          </w:tcPr>
          <w:p w14:paraId="1B2CD86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1728" w:type="dxa"/>
          </w:tcPr>
          <w:p w14:paraId="2275E4B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22E8120"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5082AF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APOYO.MEDIAN</w:t>
            </w:r>
          </w:p>
        </w:tc>
        <w:tc>
          <w:tcPr>
            <w:tcW w:w="1334" w:type="dxa"/>
          </w:tcPr>
          <w:p w14:paraId="40928D2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0.81</w:t>
            </w:r>
          </w:p>
        </w:tc>
        <w:tc>
          <w:tcPr>
            <w:tcW w:w="1728" w:type="dxa"/>
          </w:tcPr>
          <w:p w14:paraId="513DBC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1728" w:type="dxa"/>
          </w:tcPr>
          <w:p w14:paraId="487A2D7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3A2F32B" w14:textId="77777777" w:rsidTr="003D02F7">
        <w:tc>
          <w:tcPr>
            <w:tcW w:w="2263" w:type="dxa"/>
          </w:tcPr>
          <w:p w14:paraId="1D1C752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MORAL.VAR</w:t>
            </w:r>
          </w:p>
        </w:tc>
        <w:tc>
          <w:tcPr>
            <w:tcW w:w="1334" w:type="dxa"/>
          </w:tcPr>
          <w:p w14:paraId="67C637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0.66</w:t>
            </w:r>
          </w:p>
        </w:tc>
        <w:tc>
          <w:tcPr>
            <w:tcW w:w="1728" w:type="dxa"/>
          </w:tcPr>
          <w:p w14:paraId="3A5C36C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1728" w:type="dxa"/>
          </w:tcPr>
          <w:p w14:paraId="7EADFBD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0F6ABBA"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4D579B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PAÍS</w:t>
            </w:r>
          </w:p>
        </w:tc>
        <w:tc>
          <w:tcPr>
            <w:tcW w:w="1334" w:type="dxa"/>
          </w:tcPr>
          <w:p w14:paraId="3504BA5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0.64</w:t>
            </w:r>
          </w:p>
        </w:tc>
        <w:tc>
          <w:tcPr>
            <w:tcW w:w="1728" w:type="dxa"/>
          </w:tcPr>
          <w:p w14:paraId="116CA7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1728" w:type="dxa"/>
          </w:tcPr>
          <w:p w14:paraId="10672B5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8F471FF" w14:textId="77777777" w:rsidTr="003D02F7">
        <w:tc>
          <w:tcPr>
            <w:tcW w:w="2263" w:type="dxa"/>
          </w:tcPr>
          <w:p w14:paraId="7226F9D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IMPULS.VAR</w:t>
            </w:r>
          </w:p>
        </w:tc>
        <w:tc>
          <w:tcPr>
            <w:tcW w:w="1334" w:type="dxa"/>
          </w:tcPr>
          <w:p w14:paraId="5C4B0C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-0.57</w:t>
            </w:r>
          </w:p>
        </w:tc>
        <w:tc>
          <w:tcPr>
            <w:tcW w:w="1728" w:type="dxa"/>
          </w:tcPr>
          <w:p w14:paraId="461D778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1728" w:type="dxa"/>
          </w:tcPr>
          <w:p w14:paraId="7380381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7666B7F" w14:textId="77777777" w:rsidTr="003D02F7">
        <w:trPr>
          <w:cnfStyle w:val="000000100000" w:firstRow="0" w:lastRow="0" w:firstColumn="0" w:lastColumn="0" w:oddVBand="0" w:evenVBand="0" w:oddHBand="1" w:evenHBand="0" w:firstRowFirstColumn="0" w:firstRowLastColumn="0" w:lastRowFirstColumn="0" w:lastRowLastColumn="0"/>
        </w:trPr>
        <w:tc>
          <w:tcPr>
            <w:tcW w:w="2263" w:type="dxa"/>
          </w:tcPr>
          <w:p w14:paraId="74C5FA8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CONVIVEN.1</w:t>
            </w:r>
          </w:p>
        </w:tc>
        <w:tc>
          <w:tcPr>
            <w:tcW w:w="1334" w:type="dxa"/>
          </w:tcPr>
          <w:p w14:paraId="6A2A1F4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-0.09</w:t>
            </w:r>
          </w:p>
        </w:tc>
        <w:tc>
          <w:tcPr>
            <w:tcW w:w="1728" w:type="dxa"/>
          </w:tcPr>
          <w:p w14:paraId="6CFE02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c>
          <w:tcPr>
            <w:tcW w:w="1728" w:type="dxa"/>
          </w:tcPr>
          <w:p w14:paraId="67B720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F6419ED" w14:textId="77777777" w:rsidTr="003D02F7">
        <w:tc>
          <w:tcPr>
            <w:tcW w:w="2263" w:type="dxa"/>
          </w:tcPr>
          <w:p w14:paraId="2F36CC4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MORAL.MEAN</w:t>
            </w:r>
          </w:p>
        </w:tc>
        <w:tc>
          <w:tcPr>
            <w:tcW w:w="1334" w:type="dxa"/>
          </w:tcPr>
          <w:p w14:paraId="6448151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w:t>
            </w:r>
          </w:p>
        </w:tc>
        <w:tc>
          <w:tcPr>
            <w:tcW w:w="1728" w:type="dxa"/>
          </w:tcPr>
          <w:p w14:paraId="3C5ED8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1728" w:type="dxa"/>
          </w:tcPr>
          <w:p w14:paraId="1DA072E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bl>
    <w:p w14:paraId="1BE78558" w14:textId="1BF3489A" w:rsidR="005428B3" w:rsidRDefault="005428B3" w:rsidP="00016E22">
      <w:pPr>
        <w:spacing w:after="0" w:line="480" w:lineRule="auto"/>
        <w:rPr>
          <w:rFonts w:ascii="Times New Roman" w:hAnsi="Times New Roman" w:cs="Times New Roman"/>
          <w:b/>
          <w:bCs/>
          <w:color w:val="000000" w:themeColor="text1"/>
          <w:sz w:val="20"/>
          <w:szCs w:val="20"/>
          <w:lang w:val="en-US"/>
        </w:rPr>
      </w:pPr>
    </w:p>
    <w:p w14:paraId="654CFADF" w14:textId="18CFDB7E" w:rsidR="003D02F7" w:rsidRPr="003D02F7" w:rsidRDefault="003D02F7" w:rsidP="003D02F7">
      <w:pPr>
        <w:spacing w:after="0" w:line="480" w:lineRule="auto"/>
        <w:rPr>
          <w:rFonts w:ascii="Times New Roman" w:hAnsi="Times New Roman" w:cs="Times New Roman"/>
          <w:b/>
          <w:bCs/>
          <w:sz w:val="20"/>
          <w:szCs w:val="20"/>
          <w:lang w:val="en-US"/>
        </w:rPr>
      </w:pPr>
      <w:r w:rsidRPr="003D02F7">
        <w:rPr>
          <w:rFonts w:ascii="Times New Roman" w:hAnsi="Times New Roman" w:cs="Times New Roman"/>
          <w:b/>
          <w:bCs/>
          <w:sz w:val="20"/>
          <w:szCs w:val="20"/>
          <w:lang w:val="en-US"/>
        </w:rPr>
        <w:t xml:space="preserve">Table 13. </w:t>
      </w:r>
    </w:p>
    <w:p w14:paraId="18D74562" w14:textId="23B1566B" w:rsidR="003D02F7" w:rsidRPr="003D02F7" w:rsidRDefault="003D02F7" w:rsidP="003D02F7">
      <w:pPr>
        <w:spacing w:after="0" w:line="480" w:lineRule="auto"/>
        <w:rPr>
          <w:rFonts w:ascii="Times New Roman" w:hAnsi="Times New Roman" w:cs="Times New Roman"/>
          <w:i/>
          <w:iCs/>
          <w:sz w:val="20"/>
          <w:szCs w:val="20"/>
          <w:lang w:val="en-US"/>
        </w:rPr>
      </w:pPr>
      <w:r w:rsidRPr="003D02F7">
        <w:rPr>
          <w:rFonts w:ascii="Times New Roman" w:hAnsi="Times New Roman" w:cs="Times New Roman"/>
          <w:i/>
          <w:iCs/>
          <w:sz w:val="20"/>
          <w:szCs w:val="20"/>
          <w:lang w:val="en-US"/>
        </w:rPr>
        <w:t>Ensemble feature-importance breakdown with condensed column names</w:t>
      </w:r>
    </w:p>
    <w:tbl>
      <w:tblPr>
        <w:tblStyle w:val="Tablanormal2"/>
        <w:tblW w:w="7834" w:type="dxa"/>
        <w:tblLayout w:type="fixed"/>
        <w:tblLook w:val="0400" w:firstRow="0" w:lastRow="0" w:firstColumn="0" w:lastColumn="0" w:noHBand="0" w:noVBand="1"/>
      </w:tblPr>
      <w:tblGrid>
        <w:gridCol w:w="2405"/>
        <w:gridCol w:w="1134"/>
        <w:gridCol w:w="709"/>
        <w:gridCol w:w="850"/>
        <w:gridCol w:w="851"/>
        <w:gridCol w:w="992"/>
        <w:gridCol w:w="893"/>
      </w:tblGrid>
      <w:tr w:rsidR="003D02F7" w:rsidRPr="003D02F7" w14:paraId="6872C11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58D75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Feature</w:t>
            </w:r>
          </w:p>
        </w:tc>
        <w:tc>
          <w:tcPr>
            <w:tcW w:w="1134" w:type="dxa"/>
          </w:tcPr>
          <w:p w14:paraId="6EF2D1B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PW</w:t>
            </w:r>
          </w:p>
        </w:tc>
        <w:tc>
          <w:tcPr>
            <w:tcW w:w="709" w:type="dxa"/>
          </w:tcPr>
          <w:p w14:paraId="7463CBD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Dir</w:t>
            </w:r>
          </w:p>
        </w:tc>
        <w:tc>
          <w:tcPr>
            <w:tcW w:w="850" w:type="dxa"/>
          </w:tcPr>
          <w:p w14:paraId="338FF53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w_DT</w:t>
            </w:r>
          </w:p>
        </w:tc>
        <w:tc>
          <w:tcPr>
            <w:tcW w:w="851" w:type="dxa"/>
          </w:tcPr>
          <w:p w14:paraId="34BEE71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d_DT</w:t>
            </w:r>
          </w:p>
        </w:tc>
        <w:tc>
          <w:tcPr>
            <w:tcW w:w="992" w:type="dxa"/>
          </w:tcPr>
          <w:p w14:paraId="1AB357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w_NN</w:t>
            </w:r>
          </w:p>
        </w:tc>
        <w:tc>
          <w:tcPr>
            <w:tcW w:w="893" w:type="dxa"/>
          </w:tcPr>
          <w:p w14:paraId="6D3D6C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d_NN</w:t>
            </w:r>
          </w:p>
        </w:tc>
      </w:tr>
      <w:tr w:rsidR="003D02F7" w:rsidRPr="003D02F7" w14:paraId="74110883" w14:textId="77777777" w:rsidTr="003D02F7">
        <w:tc>
          <w:tcPr>
            <w:tcW w:w="2405" w:type="dxa"/>
          </w:tcPr>
          <w:p w14:paraId="15657322" w14:textId="4FD937B1"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779" w:author="Ignasi" w:date="2026-03-30T17:17:00Z">
              <w:r w:rsidR="007555D2">
                <w:rPr>
                  <w:rFonts w:ascii="Times New Roman" w:hAnsi="Times New Roman" w:cs="Times New Roman"/>
                  <w:sz w:val="20"/>
                  <w:szCs w:val="20"/>
                  <w:lang w:val="en-US"/>
                </w:rPr>
                <w:t>H</w:t>
              </w:r>
            </w:ins>
            <w:del w:id="780" w:author="Ignasi" w:date="2026-03-30T17:17:00Z">
              <w:r w:rsidRPr="003D02F7" w:rsidDel="007555D2">
                <w:rPr>
                  <w:rFonts w:ascii="Times New Roman" w:hAnsi="Times New Roman" w:cs="Times New Roman"/>
                  <w:sz w:val="20"/>
                  <w:szCs w:val="20"/>
                  <w:lang w:val="en-US"/>
                </w:rPr>
                <w:delText>5</w:delText>
              </w:r>
            </w:del>
          </w:p>
        </w:tc>
        <w:tc>
          <w:tcPr>
            <w:tcW w:w="1134" w:type="dxa"/>
          </w:tcPr>
          <w:p w14:paraId="6FFE9D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0.262997</w:t>
            </w:r>
          </w:p>
        </w:tc>
        <w:tc>
          <w:tcPr>
            <w:tcW w:w="709" w:type="dxa"/>
          </w:tcPr>
          <w:p w14:paraId="15EEAE3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009D7FC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0.229</w:t>
            </w:r>
          </w:p>
        </w:tc>
        <w:tc>
          <w:tcPr>
            <w:tcW w:w="851" w:type="dxa"/>
          </w:tcPr>
          <w:p w14:paraId="353B669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2DC316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0.201</w:t>
            </w:r>
          </w:p>
        </w:tc>
        <w:tc>
          <w:tcPr>
            <w:tcW w:w="893" w:type="dxa"/>
          </w:tcPr>
          <w:p w14:paraId="14614E9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3D2366F"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C808D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CONVIVEN.2</w:t>
            </w:r>
          </w:p>
        </w:tc>
        <w:tc>
          <w:tcPr>
            <w:tcW w:w="1134" w:type="dxa"/>
          </w:tcPr>
          <w:p w14:paraId="7AD3FB3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0.172477</w:t>
            </w:r>
          </w:p>
        </w:tc>
        <w:tc>
          <w:tcPr>
            <w:tcW w:w="709" w:type="dxa"/>
          </w:tcPr>
          <w:p w14:paraId="315AA60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D9F79F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0.196</w:t>
            </w:r>
          </w:p>
        </w:tc>
        <w:tc>
          <w:tcPr>
            <w:tcW w:w="851" w:type="dxa"/>
          </w:tcPr>
          <w:p w14:paraId="6A16A70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212E80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0.086</w:t>
            </w:r>
          </w:p>
        </w:tc>
        <w:tc>
          <w:tcPr>
            <w:tcW w:w="893" w:type="dxa"/>
          </w:tcPr>
          <w:p w14:paraId="2A5B18C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E1B3C86" w14:textId="77777777" w:rsidTr="003D02F7">
        <w:tc>
          <w:tcPr>
            <w:tcW w:w="2405" w:type="dxa"/>
          </w:tcPr>
          <w:p w14:paraId="327EE3E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ORIENTSEX.BN_2</w:t>
            </w:r>
          </w:p>
        </w:tc>
        <w:tc>
          <w:tcPr>
            <w:tcW w:w="1134" w:type="dxa"/>
          </w:tcPr>
          <w:p w14:paraId="48FA6C9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0.088073</w:t>
            </w:r>
          </w:p>
        </w:tc>
        <w:tc>
          <w:tcPr>
            <w:tcW w:w="709" w:type="dxa"/>
          </w:tcPr>
          <w:p w14:paraId="4A23A10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53E4BB9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0.073</w:t>
            </w:r>
          </w:p>
        </w:tc>
        <w:tc>
          <w:tcPr>
            <w:tcW w:w="851" w:type="dxa"/>
          </w:tcPr>
          <w:p w14:paraId="08FE79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594CD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893" w:type="dxa"/>
          </w:tcPr>
          <w:p w14:paraId="58A1468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C3AB7C4"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35EDC33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ORIENTSEX.BN_1</w:t>
            </w:r>
          </w:p>
        </w:tc>
        <w:tc>
          <w:tcPr>
            <w:tcW w:w="1134" w:type="dxa"/>
          </w:tcPr>
          <w:p w14:paraId="7D66C2F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0.088073</w:t>
            </w:r>
          </w:p>
        </w:tc>
        <w:tc>
          <w:tcPr>
            <w:tcW w:w="709" w:type="dxa"/>
          </w:tcPr>
          <w:p w14:paraId="6A532B9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3BD1FC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0.073</w:t>
            </w:r>
          </w:p>
        </w:tc>
        <w:tc>
          <w:tcPr>
            <w:tcW w:w="851" w:type="dxa"/>
          </w:tcPr>
          <w:p w14:paraId="59798E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76E092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0.071</w:t>
            </w:r>
          </w:p>
        </w:tc>
        <w:tc>
          <w:tcPr>
            <w:tcW w:w="893" w:type="dxa"/>
          </w:tcPr>
          <w:p w14:paraId="4362B1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C8572DE" w14:textId="77777777" w:rsidTr="003D02F7">
        <w:tc>
          <w:tcPr>
            <w:tcW w:w="2405" w:type="dxa"/>
          </w:tcPr>
          <w:p w14:paraId="33A8AD8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ABUSOSUBS2</w:t>
            </w:r>
          </w:p>
        </w:tc>
        <w:tc>
          <w:tcPr>
            <w:tcW w:w="1134" w:type="dxa"/>
          </w:tcPr>
          <w:p w14:paraId="6915C6E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0.037920</w:t>
            </w:r>
          </w:p>
        </w:tc>
        <w:tc>
          <w:tcPr>
            <w:tcW w:w="709" w:type="dxa"/>
          </w:tcPr>
          <w:p w14:paraId="037D0C0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F43162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51" w:type="dxa"/>
          </w:tcPr>
          <w:p w14:paraId="7BB6879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47BFA5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0.067</w:t>
            </w:r>
          </w:p>
        </w:tc>
        <w:tc>
          <w:tcPr>
            <w:tcW w:w="893" w:type="dxa"/>
          </w:tcPr>
          <w:p w14:paraId="433F3FF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42BF40C"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569498D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ETNIA.BN</w:t>
            </w:r>
          </w:p>
        </w:tc>
        <w:tc>
          <w:tcPr>
            <w:tcW w:w="1134" w:type="dxa"/>
          </w:tcPr>
          <w:p w14:paraId="1DB798F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0.036086</w:t>
            </w:r>
          </w:p>
        </w:tc>
        <w:tc>
          <w:tcPr>
            <w:tcW w:w="709" w:type="dxa"/>
          </w:tcPr>
          <w:p w14:paraId="27740C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9FF442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0.077</w:t>
            </w:r>
          </w:p>
        </w:tc>
        <w:tc>
          <w:tcPr>
            <w:tcW w:w="851" w:type="dxa"/>
          </w:tcPr>
          <w:p w14:paraId="40E5BE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8C5EDB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0.018</w:t>
            </w:r>
          </w:p>
        </w:tc>
        <w:tc>
          <w:tcPr>
            <w:tcW w:w="893" w:type="dxa"/>
          </w:tcPr>
          <w:p w14:paraId="6C3CD10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76611F0" w14:textId="77777777" w:rsidTr="003D02F7">
        <w:tc>
          <w:tcPr>
            <w:tcW w:w="2405" w:type="dxa"/>
          </w:tcPr>
          <w:p w14:paraId="553E6FF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CONVIVEN.3</w:t>
            </w:r>
          </w:p>
        </w:tc>
        <w:tc>
          <w:tcPr>
            <w:tcW w:w="1134" w:type="dxa"/>
          </w:tcPr>
          <w:p w14:paraId="575A171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0.034251</w:t>
            </w:r>
          </w:p>
        </w:tc>
        <w:tc>
          <w:tcPr>
            <w:tcW w:w="709" w:type="dxa"/>
          </w:tcPr>
          <w:p w14:paraId="3634CEA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2E9D6A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0.044</w:t>
            </w:r>
          </w:p>
        </w:tc>
        <w:tc>
          <w:tcPr>
            <w:tcW w:w="851" w:type="dxa"/>
          </w:tcPr>
          <w:p w14:paraId="7FDDB9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7822AA6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893" w:type="dxa"/>
          </w:tcPr>
          <w:p w14:paraId="64F148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FD2F3BC"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1CAD74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CONVIVEN.1</w:t>
            </w:r>
          </w:p>
        </w:tc>
        <w:tc>
          <w:tcPr>
            <w:tcW w:w="1134" w:type="dxa"/>
          </w:tcPr>
          <w:p w14:paraId="1DB2071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0.033639</w:t>
            </w:r>
          </w:p>
        </w:tc>
        <w:tc>
          <w:tcPr>
            <w:tcW w:w="709" w:type="dxa"/>
          </w:tcPr>
          <w:p w14:paraId="51C651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040B0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0.056</w:t>
            </w:r>
          </w:p>
        </w:tc>
        <w:tc>
          <w:tcPr>
            <w:tcW w:w="851" w:type="dxa"/>
          </w:tcPr>
          <w:p w14:paraId="0CCF91A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121326D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w:t>
            </w:r>
          </w:p>
        </w:tc>
        <w:tc>
          <w:tcPr>
            <w:tcW w:w="893" w:type="dxa"/>
          </w:tcPr>
          <w:p w14:paraId="03C6771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689E90C" w14:textId="77777777" w:rsidTr="003D02F7">
        <w:tc>
          <w:tcPr>
            <w:tcW w:w="2405" w:type="dxa"/>
          </w:tcPr>
          <w:p w14:paraId="0ADD595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lastRenderedPageBreak/>
              <w:t>PORNO.T</w:t>
            </w:r>
          </w:p>
        </w:tc>
        <w:tc>
          <w:tcPr>
            <w:tcW w:w="1134" w:type="dxa"/>
          </w:tcPr>
          <w:p w14:paraId="68B9947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0.031804</w:t>
            </w:r>
          </w:p>
        </w:tc>
        <w:tc>
          <w:tcPr>
            <w:tcW w:w="709" w:type="dxa"/>
          </w:tcPr>
          <w:p w14:paraId="3281204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BFFA1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51" w:type="dxa"/>
          </w:tcPr>
          <w:p w14:paraId="45EB1ED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680A5A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0.058</w:t>
            </w:r>
          </w:p>
        </w:tc>
        <w:tc>
          <w:tcPr>
            <w:tcW w:w="893" w:type="dxa"/>
          </w:tcPr>
          <w:p w14:paraId="704DDFA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9EC433E"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23BE7A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APOYO.VAR</w:t>
            </w:r>
          </w:p>
        </w:tc>
        <w:tc>
          <w:tcPr>
            <w:tcW w:w="1134" w:type="dxa"/>
          </w:tcPr>
          <w:p w14:paraId="5D6AA3C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0.028746</w:t>
            </w:r>
          </w:p>
        </w:tc>
        <w:tc>
          <w:tcPr>
            <w:tcW w:w="709" w:type="dxa"/>
          </w:tcPr>
          <w:p w14:paraId="5F1AB5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C1553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851" w:type="dxa"/>
          </w:tcPr>
          <w:p w14:paraId="79EF8B0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75B485A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0.063</w:t>
            </w:r>
          </w:p>
        </w:tc>
        <w:tc>
          <w:tcPr>
            <w:tcW w:w="893" w:type="dxa"/>
          </w:tcPr>
          <w:p w14:paraId="2977F48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96F18C3" w14:textId="77777777" w:rsidTr="003D02F7">
        <w:tc>
          <w:tcPr>
            <w:tcW w:w="2405" w:type="dxa"/>
          </w:tcPr>
          <w:p w14:paraId="77DC92D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GENERO_BIN_1</w:t>
            </w:r>
          </w:p>
        </w:tc>
        <w:tc>
          <w:tcPr>
            <w:tcW w:w="1134" w:type="dxa"/>
          </w:tcPr>
          <w:p w14:paraId="63F927F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0.026911</w:t>
            </w:r>
          </w:p>
        </w:tc>
        <w:tc>
          <w:tcPr>
            <w:tcW w:w="709" w:type="dxa"/>
          </w:tcPr>
          <w:p w14:paraId="687F89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FD43BC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0C052D0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D9C941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893" w:type="dxa"/>
          </w:tcPr>
          <w:p w14:paraId="3AEA4B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8F783FF"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4615D8F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GENERO_BIN_0</w:t>
            </w:r>
          </w:p>
        </w:tc>
        <w:tc>
          <w:tcPr>
            <w:tcW w:w="1134" w:type="dxa"/>
          </w:tcPr>
          <w:p w14:paraId="4F324E2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0.026911</w:t>
            </w:r>
          </w:p>
        </w:tc>
        <w:tc>
          <w:tcPr>
            <w:tcW w:w="709" w:type="dxa"/>
          </w:tcPr>
          <w:p w14:paraId="57EE269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64BF7B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0B6B783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4F04B3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0.041</w:t>
            </w:r>
          </w:p>
        </w:tc>
        <w:tc>
          <w:tcPr>
            <w:tcW w:w="893" w:type="dxa"/>
          </w:tcPr>
          <w:p w14:paraId="018290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3E1D3485" w14:textId="77777777" w:rsidTr="003D02F7">
        <w:tc>
          <w:tcPr>
            <w:tcW w:w="2405" w:type="dxa"/>
          </w:tcPr>
          <w:p w14:paraId="1A8F7F3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PAÍS</w:t>
            </w:r>
          </w:p>
        </w:tc>
        <w:tc>
          <w:tcPr>
            <w:tcW w:w="1134" w:type="dxa"/>
          </w:tcPr>
          <w:p w14:paraId="0E1135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0.025076</w:t>
            </w:r>
          </w:p>
        </w:tc>
        <w:tc>
          <w:tcPr>
            <w:tcW w:w="709" w:type="dxa"/>
          </w:tcPr>
          <w:p w14:paraId="454F3A8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0B85125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0.047</w:t>
            </w:r>
          </w:p>
        </w:tc>
        <w:tc>
          <w:tcPr>
            <w:tcW w:w="851" w:type="dxa"/>
          </w:tcPr>
          <w:p w14:paraId="0B1C715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D33D34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93" w:type="dxa"/>
          </w:tcPr>
          <w:p w14:paraId="283CC34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8A2690B"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01749A1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AUTOEFIC.MEAN</w:t>
            </w:r>
          </w:p>
        </w:tc>
        <w:tc>
          <w:tcPr>
            <w:tcW w:w="1134" w:type="dxa"/>
          </w:tcPr>
          <w:p w14:paraId="71488B5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0.022630</w:t>
            </w:r>
          </w:p>
        </w:tc>
        <w:tc>
          <w:tcPr>
            <w:tcW w:w="709" w:type="dxa"/>
          </w:tcPr>
          <w:p w14:paraId="071790A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E1463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851" w:type="dxa"/>
          </w:tcPr>
          <w:p w14:paraId="5F28DF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E136CB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0.030</w:t>
            </w:r>
          </w:p>
        </w:tc>
        <w:tc>
          <w:tcPr>
            <w:tcW w:w="893" w:type="dxa"/>
          </w:tcPr>
          <w:p w14:paraId="0A3FB2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639E8281" w14:textId="77777777" w:rsidTr="003D02F7">
        <w:tc>
          <w:tcPr>
            <w:tcW w:w="2405" w:type="dxa"/>
          </w:tcPr>
          <w:p w14:paraId="19A4B3E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EDAD</w:t>
            </w:r>
          </w:p>
        </w:tc>
        <w:tc>
          <w:tcPr>
            <w:tcW w:w="1134" w:type="dxa"/>
          </w:tcPr>
          <w:p w14:paraId="5E963D6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0.020183</w:t>
            </w:r>
          </w:p>
        </w:tc>
        <w:tc>
          <w:tcPr>
            <w:tcW w:w="709" w:type="dxa"/>
          </w:tcPr>
          <w:p w14:paraId="44BF1AE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2789C8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0.011</w:t>
            </w:r>
          </w:p>
        </w:tc>
        <w:tc>
          <w:tcPr>
            <w:tcW w:w="851" w:type="dxa"/>
          </w:tcPr>
          <w:p w14:paraId="181A149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B943F5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0.022</w:t>
            </w:r>
          </w:p>
        </w:tc>
        <w:tc>
          <w:tcPr>
            <w:tcW w:w="893" w:type="dxa"/>
          </w:tcPr>
          <w:p w14:paraId="414DE0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E2BEBED"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53016C5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IMPULS.MEDIAN</w:t>
            </w:r>
          </w:p>
        </w:tc>
        <w:tc>
          <w:tcPr>
            <w:tcW w:w="1134" w:type="dxa"/>
          </w:tcPr>
          <w:p w14:paraId="78A76CB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0.014679</w:t>
            </w:r>
          </w:p>
        </w:tc>
        <w:tc>
          <w:tcPr>
            <w:tcW w:w="709" w:type="dxa"/>
          </w:tcPr>
          <w:p w14:paraId="4A02EAD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CF8413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51" w:type="dxa"/>
          </w:tcPr>
          <w:p w14:paraId="0AEA2E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505B5F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0.024</w:t>
            </w:r>
          </w:p>
        </w:tc>
        <w:tc>
          <w:tcPr>
            <w:tcW w:w="893" w:type="dxa"/>
          </w:tcPr>
          <w:p w14:paraId="5723A98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C1953DB" w14:textId="77777777" w:rsidTr="003D02F7">
        <w:tc>
          <w:tcPr>
            <w:tcW w:w="2405" w:type="dxa"/>
          </w:tcPr>
          <w:p w14:paraId="46069FF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APOYO.MEDIAN</w:t>
            </w:r>
          </w:p>
        </w:tc>
        <w:tc>
          <w:tcPr>
            <w:tcW w:w="1134" w:type="dxa"/>
          </w:tcPr>
          <w:p w14:paraId="0732A6E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0.012844</w:t>
            </w:r>
          </w:p>
        </w:tc>
        <w:tc>
          <w:tcPr>
            <w:tcW w:w="709" w:type="dxa"/>
          </w:tcPr>
          <w:p w14:paraId="3D3A01A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55D2DD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0.014</w:t>
            </w:r>
          </w:p>
        </w:tc>
        <w:tc>
          <w:tcPr>
            <w:tcW w:w="851" w:type="dxa"/>
          </w:tcPr>
          <w:p w14:paraId="12B38AD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CE1FA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0.007</w:t>
            </w:r>
          </w:p>
        </w:tc>
        <w:tc>
          <w:tcPr>
            <w:tcW w:w="893" w:type="dxa"/>
          </w:tcPr>
          <w:p w14:paraId="544FFFE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8EC4952"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2B2B39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FUGAS.BN</w:t>
            </w:r>
          </w:p>
        </w:tc>
        <w:tc>
          <w:tcPr>
            <w:tcW w:w="1134" w:type="dxa"/>
          </w:tcPr>
          <w:p w14:paraId="6CA0F9E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0.012232</w:t>
            </w:r>
          </w:p>
        </w:tc>
        <w:tc>
          <w:tcPr>
            <w:tcW w:w="709" w:type="dxa"/>
          </w:tcPr>
          <w:p w14:paraId="769F0BE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E98446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0.062</w:t>
            </w:r>
          </w:p>
        </w:tc>
        <w:tc>
          <w:tcPr>
            <w:tcW w:w="851" w:type="dxa"/>
          </w:tcPr>
          <w:p w14:paraId="4285192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721EE8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0.082</w:t>
            </w:r>
          </w:p>
        </w:tc>
        <w:tc>
          <w:tcPr>
            <w:tcW w:w="893" w:type="dxa"/>
          </w:tcPr>
          <w:p w14:paraId="3BC8FF0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1865DEB" w14:textId="77777777" w:rsidTr="003D02F7">
        <w:tc>
          <w:tcPr>
            <w:tcW w:w="2405" w:type="dxa"/>
          </w:tcPr>
          <w:p w14:paraId="0BC594D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IMPULS.MEAN</w:t>
            </w:r>
          </w:p>
        </w:tc>
        <w:tc>
          <w:tcPr>
            <w:tcW w:w="1134" w:type="dxa"/>
          </w:tcPr>
          <w:p w14:paraId="35EC1C4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0.009786</w:t>
            </w:r>
          </w:p>
        </w:tc>
        <w:tc>
          <w:tcPr>
            <w:tcW w:w="709" w:type="dxa"/>
          </w:tcPr>
          <w:p w14:paraId="3E069D2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EC7993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51" w:type="dxa"/>
          </w:tcPr>
          <w:p w14:paraId="6A4DA7B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40284EC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0.016</w:t>
            </w:r>
          </w:p>
        </w:tc>
        <w:tc>
          <w:tcPr>
            <w:tcW w:w="893" w:type="dxa"/>
          </w:tcPr>
          <w:p w14:paraId="6562273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D8BF3C4"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1ACDAF0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IMPULS.VAR</w:t>
            </w:r>
          </w:p>
        </w:tc>
        <w:tc>
          <w:tcPr>
            <w:tcW w:w="1134" w:type="dxa"/>
          </w:tcPr>
          <w:p w14:paraId="5FC165C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0.004281</w:t>
            </w:r>
          </w:p>
        </w:tc>
        <w:tc>
          <w:tcPr>
            <w:tcW w:w="709" w:type="dxa"/>
          </w:tcPr>
          <w:p w14:paraId="196A89C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273376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w:t>
            </w:r>
          </w:p>
        </w:tc>
        <w:tc>
          <w:tcPr>
            <w:tcW w:w="851" w:type="dxa"/>
          </w:tcPr>
          <w:p w14:paraId="7C44886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6C3162F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93" w:type="dxa"/>
          </w:tcPr>
          <w:p w14:paraId="3DAE29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0D7DA406" w14:textId="77777777" w:rsidTr="003D02F7">
        <w:tc>
          <w:tcPr>
            <w:tcW w:w="2405" w:type="dxa"/>
          </w:tcPr>
          <w:p w14:paraId="5D1391A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MORAL.MEAN</w:t>
            </w:r>
          </w:p>
        </w:tc>
        <w:tc>
          <w:tcPr>
            <w:tcW w:w="1134" w:type="dxa"/>
          </w:tcPr>
          <w:p w14:paraId="52C7794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0.002446</w:t>
            </w:r>
          </w:p>
        </w:tc>
        <w:tc>
          <w:tcPr>
            <w:tcW w:w="709" w:type="dxa"/>
          </w:tcPr>
          <w:p w14:paraId="498468D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77B5F37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0.004</w:t>
            </w:r>
          </w:p>
        </w:tc>
        <w:tc>
          <w:tcPr>
            <w:tcW w:w="851" w:type="dxa"/>
          </w:tcPr>
          <w:p w14:paraId="1A49F8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2CAFE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w:t>
            </w:r>
          </w:p>
        </w:tc>
        <w:tc>
          <w:tcPr>
            <w:tcW w:w="893" w:type="dxa"/>
          </w:tcPr>
          <w:p w14:paraId="608C9D5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F19350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280A263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CONVIVEN.4</w:t>
            </w:r>
          </w:p>
        </w:tc>
        <w:tc>
          <w:tcPr>
            <w:tcW w:w="1134" w:type="dxa"/>
          </w:tcPr>
          <w:p w14:paraId="2869C48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0.002446</w:t>
            </w:r>
          </w:p>
        </w:tc>
        <w:tc>
          <w:tcPr>
            <w:tcW w:w="709" w:type="dxa"/>
          </w:tcPr>
          <w:p w14:paraId="7CA47A9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D005BC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0.005</w:t>
            </w:r>
          </w:p>
        </w:tc>
        <w:tc>
          <w:tcPr>
            <w:tcW w:w="851" w:type="dxa"/>
          </w:tcPr>
          <w:p w14:paraId="21CEE36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18F699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0.009</w:t>
            </w:r>
          </w:p>
        </w:tc>
        <w:tc>
          <w:tcPr>
            <w:tcW w:w="893" w:type="dxa"/>
          </w:tcPr>
          <w:p w14:paraId="4772184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499BCE1A" w14:textId="77777777" w:rsidTr="003D02F7">
        <w:tc>
          <w:tcPr>
            <w:tcW w:w="2405" w:type="dxa"/>
          </w:tcPr>
          <w:p w14:paraId="0513347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MORAL.VAR</w:t>
            </w:r>
          </w:p>
        </w:tc>
        <w:tc>
          <w:tcPr>
            <w:tcW w:w="1134" w:type="dxa"/>
          </w:tcPr>
          <w:p w14:paraId="4CD08F9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0.001835</w:t>
            </w:r>
          </w:p>
        </w:tc>
        <w:tc>
          <w:tcPr>
            <w:tcW w:w="709" w:type="dxa"/>
          </w:tcPr>
          <w:p w14:paraId="7822B128"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65F3490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0.003</w:t>
            </w:r>
          </w:p>
        </w:tc>
        <w:tc>
          <w:tcPr>
            <w:tcW w:w="851" w:type="dxa"/>
          </w:tcPr>
          <w:p w14:paraId="4145C1B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2C24CB4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93" w:type="dxa"/>
          </w:tcPr>
          <w:p w14:paraId="1A97B8D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7164C930"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793E90C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AUTOEFIC.VAR</w:t>
            </w:r>
          </w:p>
        </w:tc>
        <w:tc>
          <w:tcPr>
            <w:tcW w:w="1134" w:type="dxa"/>
          </w:tcPr>
          <w:p w14:paraId="70456AF3"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3224D6E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4A5521A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851" w:type="dxa"/>
          </w:tcPr>
          <w:p w14:paraId="3EF9C7C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F732180"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893" w:type="dxa"/>
          </w:tcPr>
          <w:p w14:paraId="4ED8E20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2102E48D" w14:textId="77777777" w:rsidTr="003D02F7">
        <w:tc>
          <w:tcPr>
            <w:tcW w:w="2405" w:type="dxa"/>
          </w:tcPr>
          <w:p w14:paraId="428726A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APOYO.MEAN</w:t>
            </w:r>
          </w:p>
        </w:tc>
        <w:tc>
          <w:tcPr>
            <w:tcW w:w="1134" w:type="dxa"/>
          </w:tcPr>
          <w:p w14:paraId="55E3BEF2"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1D212CAC"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CBB856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0.012</w:t>
            </w:r>
          </w:p>
        </w:tc>
        <w:tc>
          <w:tcPr>
            <w:tcW w:w="851" w:type="dxa"/>
          </w:tcPr>
          <w:p w14:paraId="60F95565"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584DFE7F"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0.010</w:t>
            </w:r>
          </w:p>
        </w:tc>
        <w:tc>
          <w:tcPr>
            <w:tcW w:w="893" w:type="dxa"/>
          </w:tcPr>
          <w:p w14:paraId="4329432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1EDC3A53" w14:textId="77777777" w:rsidTr="003D02F7">
        <w:trPr>
          <w:cnfStyle w:val="000000100000" w:firstRow="0" w:lastRow="0" w:firstColumn="0" w:lastColumn="0" w:oddVBand="0" w:evenVBand="0" w:oddHBand="1" w:evenHBand="0" w:firstRowFirstColumn="0" w:firstRowLastColumn="0" w:lastRowFirstColumn="0" w:lastRowLastColumn="0"/>
        </w:trPr>
        <w:tc>
          <w:tcPr>
            <w:tcW w:w="2405" w:type="dxa"/>
          </w:tcPr>
          <w:p w14:paraId="0706A87A"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ABUSOSUBS1</w:t>
            </w:r>
          </w:p>
        </w:tc>
        <w:tc>
          <w:tcPr>
            <w:tcW w:w="1134" w:type="dxa"/>
          </w:tcPr>
          <w:p w14:paraId="257A0D1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0.001223</w:t>
            </w:r>
          </w:p>
        </w:tc>
        <w:tc>
          <w:tcPr>
            <w:tcW w:w="709" w:type="dxa"/>
          </w:tcPr>
          <w:p w14:paraId="5654EAB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2BE6E7E"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0.006</w:t>
            </w:r>
          </w:p>
        </w:tc>
        <w:tc>
          <w:tcPr>
            <w:tcW w:w="851" w:type="dxa"/>
          </w:tcPr>
          <w:p w14:paraId="2EA187BB"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05E0CE01"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0.008</w:t>
            </w:r>
          </w:p>
        </w:tc>
        <w:tc>
          <w:tcPr>
            <w:tcW w:w="893" w:type="dxa"/>
          </w:tcPr>
          <w:p w14:paraId="1C4BB14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r w:rsidR="003D02F7" w:rsidRPr="003D02F7" w14:paraId="5A2A4BF8" w14:textId="77777777" w:rsidTr="003D02F7">
        <w:tc>
          <w:tcPr>
            <w:tcW w:w="2405" w:type="dxa"/>
          </w:tcPr>
          <w:p w14:paraId="01B6339C" w14:textId="79F3D736"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CONVIVEN.</w:t>
            </w:r>
            <w:ins w:id="781" w:author="Ignasi" w:date="2026-03-30T17:17:00Z">
              <w:r w:rsidR="007555D2">
                <w:rPr>
                  <w:rFonts w:ascii="Times New Roman" w:hAnsi="Times New Roman" w:cs="Times New Roman"/>
                  <w:sz w:val="20"/>
                  <w:szCs w:val="20"/>
                  <w:lang w:val="en-US"/>
                </w:rPr>
                <w:t>0</w:t>
              </w:r>
            </w:ins>
            <w:del w:id="782" w:author="Ignasi" w:date="2026-03-30T17:17:00Z">
              <w:r w:rsidRPr="003D02F7" w:rsidDel="007555D2">
                <w:rPr>
                  <w:rFonts w:ascii="Times New Roman" w:hAnsi="Times New Roman" w:cs="Times New Roman"/>
                  <w:sz w:val="20"/>
                  <w:szCs w:val="20"/>
                  <w:lang w:val="en-US"/>
                </w:rPr>
                <w:delText>6</w:delText>
              </w:r>
            </w:del>
          </w:p>
        </w:tc>
        <w:tc>
          <w:tcPr>
            <w:tcW w:w="1134" w:type="dxa"/>
          </w:tcPr>
          <w:p w14:paraId="45E696A7"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0.000000</w:t>
            </w:r>
          </w:p>
        </w:tc>
        <w:tc>
          <w:tcPr>
            <w:tcW w:w="709" w:type="dxa"/>
          </w:tcPr>
          <w:p w14:paraId="3A2E5A3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850" w:type="dxa"/>
          </w:tcPr>
          <w:p w14:paraId="1F48B146"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851" w:type="dxa"/>
          </w:tcPr>
          <w:p w14:paraId="42C59F79"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c>
          <w:tcPr>
            <w:tcW w:w="992" w:type="dxa"/>
          </w:tcPr>
          <w:p w14:paraId="3283C504"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0.038</w:t>
            </w:r>
          </w:p>
        </w:tc>
        <w:tc>
          <w:tcPr>
            <w:tcW w:w="893" w:type="dxa"/>
          </w:tcPr>
          <w:p w14:paraId="0429FF0D" w14:textId="77777777" w:rsidR="003D02F7" w:rsidRPr="003D02F7" w:rsidRDefault="003D02F7" w:rsidP="007B3BD3">
            <w:pPr>
              <w:spacing w:line="480" w:lineRule="auto"/>
              <w:rPr>
                <w:rFonts w:ascii="Times New Roman" w:hAnsi="Times New Roman" w:cs="Times New Roman"/>
                <w:sz w:val="20"/>
                <w:szCs w:val="20"/>
                <w:lang w:val="en-US"/>
              </w:rPr>
            </w:pPr>
            <w:r w:rsidRPr="003D02F7">
              <w:rPr>
                <w:rFonts w:ascii="Times New Roman" w:hAnsi="Times New Roman" w:cs="Times New Roman"/>
                <w:sz w:val="20"/>
                <w:szCs w:val="20"/>
                <w:lang w:val="en-US"/>
              </w:rPr>
              <w:t>+</w:t>
            </w:r>
          </w:p>
        </w:tc>
      </w:tr>
    </w:tbl>
    <w:p w14:paraId="1F9228B5" w14:textId="77777777" w:rsidR="00404C4D" w:rsidRDefault="00404C4D">
      <w:pPr>
        <w:rPr>
          <w:rFonts w:ascii="Times New Roman" w:eastAsia="Calibri" w:hAnsi="Times New Roman" w:cs="Times New Roman"/>
          <w:b/>
          <w:sz w:val="20"/>
          <w:szCs w:val="20"/>
          <w:lang w:val="en-US"/>
        </w:rPr>
      </w:pPr>
      <w:r>
        <w:rPr>
          <w:rFonts w:ascii="Times New Roman" w:hAnsi="Times New Roman" w:cs="Times New Roman"/>
          <w:sz w:val="20"/>
          <w:szCs w:val="20"/>
          <w:lang w:val="en-US"/>
        </w:rPr>
        <w:br w:type="page"/>
      </w:r>
    </w:p>
    <w:p w14:paraId="693E59FB" w14:textId="58C1D841" w:rsidR="00F80465" w:rsidRDefault="007D260C" w:rsidP="007D260C">
      <w:pPr>
        <w:pStyle w:val="Ttulo2"/>
        <w:rPr>
          <w:rFonts w:ascii="Times New Roman" w:hAnsi="Times New Roman" w:cs="Times New Roman"/>
          <w:color w:val="auto"/>
          <w:sz w:val="20"/>
          <w:szCs w:val="20"/>
          <w:lang w:val="en-US"/>
        </w:rPr>
      </w:pPr>
      <w:r w:rsidRPr="007D260C">
        <w:rPr>
          <w:rFonts w:ascii="Times New Roman" w:hAnsi="Times New Roman" w:cs="Times New Roman"/>
          <w:color w:val="auto"/>
          <w:sz w:val="20"/>
          <w:szCs w:val="20"/>
          <w:lang w:val="en-US"/>
        </w:rPr>
        <w:lastRenderedPageBreak/>
        <w:t>6.</w:t>
      </w:r>
      <w:r w:rsidR="00BA1B7A">
        <w:rPr>
          <w:rFonts w:ascii="Times New Roman" w:hAnsi="Times New Roman" w:cs="Times New Roman"/>
          <w:color w:val="auto"/>
          <w:sz w:val="20"/>
          <w:szCs w:val="20"/>
          <w:lang w:val="en-US"/>
        </w:rPr>
        <w:t>3</w:t>
      </w:r>
      <w:r w:rsidRPr="007D260C">
        <w:rPr>
          <w:rFonts w:ascii="Times New Roman" w:hAnsi="Times New Roman" w:cs="Times New Roman"/>
          <w:color w:val="auto"/>
          <w:sz w:val="20"/>
          <w:szCs w:val="20"/>
          <w:lang w:val="en-US"/>
        </w:rPr>
        <w:t>. Equations</w:t>
      </w:r>
    </w:p>
    <w:p w14:paraId="46C92CEE" w14:textId="77777777" w:rsidR="007D260C" w:rsidRPr="007D260C" w:rsidRDefault="007D260C" w:rsidP="007D260C">
      <w:pPr>
        <w:rPr>
          <w:lang w:val="en-US"/>
        </w:rPr>
      </w:pPr>
    </w:p>
    <w:p w14:paraId="6CD781C9"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eq.1:Scale-levelmean,medianandvariance</m:t>
          </m:r>
        </m:oMath>
      </m:oMathPara>
    </w:p>
    <w:p w14:paraId="229AE8AB" w14:textId="77777777" w:rsidR="003D2663" w:rsidRPr="008E52F0"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
        <m:r>
          <w:rPr>
            <w:rFonts w:ascii="Cambria Math" w:hAnsi="Cambria Math" w:cs="Times New Roman"/>
            <w:color w:val="000000" w:themeColor="text1"/>
            <w:sz w:val="20"/>
            <w:szCs w:val="20"/>
            <w:lang w:val="en-US"/>
          </w:rPr>
          <m:t>μ</m:t>
        </m:r>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m</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i=1</m:t>
            </m:r>
          </m:sub>
          <m:sup>
            <m:r>
              <w:rPr>
                <w:rFonts w:ascii="Cambria Math" w:eastAsia="Cambria Math" w:hAnsi="Cambria Math" w:cs="Times New Roman"/>
                <w:color w:val="000000" w:themeColor="text1"/>
                <w:sz w:val="20"/>
                <w:szCs w:val="20"/>
                <w:lang w:val="en-US"/>
              </w:rPr>
              <m:t>m</m:t>
            </m:r>
          </m:sup>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m:t>
            </m:r>
          </m:e>
        </m:nary>
      </m:oMath>
      <w:r>
        <w:rPr>
          <w:rFonts w:ascii="Times New Roman" w:eastAsia="Cambria Math" w:hAnsi="Times New Roman" w:cs="Times New Roman"/>
          <w:color w:val="000000" w:themeColor="text1"/>
          <w:sz w:val="20"/>
          <w:szCs w:val="20"/>
          <w:lang w:val="en-US"/>
        </w:rPr>
        <w:t xml:space="preserve"> </w:t>
      </w:r>
      <m:oMath>
        <m:acc>
          <m:accPr>
            <m:chr m:val="̃"/>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x</m:t>
            </m:r>
          </m:e>
        </m:acc>
        <m:r>
          <w:rPr>
            <w:rFonts w:ascii="Cambria Math" w:eastAsia="Cambria Math" w:hAnsi="Cambria Math" w:cs="Times New Roman"/>
            <w:color w:val="000000" w:themeColor="text1"/>
            <w:sz w:val="20"/>
            <w:szCs w:val="20"/>
            <w:lang w:val="en-US"/>
          </w:rPr>
          <m:t>=median{</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m:t>
        </m:r>
      </m:oMath>
      <w:r>
        <w:rPr>
          <w:rFonts w:ascii="Times New Roman" w:eastAsia="Cambria Math" w:hAnsi="Times New Roman" w:cs="Times New Roman"/>
          <w:color w:val="000000" w:themeColor="text1"/>
          <w:sz w:val="20"/>
          <w:szCs w:val="20"/>
          <w:lang w:val="en-US"/>
        </w:rPr>
        <w:t xml:space="preserve"> </w:t>
      </w:r>
      <m:oMath>
        <m:sSup>
          <m:sSupPr>
            <m:ctrlPr>
              <w:rPr>
                <w:rFonts w:ascii="Cambria Math" w:eastAsia="Cambria Math" w:hAnsi="Cambria Math" w:cs="Times New Roman"/>
                <w:color w:val="000000" w:themeColor="text1"/>
                <w:sz w:val="20"/>
                <w:szCs w:val="20"/>
                <w:lang w:val="en-US"/>
              </w:rPr>
            </m:ctrlPr>
          </m:sSupPr>
          <m:e>
            <m:r>
              <w:rPr>
                <w:rFonts w:ascii="Cambria Math" w:hAnsi="Cambria Math" w:cs="Times New Roman"/>
                <w:color w:val="000000" w:themeColor="text1"/>
                <w:sz w:val="20"/>
                <w:szCs w:val="20"/>
                <w:lang w:val="en-US"/>
              </w:rPr>
              <m:t>σ</m:t>
            </m:r>
          </m:e>
          <m:sup>
            <m:r>
              <w:rPr>
                <w:rFonts w:ascii="Cambria Math" w:eastAsia="Cambria Math" w:hAnsi="Cambria Math" w:cs="Times New Roman"/>
                <w:color w:val="000000" w:themeColor="text1"/>
                <w:sz w:val="20"/>
                <w:szCs w:val="20"/>
                <w:lang w:val="en-US"/>
              </w:rPr>
              <m:t>2</m:t>
            </m:r>
          </m:sup>
        </m:sSup>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m</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i=1</m:t>
            </m:r>
          </m:sub>
          <m:sup>
            <m:r>
              <w:rPr>
                <w:rFonts w:ascii="Cambria Math" w:eastAsia="Cambria Math" w:hAnsi="Cambria Math" w:cs="Times New Roman"/>
                <w:color w:val="000000" w:themeColor="text1"/>
                <w:sz w:val="20"/>
                <w:szCs w:val="20"/>
                <w:lang w:val="en-US"/>
              </w:rPr>
              <m:t>m</m:t>
            </m:r>
          </m:sup>
          <m:e>
            <m:sSup>
              <m:sSupPr>
                <m:ctrlPr>
                  <w:rPr>
                    <w:rFonts w:ascii="Cambria Math" w:eastAsia="Cambria Math" w:hAnsi="Cambria Math" w:cs="Times New Roman"/>
                    <w:color w:val="000000" w:themeColor="text1"/>
                    <w:sz w:val="20"/>
                    <w:szCs w:val="20"/>
                    <w:lang w:val="en-US"/>
                  </w:rPr>
                </m:ctrlPr>
              </m:sSupPr>
              <m:e>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Sub>
                    <m:r>
                      <w:rPr>
                        <w:rFonts w:ascii="Cambria Math" w:eastAsia="Cambria Math" w:hAnsi="Cambria Math" w:cs="Times New Roman"/>
                        <w:color w:val="000000" w:themeColor="text1"/>
                        <w:sz w:val="20"/>
                        <w:szCs w:val="20"/>
                        <w:lang w:val="en-US"/>
                      </w:rPr>
                      <m:t>-μ</m:t>
                    </m:r>
                  </m:e>
                </m:d>
              </m:e>
              <m:sup>
                <m:r>
                  <w:rPr>
                    <w:rFonts w:ascii="Cambria Math" w:eastAsia="Cambria Math" w:hAnsi="Cambria Math" w:cs="Times New Roman"/>
                    <w:color w:val="000000" w:themeColor="text1"/>
                    <w:sz w:val="20"/>
                    <w:szCs w:val="20"/>
                    <w:lang w:val="en-US"/>
                  </w:rPr>
                  <m:t>2</m:t>
                </m:r>
              </m:sup>
            </m:sSup>
          </m:e>
        </m:nary>
      </m:oMath>
    </w:p>
    <w:p w14:paraId="74E3A1D7"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eq.2: Min-Max scaling and mean-centering</m:t>
          </m:r>
        </m:oMath>
      </m:oMathPara>
    </w:p>
    <w:p w14:paraId="5BC4B5FB" w14:textId="77777777" w:rsidR="003D2663" w:rsidRPr="004E22C6" w:rsidRDefault="002E4354" w:rsidP="003D2663">
      <w:pPr>
        <w:spacing w:after="0" w:line="480" w:lineRule="auto"/>
        <w:jc w:val="center"/>
        <w:rPr>
          <w:rFonts w:ascii="Times New Roman" w:hAnsi="Times New Roman" w:cs="Times New Roman"/>
          <w:color w:val="000000" w:themeColor="text1"/>
          <w:sz w:val="20"/>
          <w:szCs w:val="20"/>
          <w:lang w:val="en-US"/>
        </w:rPr>
      </w:pPr>
      <m:oMath>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r>
          <w:rPr>
            <w:rFonts w:ascii="Cambria Math" w:eastAsia="Cambria Math" w:hAnsi="Cambria Math" w:cs="Times New Roman"/>
            <w:color w:val="000000" w:themeColor="text1"/>
            <w:sz w:val="20"/>
            <w:szCs w:val="20"/>
            <w:lang w:val="en-US"/>
          </w:rPr>
          <m:t>=</m:t>
        </m:r>
        <m:f>
          <m:fPr>
            <m:ctrlPr>
              <w:rPr>
                <w:rFonts w:ascii="Cambria Math" w:hAnsi="Cambria Math" w:cs="Times New Roman"/>
                <w:color w:val="000000" w:themeColor="text1"/>
                <w:sz w:val="20"/>
                <w:szCs w:val="20"/>
                <w:lang w:val="en-US"/>
              </w:rPr>
            </m:ctrlPr>
          </m:fPr>
          <m:num>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num>
          <m:den>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r>
              <w:rPr>
                <w:rFonts w:ascii="Cambria Math" w:hAnsi="Cambria Math" w:cs="Times New Roman"/>
                <w:color w:val="000000" w:themeColor="text1"/>
                <w:sz w:val="20"/>
                <w:szCs w:val="20"/>
                <w:lang w:val="en-US"/>
              </w:rPr>
              <m:t xml:space="preserve"> </m:t>
            </m:r>
          </m:den>
        </m:f>
      </m:oMath>
      <w:r w:rsidR="003D2663">
        <w:rPr>
          <w:rFonts w:ascii="Times New Roman" w:hAnsi="Times New Roman" w:cs="Times New Roman"/>
          <w:color w:val="000000" w:themeColor="text1"/>
          <w:sz w:val="20"/>
          <w:szCs w:val="20"/>
          <w:lang w:val="en-US"/>
        </w:rPr>
        <w:t xml:space="preserve">, </w:t>
      </w:r>
      <m:oMath>
        <m:acc>
          <m:accPr>
            <m:chr m:val="̃"/>
            <m:ctrlPr>
              <w:rPr>
                <w:rFonts w:ascii="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Sub>
          </m:e>
        </m:acc>
        <m:r>
          <w:rPr>
            <w:rFonts w:ascii="Cambria Math" w:eastAsia="Cambria Math" w:hAnsi="Cambria Math" w:cs="Times New Roman"/>
            <w:color w:val="000000" w:themeColor="text1"/>
            <w:sz w:val="20"/>
            <w:szCs w:val="20"/>
            <w:lang w:val="en-US"/>
          </w:rPr>
          <m:t>=</m:t>
        </m:r>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r>
          <w:rPr>
            <w:rFonts w:ascii="Cambria Math" w:eastAsia="Cambria Math" w:hAnsi="Cambria Math" w:cs="Times New Roman"/>
            <w:color w:val="000000" w:themeColor="text1"/>
            <w:sz w:val="20"/>
            <w:szCs w:val="20"/>
            <w:lang w:val="en-US"/>
          </w:rPr>
          <m:t>-</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n</m:t>
            </m:r>
          </m:den>
        </m:f>
        <m:nary>
          <m:naryPr>
            <m:chr m:val="∑"/>
            <m:ctrlPr>
              <w:rPr>
                <w:rFonts w:ascii="Cambria Math" w:eastAsia="Cambria Math" w:hAnsi="Cambria Math" w:cs="Times New Roman"/>
                <w:color w:val="000000" w:themeColor="text1"/>
                <w:sz w:val="20"/>
                <w:szCs w:val="20"/>
                <w:lang w:val="en-US"/>
              </w:rPr>
            </m:ctrlPr>
          </m:naryPr>
          <m:sub>
            <m:r>
              <w:rPr>
                <w:rFonts w:ascii="Cambria Math" w:eastAsia="Cambria Math" w:hAnsi="Cambria Math" w:cs="Times New Roman"/>
                <w:color w:val="000000" w:themeColor="text1"/>
                <w:sz w:val="20"/>
                <w:szCs w:val="20"/>
                <w:lang w:val="en-US"/>
              </w:rPr>
              <m:t>i</m:t>
            </m:r>
          </m:sub>
          <m:sup>
            <m:r>
              <w:rPr>
                <w:rFonts w:ascii="Cambria Math" w:eastAsia="Cambria Math" w:hAnsi="Cambria Math" w:cs="Times New Roman"/>
                <w:color w:val="000000" w:themeColor="text1"/>
                <w:sz w:val="20"/>
                <w:szCs w:val="20"/>
                <w:lang w:val="en-US"/>
              </w:rPr>
              <m:t>n</m:t>
            </m:r>
          </m:sup>
          <m:e>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ij</m:t>
                </m:r>
              </m:sub>
              <m:sup>
                <m:r>
                  <w:rPr>
                    <w:rFonts w:ascii="Cambria Math" w:eastAsia="Cambria Math" w:hAnsi="Cambria Math" w:cs="Times New Roman"/>
                    <w:color w:val="000000" w:themeColor="text1"/>
                    <w:sz w:val="20"/>
                    <w:szCs w:val="20"/>
                    <w:lang w:val="en-US"/>
                  </w:rPr>
                  <m:t>scaled</m:t>
                </m:r>
              </m:sup>
            </m:sSubSup>
          </m:e>
        </m:nary>
      </m:oMath>
    </w:p>
    <w:p w14:paraId="24864836" w14:textId="5FC70AAB"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eq.3: Dimensionality reduction (PCA)</m:t>
          </m:r>
        </m:oMath>
      </m:oMathPara>
    </w:p>
    <w:p w14:paraId="4E8CF3EB"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
        <m:r>
          <w:rPr>
            <w:rFonts w:ascii="Cambria Math" w:eastAsia="Cambria Math" w:hAnsi="Cambria Math" w:cs="Times New Roman"/>
            <w:color w:val="000000" w:themeColor="text1"/>
            <w:sz w:val="20"/>
            <w:szCs w:val="20"/>
            <w:lang w:val="en-US"/>
          </w:rPr>
          <m:t>C=</m:t>
        </m:r>
        <m:f>
          <m:fPr>
            <m:ctrlPr>
              <w:rPr>
                <w:rFonts w:ascii="Cambria Math" w:eastAsia="Cambria Math" w:hAnsi="Cambria Math" w:cs="Times New Roman"/>
                <w:color w:val="000000" w:themeColor="text1"/>
                <w:sz w:val="20"/>
                <w:szCs w:val="20"/>
                <w:lang w:val="en-US"/>
              </w:rPr>
            </m:ctrlPr>
          </m:fPr>
          <m:num>
            <m:r>
              <w:rPr>
                <w:rFonts w:ascii="Cambria Math" w:eastAsia="Cambria Math" w:hAnsi="Cambria Math" w:cs="Times New Roman"/>
                <w:color w:val="000000" w:themeColor="text1"/>
                <w:sz w:val="20"/>
                <w:szCs w:val="20"/>
                <w:lang w:val="en-US"/>
              </w:rPr>
              <m:t>1</m:t>
            </m:r>
          </m:num>
          <m:den>
            <m:r>
              <w:rPr>
                <w:rFonts w:ascii="Cambria Math" w:eastAsia="Cambria Math" w:hAnsi="Cambria Math" w:cs="Times New Roman"/>
                <w:color w:val="000000" w:themeColor="text1"/>
                <w:sz w:val="20"/>
                <w:szCs w:val="20"/>
                <w:lang w:val="en-US"/>
              </w:rPr>
              <m:t>n-1</m:t>
            </m:r>
          </m:den>
        </m:f>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cent</m:t>
            </m:r>
          </m:sub>
          <m:sup>
            <m:r>
              <w:rPr>
                <w:rFonts w:ascii="Cambria Math" w:eastAsia="Cambria Math" w:hAnsi="Cambria Math" w:cs="Times New Roman"/>
                <w:color w:val="000000" w:themeColor="text1"/>
                <w:sz w:val="20"/>
                <w:szCs w:val="20"/>
                <w:lang w:val="en-US"/>
              </w:rPr>
              <m:t>⊤</m:t>
            </m:r>
          </m:sup>
        </m:sSubSup>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cent</m:t>
            </m:r>
          </m:sub>
        </m:sSub>
        <m:r>
          <w:rPr>
            <w:rFonts w:ascii="Cambria Math" w:eastAsia="Cambria Math" w:hAnsi="Cambria Math" w:cs="Times New Roman"/>
            <w:color w:val="000000" w:themeColor="text1"/>
            <w:sz w:val="20"/>
            <w:szCs w:val="20"/>
            <w:lang w:val="en-US"/>
          </w:rPr>
          <m:t>,  C</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λ</m:t>
            </m:r>
          </m:e>
          <m:sub>
            <m:r>
              <w:rPr>
                <w:rFonts w:ascii="Cambria Math" w:eastAsia="Cambria Math" w:hAnsi="Cambria Math" w:cs="Times New Roman"/>
                <w:color w:val="000000" w:themeColor="text1"/>
                <w:sz w:val="20"/>
                <w:szCs w:val="20"/>
                <w:lang w:val="en-US"/>
              </w:rPr>
              <m:t>k</m:t>
            </m:r>
          </m:sub>
        </m:sSub>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 xml:space="preserve"> (</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λ</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 xml:space="preserve">λ </m:t>
            </m:r>
          </m:e>
          <m:sub>
            <m:r>
              <w:rPr>
                <w:rFonts w:ascii="Cambria Math" w:eastAsia="Cambria Math" w:hAnsi="Cambria Math" w:cs="Times New Roman"/>
                <w:color w:val="000000" w:themeColor="text1"/>
                <w:sz w:val="20"/>
                <w:szCs w:val="20"/>
                <w:lang w:val="en-US"/>
              </w:rPr>
              <m:t>27</m:t>
            </m:r>
          </m:sub>
        </m:sSub>
        <m:r>
          <w:rPr>
            <w:rFonts w:ascii="Cambria Math" w:eastAsia="Cambria Math" w:hAnsi="Cambria Math" w:cs="Times New Roman"/>
            <w:color w:val="000000" w:themeColor="text1"/>
            <w:sz w:val="20"/>
            <w:szCs w:val="20"/>
            <w:lang w:val="en-US"/>
          </w:rPr>
          <m:t>≥0)</m:t>
        </m:r>
      </m:oMath>
      <w:r>
        <w:rPr>
          <w:rFonts w:ascii="Times New Roman" w:eastAsia="Cambria Math" w:hAnsi="Times New Roman" w:cs="Times New Roman"/>
          <w:color w:val="000000" w:themeColor="text1"/>
          <w:sz w:val="20"/>
          <w:szCs w:val="20"/>
          <w:lang w:val="en-US"/>
        </w:rPr>
        <w:t xml:space="preserve">,  </w:t>
      </w:r>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z</m:t>
            </m:r>
          </m:e>
          <m:sub>
            <m:r>
              <w:rPr>
                <w:rFonts w:ascii="Cambria Math" w:eastAsia="Cambria Math" w:hAnsi="Cambria Math" w:cs="Times New Roman"/>
                <w:color w:val="000000" w:themeColor="text1"/>
                <w:sz w:val="20"/>
                <w:szCs w:val="20"/>
                <w:lang w:val="en-US"/>
              </w:rPr>
              <m:t>ik</m:t>
            </m:r>
          </m:sub>
        </m:sSub>
        <m:r>
          <w:rPr>
            <w:rFonts w:ascii="Cambria Math" w:eastAsia="Cambria Math" w:hAnsi="Cambria Math" w:cs="Times New Roman"/>
            <w:color w:val="000000" w:themeColor="text1"/>
            <w:sz w:val="20"/>
            <w:szCs w:val="20"/>
            <w:lang w:val="en-US"/>
          </w:rPr>
          <m:t>=</m:t>
        </m:r>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x</m:t>
            </m:r>
          </m:e>
          <m:sub>
            <m:r>
              <w:rPr>
                <w:rFonts w:ascii="Cambria Math" w:eastAsia="Cambria Math" w:hAnsi="Cambria Math" w:cs="Times New Roman"/>
                <w:color w:val="000000" w:themeColor="text1"/>
                <w:sz w:val="20"/>
                <w:szCs w:val="20"/>
                <w:lang w:val="en-US"/>
              </w:rPr>
              <m:t>i</m:t>
            </m:r>
          </m:sub>
          <m:sup>
            <m:r>
              <w:rPr>
                <w:rFonts w:ascii="Cambria Math" w:eastAsia="Cambria Math" w:hAnsi="Cambria Math" w:cs="Times New Roman"/>
                <w:color w:val="000000" w:themeColor="text1"/>
                <w:sz w:val="20"/>
                <w:szCs w:val="20"/>
                <w:lang w:val="en-US"/>
              </w:rPr>
              <m:t>(cent)</m:t>
            </m:r>
          </m:sup>
        </m:sSubSup>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v</m:t>
            </m:r>
          </m:e>
          <m:sub>
            <m:r>
              <w:rPr>
                <w:rFonts w:ascii="Cambria Math" w:eastAsia="Cambria Math" w:hAnsi="Cambria Math" w:cs="Times New Roman"/>
                <w:color w:val="000000" w:themeColor="text1"/>
                <w:sz w:val="20"/>
                <w:szCs w:val="20"/>
                <w:lang w:val="en-US"/>
              </w:rPr>
              <m:t>k</m:t>
            </m:r>
          </m:sub>
        </m:sSub>
        <m:r>
          <w:rPr>
            <w:rFonts w:ascii="Cambria Math" w:eastAsia="Cambria Math" w:hAnsi="Cambria Math" w:cs="Times New Roman"/>
            <w:color w:val="000000" w:themeColor="text1"/>
            <w:sz w:val="20"/>
            <w:szCs w:val="20"/>
            <w:lang w:val="en-US"/>
          </w:rPr>
          <m:t xml:space="preserve">,  (k=1,…,27) </m:t>
        </m:r>
      </m:oMath>
    </w:p>
    <w:p w14:paraId="239BC6D2"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 (4): Cost-complexity criterion Rα(T)</m:t>
          </m:r>
        </m:oMath>
      </m:oMathPara>
    </w:p>
    <w:p w14:paraId="2A273963" w14:textId="77777777" w:rsidR="003D2663" w:rsidRPr="00EB0ABF" w:rsidRDefault="003D2663" w:rsidP="003D2663">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Rα(T) = R(T) + α |T|</m:t>
          </m:r>
        </m:oMath>
      </m:oMathPara>
    </w:p>
    <w:p w14:paraId="2DEEAE64" w14:textId="21DC09A0" w:rsidR="007D260C" w:rsidRDefault="003D2663" w:rsidP="003D2663">
      <w:pPr>
        <w:spacing w:after="0"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where </w:t>
      </w:r>
      <w:r w:rsidRPr="00EB0ABF">
        <w:rPr>
          <w:rFonts w:ascii="Times New Roman" w:hAnsi="Times New Roman" w:cs="Times New Roman"/>
          <w:i/>
          <w:color w:val="000000" w:themeColor="text1"/>
          <w:sz w:val="20"/>
          <w:szCs w:val="20"/>
          <w:lang w:val="en-US"/>
        </w:rPr>
        <w:t>R(T)</w:t>
      </w:r>
      <w:r w:rsidRPr="00EB0ABF">
        <w:rPr>
          <w:rFonts w:ascii="Times New Roman" w:hAnsi="Times New Roman" w:cs="Times New Roman"/>
          <w:color w:val="000000" w:themeColor="text1"/>
          <w:sz w:val="20"/>
          <w:szCs w:val="20"/>
          <w:lang w:val="en-US"/>
        </w:rPr>
        <w:t xml:space="preserve"> is the empirical error, </w:t>
      </w:r>
      <w:r w:rsidRPr="00EB0ABF">
        <w:rPr>
          <w:rFonts w:ascii="Times New Roman" w:hAnsi="Times New Roman" w:cs="Times New Roman"/>
          <w:i/>
          <w:color w:val="000000" w:themeColor="text1"/>
          <w:sz w:val="20"/>
          <w:szCs w:val="20"/>
          <w:lang w:val="en-US"/>
        </w:rPr>
        <w:t>|T|</w:t>
      </w:r>
      <w:r w:rsidRPr="00EB0ABF">
        <w:rPr>
          <w:rFonts w:ascii="Times New Roman" w:hAnsi="Times New Roman" w:cs="Times New Roman"/>
          <w:color w:val="000000" w:themeColor="text1"/>
          <w:sz w:val="20"/>
          <w:szCs w:val="20"/>
          <w:lang w:val="en-US"/>
        </w:rPr>
        <w:t xml:space="preserve"> the number of leaves, and </w:t>
      </w:r>
      <w:r w:rsidRPr="00EB0ABF">
        <w:rPr>
          <w:rFonts w:ascii="Times New Roman" w:hAnsi="Times New Roman" w:cs="Times New Roman"/>
          <w:i/>
          <w:color w:val="000000" w:themeColor="text1"/>
          <w:sz w:val="20"/>
          <w:szCs w:val="20"/>
          <w:lang w:val="en-US"/>
        </w:rPr>
        <w:t>α ≥ 0</w:t>
      </w:r>
      <w:r w:rsidRPr="00EB0ABF">
        <w:rPr>
          <w:rFonts w:ascii="Times New Roman" w:hAnsi="Times New Roman" w:cs="Times New Roman"/>
          <w:color w:val="000000" w:themeColor="text1"/>
          <w:sz w:val="20"/>
          <w:szCs w:val="20"/>
          <w:lang w:val="en-US"/>
        </w:rPr>
        <w:t xml:space="preserve"> the complexity penalty.</w:t>
      </w:r>
    </w:p>
    <w:p w14:paraId="2CF062F4" w14:textId="4E7A86F7" w:rsidR="00DE2F07" w:rsidRPr="00EB0ABF" w:rsidRDefault="003333C7" w:rsidP="00DE2F07">
      <w:pPr>
        <w:spacing w:after="0" w:line="480" w:lineRule="auto"/>
        <w:jc w:val="center"/>
        <w:rPr>
          <w:rFonts w:ascii="Times New Roman" w:eastAsia="Cambria Math"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 (5): Forward-pass equations of the neural network</m:t>
          </m:r>
        </m:oMath>
      </m:oMathPara>
    </w:p>
    <w:p w14:paraId="1D10E816" w14:textId="77777777" w:rsidR="00DE2F07" w:rsidRPr="00EB0ABF" w:rsidRDefault="002E4354" w:rsidP="00DE2F07">
      <w:pPr>
        <w:spacing w:after="0" w:line="480" w:lineRule="auto"/>
        <w:jc w:val="center"/>
        <w:rPr>
          <w:rFonts w:ascii="Times New Roman" w:eastAsia="Cambria Math" w:hAnsi="Times New Roman" w:cs="Times New Roman"/>
          <w:color w:val="000000" w:themeColor="text1"/>
          <w:sz w:val="20"/>
          <w:szCs w:val="20"/>
          <w:lang w:val="en-US"/>
        </w:rPr>
      </w:pPr>
      <m:oMathPara>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1</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1</m:t>
                  </m:r>
                </m:sub>
              </m:sSub>
              <m:r>
                <w:rPr>
                  <w:rFonts w:ascii="Cambria Math" w:eastAsia="Cambria Math" w:hAnsi="Cambria Math" w:cs="Times New Roman"/>
                  <w:color w:val="000000" w:themeColor="text1"/>
                  <w:sz w:val="20"/>
                  <w:szCs w:val="20"/>
                  <w:lang w:val="en-US"/>
                </w:rPr>
                <m:t>z+</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, </m:t>
          </m:r>
          <m:d>
            <m:dPr>
              <m:begChr m:val="|"/>
              <m:endChr m:val="|"/>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=64</m:t>
          </m:r>
        </m:oMath>
      </m:oMathPara>
    </w:p>
    <w:p w14:paraId="2CA4455F" w14:textId="77777777" w:rsidR="00DE2F07" w:rsidRPr="00EB0ABF" w:rsidRDefault="002E4354" w:rsidP="00DE2F07">
      <w:pPr>
        <w:spacing w:after="0" w:line="480" w:lineRule="auto"/>
        <w:jc w:val="center"/>
        <w:rPr>
          <w:rFonts w:ascii="Times New Roman" w:eastAsia="Cambria Math" w:hAnsi="Times New Roman" w:cs="Times New Roman"/>
          <w:color w:val="000000" w:themeColor="text1"/>
          <w:sz w:val="20"/>
          <w:szCs w:val="20"/>
          <w:lang w:val="en-US"/>
        </w:rPr>
      </w:pPr>
      <m:oMathPara>
        <m:oMath>
          <m:acc>
            <m:accPr>
              <m:chr m:val="̃"/>
              <m:ctrlPr>
                <w:rPr>
                  <w:rFonts w:ascii="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Drop</m:t>
              </m:r>
            </m:e>
            <m:sub>
              <m:r>
                <w:rPr>
                  <w:rFonts w:ascii="Cambria Math" w:eastAsia="Cambria Math" w:hAnsi="Cambria Math" w:cs="Times New Roman"/>
                  <w:color w:val="000000" w:themeColor="text1"/>
                  <w:sz w:val="20"/>
                  <w:szCs w:val="20"/>
                  <w:lang w:val="en-US"/>
                </w:rPr>
                <m:t>0.10</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d>
          <m:r>
            <w:rPr>
              <w:rFonts w:ascii="Cambria Math" w:eastAsia="Cambria Math" w:hAnsi="Cambria Math" w:cs="Times New Roman"/>
              <w:color w:val="000000" w:themeColor="text1"/>
              <w:sz w:val="20"/>
              <w:szCs w:val="20"/>
              <w:lang w:val="en-US"/>
            </w:rPr>
            <m:t>, (training only)</m:t>
          </m:r>
        </m:oMath>
      </m:oMathPara>
    </w:p>
    <w:p w14:paraId="35061BE3" w14:textId="77777777" w:rsidR="00DE2F07" w:rsidRPr="00EB0ABF" w:rsidRDefault="002E4354" w:rsidP="00DE2F07">
      <w:pPr>
        <w:spacing w:after="0" w:line="480" w:lineRule="auto"/>
        <w:jc w:val="center"/>
        <w:rPr>
          <w:rFonts w:ascii="Times New Roman" w:eastAsia="Cambria Math" w:hAnsi="Times New Roman" w:cs="Times New Roman"/>
          <w:color w:val="000000" w:themeColor="text1"/>
          <w:sz w:val="20"/>
          <w:szCs w:val="20"/>
          <w:lang w:val="en-US"/>
        </w:rPr>
      </w:pPr>
      <m:oMathPara>
        <m:oMath>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2</m:t>
              </m:r>
            </m:sub>
          </m:sSub>
          <m:d>
            <m:dPr>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2</m:t>
                  </m:r>
                </m:sub>
              </m:sSub>
              <m:acc>
                <m:accPr>
                  <m:chr m:val="̃"/>
                  <m:ctrlPr>
                    <w:rPr>
                      <w:rFonts w:ascii="Cambria Math" w:eastAsia="Cambria Math" w:hAnsi="Cambria Math" w:cs="Times New Roman"/>
                      <w:color w:val="000000" w:themeColor="text1"/>
                      <w:sz w:val="20"/>
                      <w:szCs w:val="20"/>
                      <w:lang w:val="en-US"/>
                    </w:rPr>
                  </m:ctrlPr>
                </m:acc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1</m:t>
                      </m:r>
                    </m:sub>
                  </m:sSub>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2</m:t>
                  </m:r>
                </m:sub>
              </m:sSub>
            </m:e>
          </m:d>
          <m:r>
            <w:rPr>
              <w:rFonts w:ascii="Cambria Math" w:eastAsia="Cambria Math" w:hAnsi="Cambria Math" w:cs="Times New Roman"/>
              <w:color w:val="000000" w:themeColor="text1"/>
              <w:sz w:val="20"/>
              <w:szCs w:val="20"/>
              <w:lang w:val="en-US"/>
            </w:rPr>
            <m:t>, </m:t>
          </m:r>
          <m:d>
            <m:dPr>
              <m:begChr m:val="|"/>
              <m:endChr m:val="|"/>
              <m:ctrlPr>
                <w:rPr>
                  <w:rFonts w:ascii="Cambria Math" w:eastAsia="Cambria Math" w:hAnsi="Cambria Math" w:cs="Times New Roman"/>
                  <w:color w:val="000000" w:themeColor="text1"/>
                  <w:sz w:val="20"/>
                  <w:szCs w:val="20"/>
                  <w:lang w:val="en-US"/>
                </w:rPr>
              </m:ctrlPr>
            </m:dPr>
            <m:e>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e>
          </m:d>
          <m:r>
            <w:rPr>
              <w:rFonts w:ascii="Cambria Math" w:eastAsia="Cambria Math" w:hAnsi="Cambria Math" w:cs="Times New Roman"/>
              <w:color w:val="000000" w:themeColor="text1"/>
              <w:sz w:val="20"/>
              <w:szCs w:val="20"/>
              <w:lang w:val="en-US"/>
            </w:rPr>
            <m:t>=8</m:t>
          </m:r>
        </m:oMath>
      </m:oMathPara>
    </w:p>
    <w:p w14:paraId="4668AD27" w14:textId="77777777" w:rsidR="00DE2F07" w:rsidRPr="00EB0ABF" w:rsidRDefault="002E4354" w:rsidP="00DE2F07">
      <w:pPr>
        <w:spacing w:after="0" w:line="480" w:lineRule="auto"/>
        <w:jc w:val="center"/>
        <w:rPr>
          <w:rFonts w:ascii="Times New Roman" w:eastAsia="Cambria Math" w:hAnsi="Times New Roman" w:cs="Times New Roman"/>
          <w:color w:val="000000" w:themeColor="text1"/>
          <w:sz w:val="20"/>
          <w:szCs w:val="20"/>
          <w:lang w:val="en-US"/>
        </w:rPr>
      </w:pP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σ</m:t>
              </m:r>
            </m:e>
            <m:sub>
              <m:r>
                <w:rPr>
                  <w:rFonts w:ascii="Cambria Math" w:eastAsia="Cambria Math" w:hAnsi="Cambria Math" w:cs="Times New Roman"/>
                  <w:color w:val="000000" w:themeColor="text1"/>
                  <w:sz w:val="20"/>
                  <w:szCs w:val="20"/>
                  <w:lang w:val="en-US"/>
                </w:rPr>
                <m:t>3</m:t>
              </m:r>
            </m:sub>
          </m:sSub>
          <m:d>
            <m:dPr>
              <m:ctrlPr>
                <w:rPr>
                  <w:rFonts w:ascii="Cambria Math" w:eastAsia="Cambria Math" w:hAnsi="Cambria Math" w:cs="Times New Roman"/>
                  <w:color w:val="000000" w:themeColor="text1"/>
                  <w:sz w:val="20"/>
                  <w:szCs w:val="20"/>
                  <w:lang w:val="en-US"/>
                </w:rPr>
              </m:ctrlPr>
            </m:dPr>
            <m:e>
              <m:sSubSup>
                <m:sSubSupPr>
                  <m:ctrlPr>
                    <w:rPr>
                      <w:rFonts w:ascii="Cambria Math" w:eastAsia="Cambria Math" w:hAnsi="Cambria Math" w:cs="Times New Roman"/>
                      <w:color w:val="000000" w:themeColor="text1"/>
                      <w:sz w:val="20"/>
                      <w:szCs w:val="20"/>
                      <w:lang w:val="en-US"/>
                    </w:rPr>
                  </m:ctrlPr>
                </m:sSubSupPr>
                <m:e>
                  <m:r>
                    <w:rPr>
                      <w:rFonts w:ascii="Cambria Math" w:eastAsia="Cambria Math" w:hAnsi="Cambria Math" w:cs="Times New Roman"/>
                      <w:color w:val="000000" w:themeColor="text1"/>
                      <w:sz w:val="20"/>
                      <w:szCs w:val="20"/>
                      <w:lang w:val="en-US"/>
                    </w:rPr>
                    <m:t>w</m:t>
                  </m:r>
                </m:e>
                <m:sub>
                  <m:r>
                    <w:rPr>
                      <w:rFonts w:ascii="Cambria Math" w:eastAsia="Cambria Math" w:hAnsi="Cambria Math" w:cs="Times New Roman"/>
                      <w:color w:val="000000" w:themeColor="text1"/>
                      <w:sz w:val="20"/>
                      <w:szCs w:val="20"/>
                      <w:lang w:val="en-US"/>
                    </w:rPr>
                    <m:t>3</m:t>
                  </m:r>
                </m:sub>
                <m:sup>
                  <m:r>
                    <w:rPr>
                      <w:rFonts w:ascii="Cambria Math" w:eastAsia="Cambria Math" w:hAnsi="Cambria Math" w:cs="Times New Roman"/>
                      <w:color w:val="000000" w:themeColor="text1"/>
                      <w:sz w:val="20"/>
                      <w:szCs w:val="20"/>
                      <w:lang w:val="en-US"/>
                    </w:rPr>
                    <m:t>⊤</m:t>
                  </m:r>
                </m:sup>
              </m:sSubSup>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a</m:t>
                  </m:r>
                </m:e>
                <m:sub>
                  <m:r>
                    <w:rPr>
                      <w:rFonts w:ascii="Cambria Math" w:eastAsia="Cambria Math" w:hAnsi="Cambria Math" w:cs="Times New Roman"/>
                      <w:color w:val="000000" w:themeColor="text1"/>
                      <w:sz w:val="20"/>
                      <w:szCs w:val="20"/>
                      <w:lang w:val="en-US"/>
                    </w:rPr>
                    <m:t>2</m:t>
                  </m:r>
                </m:sub>
              </m:sSub>
              <m:r>
                <w:rPr>
                  <w:rFonts w:ascii="Cambria Math" w:eastAsia="Cambria Math" w:hAnsi="Cambria Math" w:cs="Times New Roman"/>
                  <w:color w:val="000000" w:themeColor="text1"/>
                  <w:sz w:val="20"/>
                  <w:szCs w:val="20"/>
                  <w:lang w:val="en-US"/>
                </w:rPr>
                <m:t>+</m:t>
              </m:r>
              <m:sSub>
                <m:sSubPr>
                  <m:ctrlPr>
                    <w:rPr>
                      <w:rFonts w:ascii="Cambria Math" w:eastAsia="Cambria Math" w:hAnsi="Cambria Math" w:cs="Times New Roman"/>
                      <w:color w:val="000000" w:themeColor="text1"/>
                      <w:sz w:val="20"/>
                      <w:szCs w:val="20"/>
                      <w:lang w:val="en-US"/>
                    </w:rPr>
                  </m:ctrlPr>
                </m:sSubPr>
                <m:e>
                  <m:r>
                    <w:rPr>
                      <w:rFonts w:ascii="Cambria Math" w:eastAsia="Cambria Math" w:hAnsi="Cambria Math" w:cs="Times New Roman"/>
                      <w:color w:val="000000" w:themeColor="text1"/>
                      <w:sz w:val="20"/>
                      <w:szCs w:val="20"/>
                      <w:lang w:val="en-US"/>
                    </w:rPr>
                    <m:t>b</m:t>
                  </m:r>
                </m:e>
                <m:sub>
                  <m:r>
                    <w:rPr>
                      <w:rFonts w:ascii="Cambria Math" w:eastAsia="Cambria Math" w:hAnsi="Cambria Math" w:cs="Times New Roman"/>
                      <w:color w:val="000000" w:themeColor="text1"/>
                      <w:sz w:val="20"/>
                      <w:szCs w:val="20"/>
                      <w:lang w:val="en-US"/>
                    </w:rPr>
                    <m:t>3</m:t>
                  </m:r>
                </m:sub>
              </m:sSub>
            </m:e>
          </m:d>
          <m:r>
            <w:rPr>
              <w:rFonts w:ascii="Cambria Math" w:eastAsia="Cambria Math" w:hAnsi="Cambria Math" w:cs="Times New Roman"/>
              <w:color w:val="000000" w:themeColor="text1"/>
              <w:sz w:val="20"/>
              <w:szCs w:val="20"/>
              <w:lang w:val="en-US"/>
            </w:rPr>
            <m:t>, </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m:t>
          </m:r>
          <m:d>
            <m:dPr>
              <m:begChr m:val="["/>
              <m:endChr m:val="]"/>
              <m:ctrlPr>
                <w:rPr>
                  <w:rFonts w:ascii="Cambria Math" w:eastAsia="Cambria Math" w:hAnsi="Cambria Math" w:cs="Times New Roman"/>
                  <w:color w:val="000000" w:themeColor="text1"/>
                  <w:sz w:val="20"/>
                  <w:szCs w:val="20"/>
                  <w:lang w:val="en-US"/>
                </w:rPr>
              </m:ctrlPr>
            </m:dPr>
            <m:e>
              <m:r>
                <w:rPr>
                  <w:rFonts w:ascii="Cambria Math" w:eastAsia="Cambria Math" w:hAnsi="Cambria Math" w:cs="Times New Roman"/>
                  <w:color w:val="000000" w:themeColor="text1"/>
                  <w:sz w:val="20"/>
                  <w:szCs w:val="20"/>
                  <w:lang w:val="en-US"/>
                </w:rPr>
                <m:t>0,1</m:t>
              </m:r>
            </m:e>
          </m:d>
        </m:oMath>
      </m:oMathPara>
    </w:p>
    <w:p w14:paraId="116A1200" w14:textId="7811E889" w:rsidR="003D2663" w:rsidRPr="00EB0ABF" w:rsidRDefault="00DE2F07" w:rsidP="00DE2F07">
      <w:pPr>
        <w:spacing w:after="0" w:line="480" w:lineRule="auto"/>
        <w:rPr>
          <w:rFonts w:ascii="Times New Roman" w:hAnsi="Times New Roman" w:cs="Times New Roman"/>
          <w:color w:val="000000" w:themeColor="text1"/>
          <w:sz w:val="20"/>
          <w:szCs w:val="20"/>
          <w:lang w:val="en-US"/>
        </w:rPr>
      </w:pPr>
      <w:r w:rsidRPr="00EB0ABF">
        <w:rPr>
          <w:rFonts w:ascii="Times New Roman" w:hAnsi="Times New Roman" w:cs="Times New Roman"/>
          <w:color w:val="000000" w:themeColor="text1"/>
          <w:sz w:val="20"/>
          <w:szCs w:val="20"/>
          <w:lang w:val="en-US"/>
        </w:rPr>
        <w:t xml:space="preserve">where </w:t>
      </w:r>
      <w:r w:rsidRPr="00EB0ABF">
        <w:rPr>
          <w:rFonts w:ascii="Times New Roman" w:hAnsi="Times New Roman" w:cs="Times New Roman"/>
          <w:i/>
          <w:color w:val="000000" w:themeColor="text1"/>
          <w:sz w:val="20"/>
          <w:szCs w:val="20"/>
          <w:lang w:val="en-US"/>
        </w:rPr>
        <w:t>σ₁</w:t>
      </w:r>
      <w:r w:rsidRPr="00EB0ABF">
        <w:rPr>
          <w:rFonts w:ascii="Times New Roman" w:hAnsi="Times New Roman" w:cs="Times New Roman"/>
          <w:color w:val="000000" w:themeColor="text1"/>
          <w:sz w:val="20"/>
          <w:szCs w:val="20"/>
          <w:lang w:val="en-US"/>
        </w:rPr>
        <w:t xml:space="preserve"> is the identity </w:t>
      </w:r>
      <w:r w:rsidRPr="00EB0ABF">
        <w:rPr>
          <w:rFonts w:ascii="Times New Roman" w:hAnsi="Times New Roman" w:cs="Times New Roman"/>
          <w:i/>
          <w:color w:val="000000" w:themeColor="text1"/>
          <w:sz w:val="20"/>
          <w:szCs w:val="20"/>
          <w:lang w:val="en-US"/>
        </w:rPr>
        <w:t>(linear), σ₂</w:t>
      </w:r>
      <w:r w:rsidRPr="00EB0ABF">
        <w:rPr>
          <w:rFonts w:ascii="Times New Roman" w:hAnsi="Times New Roman" w:cs="Times New Roman"/>
          <w:color w:val="000000" w:themeColor="text1"/>
          <w:sz w:val="20"/>
          <w:szCs w:val="20"/>
          <w:lang w:val="en-US"/>
        </w:rPr>
        <w:t xml:space="preserve"> and </w:t>
      </w:r>
      <w:r w:rsidRPr="00EB0ABF">
        <w:rPr>
          <w:rFonts w:ascii="Times New Roman" w:hAnsi="Times New Roman" w:cs="Times New Roman"/>
          <w:i/>
          <w:color w:val="000000" w:themeColor="text1"/>
          <w:sz w:val="20"/>
          <w:szCs w:val="20"/>
          <w:lang w:val="en-US"/>
        </w:rPr>
        <w:t>σ₃</w:t>
      </w:r>
      <w:r w:rsidRPr="00EB0ABF">
        <w:rPr>
          <w:rFonts w:ascii="Times New Roman" w:hAnsi="Times New Roman" w:cs="Times New Roman"/>
          <w:color w:val="000000" w:themeColor="text1"/>
          <w:sz w:val="20"/>
          <w:szCs w:val="20"/>
          <w:lang w:val="en-US"/>
        </w:rPr>
        <w:t xml:space="preserve"> are element‑wise </w:t>
      </w:r>
      <w:r w:rsidRPr="00EB0ABF">
        <w:rPr>
          <w:rFonts w:ascii="Times New Roman" w:hAnsi="Times New Roman" w:cs="Times New Roman"/>
          <w:i/>
          <w:color w:val="000000" w:themeColor="text1"/>
          <w:sz w:val="20"/>
          <w:szCs w:val="20"/>
          <w:lang w:val="en-US"/>
        </w:rPr>
        <w:t>sigmoids, and Dropₚ</w:t>
      </w:r>
      <w:r w:rsidRPr="00EB0ABF">
        <w:rPr>
          <w:rFonts w:ascii="Times New Roman" w:hAnsi="Times New Roman" w:cs="Times New Roman"/>
          <w:color w:val="000000" w:themeColor="text1"/>
          <w:sz w:val="20"/>
          <w:szCs w:val="20"/>
          <w:lang w:val="en-US"/>
        </w:rPr>
        <w:t xml:space="preserve"> denotes dropout with keep‑probability </w:t>
      </w:r>
      <w:r w:rsidRPr="00EB0ABF">
        <w:rPr>
          <w:rFonts w:ascii="Times New Roman" w:hAnsi="Times New Roman" w:cs="Times New Roman"/>
          <w:i/>
          <w:color w:val="000000" w:themeColor="text1"/>
          <w:sz w:val="20"/>
          <w:szCs w:val="20"/>
          <w:lang w:val="en-US"/>
        </w:rPr>
        <w:t>1-p</w:t>
      </w:r>
      <w:r w:rsidRPr="00EB0ABF">
        <w:rPr>
          <w:rFonts w:ascii="Times New Roman" w:hAnsi="Times New Roman" w:cs="Times New Roman"/>
          <w:color w:val="000000" w:themeColor="text1"/>
          <w:sz w:val="20"/>
          <w:szCs w:val="20"/>
          <w:lang w:val="en-US"/>
        </w:rPr>
        <w:t xml:space="preserve">. </w:t>
      </w:r>
      <w:r w:rsidR="00E432CF">
        <w:rPr>
          <w:rFonts w:ascii="Times New Roman" w:hAnsi="Times New Roman" w:cs="Times New Roman"/>
          <w:i/>
          <w:color w:val="000000" w:themeColor="text1"/>
          <w:sz w:val="20"/>
          <w:szCs w:val="20"/>
          <w:lang w:val="en-US"/>
        </w:rPr>
        <w:t>eq</w:t>
      </w:r>
      <w:r w:rsidRPr="00EB0ABF">
        <w:rPr>
          <w:rFonts w:ascii="Times New Roman" w:hAnsi="Times New Roman" w:cs="Times New Roman"/>
          <w:i/>
          <w:color w:val="000000" w:themeColor="text1"/>
          <w:sz w:val="20"/>
          <w:szCs w:val="20"/>
          <w:lang w:val="en-US"/>
        </w:rPr>
        <w:t xml:space="preserve"> (</w:t>
      </w:r>
      <w:r w:rsidR="00E432CF">
        <w:rPr>
          <w:rFonts w:ascii="Times New Roman" w:hAnsi="Times New Roman" w:cs="Times New Roman"/>
          <w:i/>
          <w:color w:val="000000" w:themeColor="text1"/>
          <w:sz w:val="20"/>
          <w:szCs w:val="20"/>
          <w:lang w:val="en-US"/>
        </w:rPr>
        <w:t>5</w:t>
      </w:r>
      <w:r w:rsidRPr="00EB0ABF">
        <w:rPr>
          <w:rFonts w:ascii="Times New Roman" w:hAnsi="Times New Roman" w:cs="Times New Roman"/>
          <w:i/>
          <w:color w:val="000000" w:themeColor="text1"/>
          <w:sz w:val="20"/>
          <w:szCs w:val="20"/>
          <w:lang w:val="en-US"/>
        </w:rPr>
        <w:t>)</w:t>
      </w:r>
      <w:r w:rsidRPr="00EB0ABF">
        <w:rPr>
          <w:rFonts w:ascii="Times New Roman" w:hAnsi="Times New Roman" w:cs="Times New Roman"/>
          <w:color w:val="000000" w:themeColor="text1"/>
          <w:sz w:val="20"/>
          <w:szCs w:val="20"/>
          <w:lang w:val="en-US"/>
        </w:rPr>
        <w:t xml:space="preserve"> encapsulates the full forward pass referenced in </w:t>
      </w:r>
      <w:r w:rsidRPr="00E432CF">
        <w:rPr>
          <w:rFonts w:ascii="Times New Roman" w:hAnsi="Times New Roman" w:cs="Times New Roman"/>
          <w:b/>
          <w:bCs/>
          <w:color w:val="000000" w:themeColor="text1"/>
          <w:sz w:val="20"/>
          <w:szCs w:val="20"/>
          <w:lang w:val="en-US"/>
        </w:rPr>
        <w:t xml:space="preserve">Table </w:t>
      </w:r>
      <w:r w:rsidR="00E432CF" w:rsidRPr="00E432CF">
        <w:rPr>
          <w:rFonts w:ascii="Times New Roman" w:hAnsi="Times New Roman" w:cs="Times New Roman"/>
          <w:b/>
          <w:bCs/>
          <w:color w:val="000000" w:themeColor="text1"/>
          <w:sz w:val="20"/>
          <w:szCs w:val="20"/>
          <w:lang w:val="en-US"/>
        </w:rPr>
        <w:t>4</w:t>
      </w:r>
      <w:r w:rsidRPr="00EB0ABF">
        <w:rPr>
          <w:rFonts w:ascii="Times New Roman" w:hAnsi="Times New Roman" w:cs="Times New Roman"/>
          <w:color w:val="000000" w:themeColor="text1"/>
          <w:sz w:val="20"/>
          <w:szCs w:val="20"/>
          <w:lang w:val="en-US"/>
        </w:rPr>
        <w:t>.</w:t>
      </w:r>
    </w:p>
    <w:p w14:paraId="566073A3" w14:textId="67C34366" w:rsidR="00E432CF" w:rsidRPr="003333C7" w:rsidRDefault="00E432CF" w:rsidP="00E432CF">
      <w:pPr>
        <w:spacing w:line="480" w:lineRule="auto"/>
        <w:rPr>
          <w:rFonts w:ascii="Times New Roman" w:hAnsi="Times New Roman" w:cs="Times New Roman"/>
          <w:color w:val="000000" w:themeColor="text1"/>
          <w:sz w:val="20"/>
          <w:szCs w:val="20"/>
          <w:lang w:val="en-US"/>
        </w:rPr>
      </w:pPr>
      <m:oMathPara>
        <m:oMath>
          <m:r>
            <w:rPr>
              <w:rFonts w:ascii="Cambria Math" w:eastAsia="Cambria Math" w:hAnsi="Cambria Math" w:cs="Times New Roman"/>
              <w:color w:val="000000" w:themeColor="text1"/>
              <w:sz w:val="20"/>
              <w:szCs w:val="20"/>
              <w:lang w:val="en-US"/>
            </w:rPr>
            <m:t>eq</m:t>
          </m:r>
          <m:r>
            <m:rPr>
              <m:sty m:val="p"/>
            </m:rPr>
            <w:rPr>
              <w:rFonts w:ascii="Cambria Math" w:eastAsia="Cambria Math" w:hAnsi="Cambria Math" w:cs="Times New Roman"/>
              <w:color w:val="000000" w:themeColor="text1"/>
              <w:sz w:val="20"/>
              <w:szCs w:val="20"/>
              <w:lang w:val="en-US"/>
            </w:rPr>
            <m:t xml:space="preserve"> (6): </m:t>
          </m:r>
          <m:r>
            <w:rPr>
              <w:rFonts w:ascii="Cambria Math" w:eastAsia="Cambria Math" w:hAnsi="Cambria Math" w:cs="Times New Roman"/>
              <w:color w:val="000000" w:themeColor="text1"/>
              <w:sz w:val="20"/>
              <w:szCs w:val="20"/>
              <w:lang w:val="en-US"/>
            </w:rPr>
            <m:t>Victim</m:t>
          </m:r>
          <m:r>
            <m:rPr>
              <m:sty m:val="p"/>
            </m:rPr>
            <w:rPr>
              <w:rFonts w:ascii="Cambria Math" w:eastAsia="Cambria Math" w:hAnsi="Cambria Math" w:cs="Times New Roman"/>
              <w:color w:val="000000" w:themeColor="text1"/>
              <w:sz w:val="20"/>
              <w:szCs w:val="20"/>
              <w:lang w:val="en-US"/>
            </w:rPr>
            <m:t>-</m:t>
          </m:r>
          <m:r>
            <w:rPr>
              <w:rFonts w:ascii="Cambria Math" w:eastAsia="Cambria Math" w:hAnsi="Cambria Math" w:cs="Times New Roman"/>
              <w:color w:val="000000" w:themeColor="text1"/>
              <w:sz w:val="20"/>
              <w:szCs w:val="20"/>
              <w:lang w:val="en-US"/>
            </w:rPr>
            <m:t>Perpetrator</m:t>
          </m:r>
          <m:r>
            <m:rPr>
              <m:sty m:val="p"/>
            </m:rPr>
            <w:rPr>
              <w:rFonts w:ascii="Cambria Math" w:eastAsia="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conjuntion</m:t>
          </m:r>
          <m:r>
            <m:rPr>
              <m:sty m:val="p"/>
            </m:rPr>
            <w:rPr>
              <w:rFonts w:ascii="Cambria Math" w:eastAsia="Cambria Math" w:hAnsi="Cambria Math" w:cs="Times New Roman"/>
              <w:color w:val="000000" w:themeColor="text1"/>
              <w:sz w:val="20"/>
              <w:szCs w:val="20"/>
              <w:lang w:val="en-US"/>
            </w:rPr>
            <m:t xml:space="preserve"> </m:t>
          </m:r>
          <m:r>
            <w:rPr>
              <w:rFonts w:ascii="Cambria Math" w:eastAsia="Cambria Math" w:hAnsi="Cambria Math" w:cs="Times New Roman"/>
              <w:color w:val="000000" w:themeColor="text1"/>
              <w:sz w:val="20"/>
              <w:szCs w:val="20"/>
              <w:lang w:val="en-US"/>
            </w:rPr>
            <m:t>equation</m:t>
          </m:r>
          <m:r>
            <m:rPr>
              <m:sty m:val="p"/>
            </m:rPr>
            <w:rPr>
              <w:rFonts w:ascii="Cambria Math" w:eastAsia="Cambria Math" w:hAnsi="Cambria Math" w:cs="Times New Roman"/>
              <w:color w:val="000000" w:themeColor="text1"/>
              <w:sz w:val="20"/>
              <w:szCs w:val="20"/>
              <w:lang w:val="en-US"/>
            </w:rPr>
            <m:t>.</m:t>
          </m:r>
        </m:oMath>
      </m:oMathPara>
    </w:p>
    <w:p w14:paraId="4D4125BB" w14:textId="5FF43F7E" w:rsidR="00E432CF" w:rsidRPr="009F4F1F" w:rsidRDefault="002E4354" w:rsidP="00E432CF">
      <w:pPr>
        <w:spacing w:line="480" w:lineRule="auto"/>
        <w:rPr>
          <w:rFonts w:ascii="Times New Roman" w:hAnsi="Times New Roman" w:cs="Times New Roman"/>
          <w:color w:val="000000" w:themeColor="text1"/>
          <w:sz w:val="20"/>
          <w:szCs w:val="20"/>
          <w:lang w:val="en-US"/>
        </w:rPr>
      </w:pP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vp=</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v = 1} ∧ </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p = 1}</m:t>
          </m:r>
        </m:oMath>
      </m:oMathPara>
    </w:p>
    <w:p w14:paraId="3834AB34" w14:textId="7C3C67B5"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(7): Inequality after reversing PCA</m:t>
          </m:r>
        </m:oMath>
      </m:oMathPara>
    </w:p>
    <w:p w14:paraId="3F438728" w14:textId="5182CB32" w:rsidR="009F4F1F" w:rsidRPr="00EE7F95" w:rsidRDefault="002E4354" w:rsidP="009F4F1F">
      <w:pPr>
        <w:spacing w:after="0" w:line="480" w:lineRule="auto"/>
        <w:jc w:val="center"/>
        <w:rPr>
          <w:rFonts w:ascii="Times New Roman" w:eastAsia="Cambria Math" w:hAnsi="Times New Roman" w:cs="Times New Roman"/>
          <w:color w:val="FF0000"/>
          <w:sz w:val="20"/>
          <w:szCs w:val="20"/>
          <w:lang w:val="en-US"/>
        </w:rPr>
      </w:pPr>
      <m:oMathPara>
        <m:oMath>
          <m:sSubSup>
            <m:sSubSupPr>
              <m:ctrlPr>
                <w:rPr>
                  <w:rFonts w:ascii="Cambria Math" w:eastAsia="Cambria Math" w:hAnsi="Cambria Math" w:cs="Times New Roman"/>
                  <w:sz w:val="20"/>
                  <w:szCs w:val="20"/>
                  <w:lang w:val="en-US"/>
                </w:rPr>
              </m:ctrlPr>
            </m:sSubSup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2</m:t>
              </m:r>
            </m:sub>
            <m:sup>
              <m:r>
                <w:rPr>
                  <w:rFonts w:ascii="Cambria Math" w:eastAsia="Cambria Math" w:hAnsi="Cambria Math" w:cs="Times New Roman"/>
                  <w:sz w:val="20"/>
                  <w:szCs w:val="20"/>
                  <w:lang w:val="en-US"/>
                </w:rPr>
                <m:t>⊤</m:t>
              </m:r>
            </m:sup>
          </m:sSubSup>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z-μ</m:t>
              </m:r>
            </m:e>
          </m:d>
          <m:r>
            <w:rPr>
              <w:rFonts w:ascii="Cambria Math" w:eastAsia="Cambria Math" w:hAnsi="Cambria Math" w:cs="Times New Roman"/>
              <w:sz w:val="20"/>
              <w:szCs w:val="20"/>
              <w:lang w:val="en-US"/>
            </w:rPr>
            <m:t>≤t</m:t>
          </m:r>
        </m:oMath>
      </m:oMathPara>
    </w:p>
    <w:p w14:paraId="3463893C" w14:textId="76F7D77A"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(8): Hyperplane in raw feature space</m:t>
          </m:r>
        </m:oMath>
      </m:oMathPara>
    </w:p>
    <w:p w14:paraId="65196215" w14:textId="77777777" w:rsidR="009F4F1F" w:rsidRPr="009F4F1F" w:rsidRDefault="009F4F1F" w:rsidP="009F4F1F">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z=S</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x-</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d</m:t>
                  </m:r>
                </m:e>
                <m:sub>
                  <m:r>
                    <w:rPr>
                      <w:rFonts w:ascii="Cambria Math" w:eastAsia="Cambria Math" w:hAnsi="Cambria Math" w:cs="Times New Roman"/>
                      <w:sz w:val="20"/>
                      <w:szCs w:val="20"/>
                      <w:lang w:val="en-US"/>
                    </w:rPr>
                    <m:t>min</m:t>
                  </m:r>
                </m:sub>
              </m:sSub>
            </m:e>
          </m:d>
          <m:r>
            <w:rPr>
              <w:rFonts w:ascii="Cambria Math" w:eastAsia="Cambria Math" w:hAnsi="Cambria Math" w:cs="Times New Roman"/>
              <w:sz w:val="20"/>
              <w:szCs w:val="20"/>
              <w:lang w:val="en-US"/>
            </w:rPr>
            <m:t xml:space="preserve"> and regroup constants: </m:t>
          </m:r>
          <m:sSup>
            <m:sSupPr>
              <m:ctrlPr>
                <w:rPr>
                  <w:rFonts w:ascii="Cambria Math" w:eastAsia="Cambria Math" w:hAnsi="Cambria Math" w:cs="Times New Roman"/>
                  <w:sz w:val="20"/>
                  <w:szCs w:val="20"/>
                  <w:lang w:val="en-US"/>
                </w:rPr>
              </m:ctrlPr>
            </m:sSupPr>
            <m:e>
              <m:r>
                <w:rPr>
                  <w:rFonts w:ascii="Cambria Math" w:eastAsia="Cambria Math" w:hAnsi="Cambria Math" w:cs="Times New Roman"/>
                  <w:sz w:val="20"/>
                  <w:szCs w:val="20"/>
                  <w:lang w:val="en-US"/>
                </w:rPr>
                <m:t>β</m:t>
              </m:r>
            </m:e>
            <m:sup>
              <m:r>
                <w:rPr>
                  <w:rFonts w:ascii="Cambria Math" w:eastAsia="Cambria Math" w:hAnsi="Cambria Math" w:cs="Times New Roman"/>
                  <w:sz w:val="20"/>
                  <w:szCs w:val="20"/>
                  <w:lang w:val="en-US"/>
                </w:rPr>
                <m:t>⊤</m:t>
              </m:r>
            </m:sup>
          </m:sSup>
          <m:r>
            <w:rPr>
              <w:rFonts w:ascii="Cambria Math" w:eastAsia="Cambria Math" w:hAnsi="Cambria Math" w:cs="Times New Roman"/>
              <w:sz w:val="20"/>
              <w:szCs w:val="20"/>
              <w:lang w:val="en-US"/>
            </w:rPr>
            <m:t>x≤c</m:t>
          </m:r>
        </m:oMath>
      </m:oMathPara>
    </w:p>
    <w:p w14:paraId="798031E6" w14:textId="19AE3E6C" w:rsidR="009F4F1F" w:rsidRPr="009F4F1F" w:rsidRDefault="009F4F1F" w:rsidP="009F4F1F">
      <w:pPr>
        <w:pBdr>
          <w:top w:val="nil"/>
          <w:left w:val="nil"/>
          <w:bottom w:val="nil"/>
          <w:right w:val="nil"/>
          <w:between w:val="nil"/>
        </w:pBdr>
        <w:spacing w:after="0" w:line="480" w:lineRule="auto"/>
        <w:ind w:left="720" w:hanging="360"/>
        <w:rPr>
          <w:rFonts w:ascii="Times New Roman" w:hAnsi="Times New Roman" w:cs="Times New Roman"/>
          <w:sz w:val="20"/>
          <w:szCs w:val="20"/>
          <w:lang w:val="en-US"/>
        </w:rPr>
      </w:pPr>
      <m:oMathPara>
        <m:oMath>
          <m:r>
            <w:rPr>
              <w:rFonts w:ascii="Cambria Math" w:eastAsia="Cambria Math" w:hAnsi="Cambria Math" w:cs="Times New Roman"/>
              <w:sz w:val="20"/>
              <w:szCs w:val="20"/>
              <w:lang w:val="en-US"/>
            </w:rPr>
            <m:t>eq (9):Normalisedfeature-importanceweights</m:t>
          </m:r>
        </m:oMath>
      </m:oMathPara>
    </w:p>
    <w:p w14:paraId="4CF7E91A" w14:textId="7336F70A" w:rsidR="009F4F1F" w:rsidRPr="009F4F1F" w:rsidRDefault="002E4354" w:rsidP="009F4F1F">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j</m:t>
              </m:r>
            </m:sub>
          </m:sSub>
          <m:r>
            <w:rPr>
              <w:rFonts w:ascii="Cambria Math" w:eastAsia="Cambria Math" w:hAnsi="Cambria Math" w:cs="Times New Roman"/>
              <w:sz w:val="20"/>
              <w:szCs w:val="20"/>
              <w:lang w:val="en-US"/>
            </w:rPr>
            <m:t>=</m:t>
          </m:r>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β</m:t>
                      </m:r>
                    </m:e>
                    <m:sub>
                      <m:r>
                        <w:rPr>
                          <w:rFonts w:ascii="Cambria Math" w:eastAsia="Cambria Math" w:hAnsi="Cambria Math" w:cs="Times New Roman"/>
                          <w:sz w:val="20"/>
                          <w:szCs w:val="20"/>
                          <w:lang w:val="en-US"/>
                        </w:rPr>
                        <m:t>j</m:t>
                      </m:r>
                    </m:sub>
                  </m:sSub>
                </m:e>
              </m:d>
            </m:num>
            <m:den>
              <m:nary>
                <m:naryPr>
                  <m:chr m:val="∑"/>
                  <m:ctrlPr>
                    <w:rPr>
                      <w:rFonts w:ascii="Cambria Math" w:eastAsia="Cambria Math" w:hAnsi="Cambria Math" w:cs="Times New Roman"/>
                      <w:sz w:val="20"/>
                      <w:szCs w:val="20"/>
                      <w:lang w:val="en-US"/>
                    </w:rPr>
                  </m:ctrlPr>
                </m:naryPr>
                <m:sub>
                  <m:r>
                    <w:rPr>
                      <w:rFonts w:ascii="Cambria Math" w:eastAsia="Cambria Math" w:hAnsi="Cambria Math" w:cs="Times New Roman"/>
                      <w:sz w:val="20"/>
                      <w:szCs w:val="20"/>
                      <w:lang w:val="en-US"/>
                    </w:rPr>
                    <m:t>k=1</m:t>
                  </m:r>
                </m:sub>
                <m:sup>
                  <m:r>
                    <w:rPr>
                      <w:rFonts w:ascii="Cambria Math" w:eastAsia="Cambria Math" w:hAnsi="Cambria Math" w:cs="Times New Roman"/>
                      <w:sz w:val="20"/>
                      <w:szCs w:val="20"/>
                      <w:lang w:val="en-US"/>
                    </w:rPr>
                    <m:t>27</m:t>
                  </m:r>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β</m:t>
                          </m:r>
                        </m:e>
                        <m:sub>
                          <m:r>
                            <w:rPr>
                              <w:rFonts w:ascii="Cambria Math" w:eastAsia="Cambria Math" w:hAnsi="Cambria Math" w:cs="Times New Roman"/>
                              <w:sz w:val="20"/>
                              <w:szCs w:val="20"/>
                              <w:lang w:val="en-US"/>
                            </w:rPr>
                            <m:t>k</m:t>
                          </m:r>
                        </m:sub>
                      </m:sSub>
                    </m:e>
                  </m:d>
                </m:e>
              </m:nary>
            </m:den>
          </m:f>
          <m:r>
            <w:rPr>
              <w:rFonts w:ascii="Cambria Math" w:eastAsia="Cambria Math" w:hAnsi="Cambria Math" w:cs="Times New Roman"/>
              <w:sz w:val="20"/>
              <w:szCs w:val="20"/>
              <w:lang w:val="en-US"/>
            </w:rPr>
            <m:t>, j=1,…,27</m:t>
          </m:r>
        </m:oMath>
      </m:oMathPara>
    </w:p>
    <w:p w14:paraId="2AED4175" w14:textId="75507B36" w:rsidR="00EA1A9D" w:rsidRPr="007F2DF4" w:rsidRDefault="007F2DF4" w:rsidP="00EA1A9D">
      <w:pPr>
        <w:spacing w:after="0" w:line="480" w:lineRule="auto"/>
        <w:jc w:val="center"/>
        <w:rPr>
          <w:rFonts w:ascii="Times New Roman" w:eastAsia="Cambria Math" w:hAnsi="Times New Roman" w:cs="Times New Roman"/>
          <w:sz w:val="20"/>
          <w:szCs w:val="20"/>
          <w:lang w:val="en-US"/>
        </w:rPr>
      </w:pPr>
      <m:oMath>
        <m:r>
          <w:rPr>
            <w:rFonts w:ascii="Cambria Math" w:eastAsia="Cambria Math" w:hAnsi="Cambria Math" w:cs="Times New Roman"/>
            <w:sz w:val="20"/>
            <w:szCs w:val="20"/>
            <w:lang w:val="en-US"/>
          </w:rPr>
          <w:lastRenderedPageBreak/>
          <m:t xml:space="preserve">eq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10</m:t>
            </m:r>
          </m:e>
        </m:d>
        <m:r>
          <w:rPr>
            <w:rFonts w:ascii="Cambria Math" w:eastAsia="Cambria Math" w:hAnsi="Cambria Math" w:cs="Times New Roman"/>
            <w:sz w:val="20"/>
            <w:szCs w:val="20"/>
            <w:lang w:val="en-US"/>
          </w:rPr>
          <m:t xml:space="preserve">:Let M be the number of input principal components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PC</m:t>
            </m:r>
          </m:e>
        </m:d>
      </m:oMath>
      <w:r>
        <w:rPr>
          <w:rFonts w:ascii="Times New Roman" w:eastAsia="Cambria Math" w:hAnsi="Times New Roman" w:cs="Times New Roman"/>
          <w:sz w:val="20"/>
          <w:szCs w:val="20"/>
          <w:lang w:val="en-US"/>
        </w:rPr>
        <w:t>.</w:t>
      </w:r>
    </w:p>
    <w:p w14:paraId="4DC481FE" w14:textId="24D217F1" w:rsidR="00EA1A9D" w:rsidRPr="007F2DF4" w:rsidRDefault="00EA1A9D" w:rsidP="00EA1A9D">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 and f</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x</m:t>
              </m:r>
            </m:e>
          </m:d>
          <m:r>
            <w:rPr>
              <w:rFonts w:ascii="Cambria Math" w:eastAsia="Cambria Math" w:hAnsi="Cambria Math" w:cs="Times New Roman"/>
              <w:sz w:val="20"/>
              <w:szCs w:val="20"/>
              <w:lang w:val="en-US"/>
            </w:rPr>
            <m:t xml:space="preserve"> the network output for a sample x.</m:t>
          </m:r>
        </m:oMath>
      </m:oMathPara>
    </w:p>
    <w:p w14:paraId="6572BFFB" w14:textId="7E3BEF99" w:rsidR="00EA1A9D" w:rsidRPr="007F2DF4" w:rsidRDefault="00EA1A9D" w:rsidP="00EA1A9D">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The SHAP value of component k for x is the Shapley value.</m:t>
          </m:r>
        </m:oMath>
      </m:oMathPara>
    </w:p>
    <w:p w14:paraId="5548F8B4" w14:textId="3083AA12" w:rsidR="00EA1A9D" w:rsidRPr="007F2DF4" w:rsidRDefault="002E4354" w:rsidP="00EA1A9D">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φ</m:t>
              </m:r>
            </m:e>
            <m:sub>
              <m:r>
                <w:rPr>
                  <w:rFonts w:ascii="Cambria Math" w:eastAsia="Cambria Math" w:hAnsi="Cambria Math" w:cs="Times New Roman"/>
                  <w:sz w:val="20"/>
                  <w:szCs w:val="20"/>
                  <w:lang w:val="en-US"/>
                </w:rPr>
                <m:t>k</m:t>
              </m:r>
            </m:sub>
          </m:sSub>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x</m:t>
              </m:r>
            </m:e>
          </m:d>
          <m:r>
            <w:rPr>
              <w:rFonts w:ascii="Cambria Math" w:eastAsia="Cambria Math" w:hAnsi="Cambria Math" w:cs="Times New Roman"/>
              <w:sz w:val="20"/>
              <w:szCs w:val="20"/>
              <w:lang w:val="en-US"/>
            </w:rPr>
            <m:t>=</m:t>
          </m:r>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S⊆M∖{k}</m:t>
              </m:r>
            </m:sub>
            <m:sup/>
            <m:e>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S</m:t>
                      </m:r>
                    </m:e>
                  </m:d>
                  <m:r>
                    <w:rPr>
                      <w:rFonts w:ascii="Cambria Math" w:eastAsia="Cambria Math" w:hAnsi="Cambria Math" w:cs="Times New Roman"/>
                      <w:sz w:val="20"/>
                      <w:szCs w:val="20"/>
                      <w:lang w:val="en-US"/>
                    </w:rPr>
                    <m:t>! </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M-</m:t>
                      </m:r>
                      <m:d>
                        <m:dPr>
                          <m:begChr m:val="|"/>
                          <m:endChr m:val="|"/>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S</m:t>
                          </m:r>
                        </m:e>
                      </m:d>
                      <m:r>
                        <w:rPr>
                          <w:rFonts w:ascii="Cambria Math" w:eastAsia="Cambria Math" w:hAnsi="Cambria Math" w:cs="Times New Roman"/>
                          <w:sz w:val="20"/>
                          <w:szCs w:val="20"/>
                          <w:lang w:val="en-US"/>
                        </w:rPr>
                        <m:t>-1</m:t>
                      </m:r>
                    </m:e>
                  </m:d>
                  <m:r>
                    <w:rPr>
                      <w:rFonts w:ascii="Cambria Math" w:eastAsia="Cambria Math" w:hAnsi="Cambria Math" w:cs="Times New Roman"/>
                      <w:sz w:val="20"/>
                      <w:szCs w:val="20"/>
                      <w:lang w:val="en-US"/>
                    </w:rPr>
                    <m:t>!</m:t>
                  </m:r>
                </m:num>
                <m:den>
                  <m:r>
                    <w:rPr>
                      <w:rFonts w:ascii="Cambria Math" w:eastAsia="Cambria Math" w:hAnsi="Cambria Math" w:cs="Times New Roman"/>
                      <w:sz w:val="20"/>
                      <w:szCs w:val="20"/>
                      <w:lang w:val="en-US"/>
                    </w:rPr>
                    <m:t>M!</m:t>
                  </m:r>
                </m:den>
              </m:f>
            </m:e>
          </m:nary>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S∪{k}</m:t>
                  </m:r>
                </m:sub>
              </m:sSub>
              <m:d>
                <m:dPr>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S∪{k}</m:t>
                      </m:r>
                    </m:sub>
                  </m:sSub>
                </m:e>
              </m:d>
              <m:r>
                <w:rPr>
                  <w:rFonts w:ascii="Cambria Math" w:eastAsia="Cambria Math" w:hAnsi="Cambria Math" w:cs="Times New Roman"/>
                  <w:sz w:val="20"/>
                  <w:szCs w:val="20"/>
                  <w:lang w:val="en-US"/>
                </w:rPr>
                <m:t>-</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m:t>
                  </m:r>
                </m:sub>
              </m:sSub>
              <m:d>
                <m:dPr>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m:t>
                      </m:r>
                    </m:sub>
                  </m:sSub>
                </m:e>
              </m:d>
            </m:e>
          </m:d>
        </m:oMath>
      </m:oMathPara>
    </w:p>
    <w:p w14:paraId="06B1043D" w14:textId="57343EC8"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Where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f</m:t>
              </m:r>
            </m:e>
            <m:sub>
              <m:r>
                <w:rPr>
                  <w:rFonts w:ascii="Cambria Math" w:eastAsia="Cambria Math" w:hAnsi="Cambria Math" w:cs="Times New Roman"/>
                  <w:sz w:val="20"/>
                  <w:szCs w:val="20"/>
                  <w:lang w:val="en-US"/>
                </w:rPr>
                <m:t>s</m:t>
              </m:r>
            </m:sub>
          </m:sSub>
          <m:d>
            <m:dPr>
              <m:ctrlPr>
                <w:rPr>
                  <w:rFonts w:ascii="Cambria Math" w:eastAsia="Cambria Math" w:hAnsi="Cambria Math" w:cs="Times New Roman"/>
                  <w:i/>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x</m:t>
                  </m:r>
                </m:e>
                <m:sub>
                  <m:r>
                    <w:rPr>
                      <w:rFonts w:ascii="Cambria Math" w:eastAsia="Cambria Math" w:hAnsi="Cambria Math" w:cs="Times New Roman"/>
                      <w:sz w:val="20"/>
                      <w:szCs w:val="20"/>
                      <w:lang w:val="en-US"/>
                    </w:rPr>
                    <m:t>s</m:t>
                  </m:r>
                </m:sub>
              </m:sSub>
            </m:e>
          </m:d>
          <m:r>
            <w:rPr>
              <w:rFonts w:ascii="Cambria Math" w:eastAsia="Cambria Math" w:hAnsi="Cambria Math" w:cs="Times New Roman"/>
              <w:sz w:val="20"/>
              <w:szCs w:val="20"/>
              <w:lang w:val="en-US"/>
            </w:rPr>
            <m:t xml:space="preserve"> is the prediction when only the feature in subset S are present.</m:t>
          </m:r>
        </m:oMath>
      </m:oMathPara>
    </w:p>
    <w:p w14:paraId="6960E4D2" w14:textId="163940FF"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11</m:t>
              </m:r>
            </m:e>
          </m:d>
          <m:r>
            <w:rPr>
              <w:rFonts w:ascii="Cambria Math" w:eastAsia="Cambria Math" w:hAnsi="Cambria Math" w:cs="Times New Roman"/>
              <w:sz w:val="20"/>
              <w:szCs w:val="20"/>
              <w:lang w:val="en-US"/>
            </w:rPr>
            <m:t xml:space="preserve">:For N observations ,the global </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mean-absolute</m:t>
              </m:r>
            </m:e>
          </m:d>
          <m:r>
            <w:rPr>
              <w:rFonts w:ascii="Cambria Math" w:eastAsia="Cambria Math" w:hAnsi="Cambria Math" w:cs="Times New Roman"/>
              <w:sz w:val="20"/>
              <w:szCs w:val="20"/>
              <w:lang w:val="en-US"/>
            </w:rPr>
            <m:t xml:space="preserve"> importance of PCk is</m:t>
          </m:r>
        </m:oMath>
      </m:oMathPara>
    </w:p>
    <w:p w14:paraId="514C29AB" w14:textId="35414E23" w:rsidR="007F2DF4" w:rsidRPr="007F2DF4" w:rsidRDefault="002E4354" w:rsidP="007F2DF4">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r>
            <w:rPr>
              <w:rFonts w:ascii="Cambria Math" w:eastAsia="Cambria Math" w:hAnsi="Cambria Math" w:cs="Times New Roman"/>
              <w:sz w:val="20"/>
              <w:szCs w:val="20"/>
              <w:lang w:val="en-US"/>
            </w:rPr>
            <m:t>=</m:t>
          </m:r>
          <m:f>
            <m:fPr>
              <m:ctrlPr>
                <w:rPr>
                  <w:rFonts w:ascii="Cambria Math" w:eastAsia="Cambria Math" w:hAnsi="Cambria Math" w:cs="Times New Roman"/>
                  <w:sz w:val="20"/>
                  <w:szCs w:val="20"/>
                  <w:lang w:val="en-US"/>
                </w:rPr>
              </m:ctrlPr>
            </m:fPr>
            <m:num>
              <m:r>
                <w:rPr>
                  <w:rFonts w:ascii="Cambria Math" w:eastAsia="Cambria Math" w:hAnsi="Cambria Math" w:cs="Times New Roman"/>
                  <w:sz w:val="20"/>
                  <w:szCs w:val="20"/>
                  <w:lang w:val="en-US"/>
                </w:rPr>
                <m:t>1</m:t>
              </m:r>
            </m:num>
            <m:den>
              <m:r>
                <w:rPr>
                  <w:rFonts w:ascii="Cambria Math" w:eastAsia="Cambria Math" w:hAnsi="Cambria Math" w:cs="Times New Roman"/>
                  <w:sz w:val="20"/>
                  <w:szCs w:val="20"/>
                  <w:lang w:val="en-US"/>
                </w:rPr>
                <m:t>N</m:t>
              </m:r>
            </m:den>
          </m:f>
          <m:nary>
            <m:naryPr>
              <m:chr m:val="∑"/>
              <m:ctrlPr>
                <w:rPr>
                  <w:rFonts w:ascii="Cambria Math" w:eastAsia="Cambria Math" w:hAnsi="Cambria Math" w:cs="Times New Roman"/>
                  <w:sz w:val="20"/>
                  <w:szCs w:val="20"/>
                  <w:lang w:val="en-US"/>
                </w:rPr>
              </m:ctrlPr>
            </m:naryPr>
            <m:sub>
              <m:r>
                <w:rPr>
                  <w:rFonts w:ascii="Cambria Math" w:eastAsia="Cambria Math" w:hAnsi="Cambria Math" w:cs="Times New Roman"/>
                  <w:sz w:val="20"/>
                  <w:szCs w:val="20"/>
                  <w:lang w:val="en-US"/>
                </w:rPr>
                <m:t>j=1</m:t>
              </m:r>
            </m:sub>
            <m:sup>
              <m:r>
                <w:rPr>
                  <w:rFonts w:ascii="Cambria Math" w:eastAsia="Cambria Math" w:hAnsi="Cambria Math" w:cs="Times New Roman"/>
                  <w:sz w:val="20"/>
                  <w:szCs w:val="20"/>
                  <w:lang w:val="en-US"/>
                </w:rPr>
                <m:t>N</m:t>
              </m:r>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φ</m:t>
                      </m:r>
                    </m:e>
                    <m:sub>
                      <m:r>
                        <w:rPr>
                          <w:rFonts w:ascii="Cambria Math" w:eastAsia="Cambria Math" w:hAnsi="Cambria Math" w:cs="Times New Roman"/>
                          <w:sz w:val="20"/>
                          <w:szCs w:val="20"/>
                          <w:lang w:val="en-US"/>
                        </w:rPr>
                        <m:t>k</m:t>
                      </m:r>
                    </m:sub>
                  </m:sSub>
                  <m:r>
                    <w:rPr>
                      <w:rFonts w:ascii="Cambria Math" w:eastAsia="Cambria Math" w:hAnsi="Cambria Math" w:cs="Times New Roman"/>
                      <w:sz w:val="20"/>
                      <w:szCs w:val="20"/>
                      <w:lang w:val="en-US"/>
                    </w:rPr>
                    <m:t>!</m:t>
                  </m:r>
                  <m:d>
                    <m:dPr>
                      <m:ctrlPr>
                        <w:rPr>
                          <w:rFonts w:ascii="Cambria Math" w:eastAsia="Cambria Math" w:hAnsi="Cambria Math" w:cs="Times New Roman"/>
                          <w:sz w:val="20"/>
                          <w:szCs w:val="20"/>
                          <w:lang w:val="en-US"/>
                        </w:rPr>
                      </m:ctrlPr>
                    </m:dPr>
                    <m:e>
                      <m:sSup>
                        <m:sSupPr>
                          <m:ctrlPr>
                            <w:rPr>
                              <w:rFonts w:ascii="Cambria Math" w:eastAsia="Cambria Math" w:hAnsi="Cambria Math" w:cs="Times New Roman"/>
                              <w:sz w:val="20"/>
                              <w:szCs w:val="20"/>
                              <w:lang w:val="en-US"/>
                            </w:rPr>
                          </m:ctrlPr>
                        </m:sSupPr>
                        <m:e>
                          <m:r>
                            <w:rPr>
                              <w:rFonts w:ascii="Cambria Math" w:eastAsia="Cambria Math" w:hAnsi="Cambria Math" w:cs="Times New Roman"/>
                              <w:sz w:val="20"/>
                              <w:szCs w:val="20"/>
                              <w:lang w:val="en-US"/>
                            </w:rPr>
                            <m:t>x</m:t>
                          </m:r>
                        </m:e>
                        <m:sup>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j</m:t>
                              </m:r>
                            </m:e>
                          </m:d>
                        </m:sup>
                      </m:sSup>
                    </m:e>
                  </m:d>
                </m:e>
              </m:d>
            </m:e>
          </m:nary>
        </m:oMath>
      </m:oMathPara>
    </w:p>
    <w:p w14:paraId="255F5814" w14:textId="15DE377A" w:rsidR="007F2DF4" w:rsidRPr="007F2DF4"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which we convert to a percentage of total importance via eq.12</m:t>
          </m:r>
        </m:oMath>
      </m:oMathPara>
    </w:p>
    <w:p w14:paraId="1B41E7F9" w14:textId="55045C47" w:rsidR="007F2DF4" w:rsidRPr="00521946" w:rsidRDefault="007F2DF4" w:rsidP="007F2DF4">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 (12): Normalised importance of PC k</m:t>
          </m:r>
        </m:oMath>
      </m:oMathPara>
    </w:p>
    <w:p w14:paraId="4A6CF18E" w14:textId="78AC1266" w:rsidR="007F2DF4" w:rsidRPr="00521946" w:rsidRDefault="002E4354" w:rsidP="007F2DF4">
      <w:pPr>
        <w:spacing w:after="0" w:line="480" w:lineRule="auto"/>
        <w:jc w:val="center"/>
        <w:rPr>
          <w:rFonts w:ascii="Times New Roman" w:eastAsia="Cambria Math" w:hAnsi="Times New Roman" w:cs="Times New Roman"/>
          <w:sz w:val="20"/>
          <w:szCs w:val="20"/>
          <w:lang w:val="en-US"/>
        </w:rPr>
      </w:pPr>
      <m:oMathPara>
        <m:oMath>
          <m:acc>
            <m:accPr>
              <m:chr m:val="̃"/>
              <m:ctrlPr>
                <w:rPr>
                  <w:rFonts w:ascii="Cambria Math" w:hAnsi="Cambria Math" w:cs="Times New Roman"/>
                  <w:sz w:val="20"/>
                  <w:szCs w:val="20"/>
                  <w:lang w:val="en-US"/>
                </w:rPr>
              </m:ctrlPr>
            </m:acc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e>
          </m:acc>
          <m:r>
            <w:rPr>
              <w:rFonts w:ascii="Cambria Math" w:eastAsia="Cambria Math" w:hAnsi="Cambria Math" w:cs="Times New Roman"/>
              <w:sz w:val="20"/>
              <w:szCs w:val="20"/>
              <w:lang w:val="en-US"/>
            </w:rPr>
            <m:t>=100⋅</m:t>
          </m:r>
          <m:f>
            <m:fPr>
              <m:ctrlPr>
                <w:rPr>
                  <w:rFonts w:ascii="Cambria Math" w:eastAsia="Cambria Math" w:hAnsi="Cambria Math" w:cs="Times New Roman"/>
                  <w:sz w:val="20"/>
                  <w:szCs w:val="20"/>
                  <w:lang w:val="en-US"/>
                </w:rPr>
              </m:ctrlPr>
            </m:fPr>
            <m:num>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num>
            <m:den>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l</m:t>
                  </m:r>
                </m:sub>
                <m:sup/>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l</m:t>
                      </m:r>
                    </m:sub>
                  </m:sSub>
                </m:e>
              </m:nary>
            </m:den>
          </m:f>
          <m:r>
            <w:rPr>
              <w:rFonts w:ascii="Cambria Math" w:eastAsia="Cambria Math" w:hAnsi="Cambria Math" w:cs="Times New Roman"/>
              <w:i/>
              <w:sz w:val="20"/>
              <w:szCs w:val="20"/>
              <w:lang w:val="en-US"/>
            </w:rPr>
            <m:t> </m:t>
          </m:r>
          <m:d>
            <m:dPr>
              <m:ctrlPr>
                <w:rPr>
                  <w:rFonts w:ascii="Cambria Math" w:eastAsia="Cambria Math" w:hAnsi="Cambria Math" w:cs="Times New Roman"/>
                  <w:sz w:val="20"/>
                  <w:szCs w:val="20"/>
                  <w:lang w:val="en-US"/>
                </w:rPr>
              </m:ctrlPr>
            </m:dPr>
            <m:e>
              <m:r>
                <w:rPr>
                  <w:rFonts w:ascii="Cambria Math" w:eastAsia="Cambria Math" w:hAnsi="Cambria Math" w:cs="Times New Roman"/>
                  <w:sz w:val="20"/>
                  <w:szCs w:val="20"/>
                  <w:lang w:val="en-US"/>
                </w:rPr>
                <m:t>% of total</m:t>
              </m:r>
            </m:e>
          </m:d>
        </m:oMath>
      </m:oMathPara>
    </w:p>
    <w:p w14:paraId="40A129BD" w14:textId="03E49503" w:rsidR="00483AD9" w:rsidRPr="00483AD9" w:rsidRDefault="00483AD9" w:rsidP="00483AD9">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eq</m:t>
          </m:r>
          <m:d>
            <m:dPr>
              <m:ctrlPr>
                <w:rPr>
                  <w:rFonts w:ascii="Cambria Math" w:eastAsia="Cambria Math" w:hAnsi="Cambria Math" w:cs="Times New Roman"/>
                  <w:i/>
                  <w:sz w:val="20"/>
                  <w:szCs w:val="20"/>
                  <w:lang w:val="en-US"/>
                </w:rPr>
              </m:ctrlPr>
            </m:dPr>
            <m:e>
              <m:r>
                <w:rPr>
                  <w:rFonts w:ascii="Cambria Math" w:eastAsia="Cambria Math" w:hAnsi="Cambria Math" w:cs="Times New Roman"/>
                  <w:sz w:val="20"/>
                  <w:szCs w:val="20"/>
                  <w:lang w:val="en-US"/>
                </w:rPr>
                <m:t>13</m:t>
              </m:r>
            </m:e>
          </m:d>
          <m:r>
            <w:rPr>
              <w:rFonts w:ascii="Cambria Math" w:eastAsia="Cambria Math" w:hAnsi="Cambria Math" w:cs="Times New Roman"/>
              <w:sz w:val="20"/>
              <w:szCs w:val="20"/>
              <w:lang w:val="en-US"/>
            </w:rPr>
            <m:t>:Each engineered predictor</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 xml:space="preserve"> x</m:t>
              </m:r>
            </m:e>
            <m:sub>
              <m:r>
                <w:rPr>
                  <w:rFonts w:ascii="Cambria Math" w:eastAsia="Cambria Math" w:hAnsi="Cambria Math" w:cs="Times New Roman"/>
                  <w:sz w:val="20"/>
                  <w:szCs w:val="20"/>
                  <w:lang w:val="en-US"/>
                </w:rPr>
                <m:t xml:space="preserve">i </m:t>
              </m:r>
            </m:sub>
          </m:sSub>
          <m:r>
            <w:rPr>
              <w:rFonts w:ascii="Cambria Math" w:eastAsia="Cambria Math" w:hAnsi="Cambria Math" w:cs="Times New Roman"/>
              <w:sz w:val="20"/>
              <w:szCs w:val="20"/>
              <w:lang w:val="en-US"/>
            </w:rPr>
            <m:t>is a lineal combination of</m:t>
          </m:r>
          <m:r>
            <m:rPr>
              <m:sty m:val="p"/>
            </m:rPr>
            <w:rPr>
              <w:rFonts w:ascii="Cambria Math" w:eastAsia="Cambria Math" w:hAnsi="Cambria Math" w:cs="Times New Roman"/>
              <w:sz w:val="20"/>
              <w:szCs w:val="20"/>
              <w:lang w:val="en-US"/>
            </w:rPr>
            <m:t xml:space="preserve"> PCs,</m:t>
          </m:r>
        </m:oMath>
      </m:oMathPara>
    </w:p>
    <w:p w14:paraId="289299E7" w14:textId="1B07285B" w:rsidR="00483AD9" w:rsidRDefault="00483AD9" w:rsidP="00483AD9">
      <w:pPr>
        <w:spacing w:after="0" w:line="480" w:lineRule="auto"/>
        <w:jc w:val="center"/>
        <w:rPr>
          <w:rFonts w:ascii="Times New Roman" w:eastAsia="Cambria Math" w:hAnsi="Times New Roman" w:cs="Times New Roman"/>
          <w:sz w:val="20"/>
          <w:szCs w:val="20"/>
          <w:lang w:val="en-US"/>
        </w:rPr>
      </w:pPr>
      <m:oMath>
        <m:r>
          <w:rPr>
            <w:rFonts w:ascii="Cambria Math" w:eastAsia="Cambria Math" w:hAnsi="Cambria Math" w:cs="Times New Roman"/>
            <w:sz w:val="20"/>
            <w:szCs w:val="20"/>
            <w:lang w:val="en-US"/>
          </w:rPr>
          <m:t>where W=(</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k,i</m:t>
            </m:r>
          </m:sub>
        </m:sSub>
        <m:r>
          <w:rPr>
            <w:rFonts w:ascii="Cambria Math" w:eastAsia="Cambria Math" w:hAnsi="Cambria Math" w:cs="Times New Roman"/>
            <w:sz w:val="20"/>
            <w:szCs w:val="20"/>
            <w:lang w:val="en-US"/>
          </w:rPr>
          <m:t>)</m:t>
        </m:r>
      </m:oMath>
      <w:r>
        <w:rPr>
          <w:rFonts w:ascii="Times New Roman" w:eastAsia="Cambria Math" w:hAnsi="Times New Roman" w:cs="Times New Roman"/>
          <w:sz w:val="20"/>
          <w:szCs w:val="20"/>
          <w:lang w:val="en-US"/>
        </w:rPr>
        <w:t xml:space="preserve"> is the loading matrix.</w:t>
      </w:r>
    </w:p>
    <w:p w14:paraId="7CA3E666" w14:textId="1BE08966" w:rsidR="00483AD9" w:rsidRPr="00483AD9" w:rsidRDefault="00483AD9" w:rsidP="00483AD9">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We distribute the SHAP importance of every PC onto the original variables:</m:t>
          </m:r>
        </m:oMath>
      </m:oMathPara>
    </w:p>
    <w:p w14:paraId="11BB9D90" w14:textId="58B6FA96" w:rsidR="00FE5B61" w:rsidRPr="00FE5B61" w:rsidRDefault="002E4354" w:rsidP="00FE5B61">
      <w:pPr>
        <w:spacing w:after="0" w:line="480" w:lineRule="auto"/>
        <w:jc w:val="center"/>
        <w:rPr>
          <w:rFonts w:ascii="Times New Roman" w:eastAsia="Cambria Math" w:hAnsi="Times New Roman" w:cs="Times New Roman"/>
          <w:sz w:val="20"/>
          <w:szCs w:val="20"/>
          <w:lang w:val="en-US"/>
        </w:rPr>
      </w:pPr>
      <m:oMathPara>
        <m:oMath>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m:t>
          </m:r>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k</m:t>
              </m:r>
            </m:sub>
            <m:sup/>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w</m:t>
                  </m:r>
                </m:e>
                <m:sub>
                  <m:r>
                    <w:rPr>
                      <w:rFonts w:ascii="Cambria Math" w:eastAsia="Cambria Math" w:hAnsi="Cambria Math" w:cs="Times New Roman"/>
                      <w:sz w:val="20"/>
                      <w:szCs w:val="20"/>
                      <w:lang w:val="en-US"/>
                    </w:rPr>
                    <m:t>k,i</m:t>
                  </m:r>
                </m:sub>
              </m:sSub>
              <m:r>
                <w:rPr>
                  <w:rFonts w:ascii="Cambria Math" w:eastAsia="Cambria Math" w:hAnsi="Cambria Math" w:cs="Times New Roman"/>
                  <w:sz w:val="20"/>
                  <w:szCs w:val="20"/>
                  <w:lang w:val="en-US"/>
                </w:rPr>
                <m:t>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I</m:t>
                  </m:r>
                </m:e>
                <m:sub>
                  <m:r>
                    <w:rPr>
                      <w:rFonts w:ascii="Cambria Math" w:eastAsia="Cambria Math" w:hAnsi="Cambria Math" w:cs="Times New Roman"/>
                      <w:sz w:val="20"/>
                      <w:szCs w:val="20"/>
                      <w:lang w:val="en-US"/>
                    </w:rPr>
                    <m:t>k</m:t>
                  </m:r>
                </m:sub>
              </m:sSub>
            </m:e>
          </m:nary>
          <m:r>
            <w:rPr>
              <w:rFonts w:ascii="Cambria Math" w:eastAsia="Cambria Math" w:hAnsi="Cambria Math" w:cs="Times New Roman"/>
              <w:sz w:val="20"/>
              <w:szCs w:val="20"/>
              <w:lang w:val="en-US"/>
            </w:rPr>
            <m:t>,  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=100⋅</m:t>
          </m:r>
          <m:f>
            <m:fPr>
              <m:ctrlPr>
                <w:rPr>
                  <w:rFonts w:ascii="Cambria Math" w:eastAsia="Cambria Math" w:hAnsi="Cambria Math" w:cs="Times New Roman"/>
                  <w:sz w:val="20"/>
                  <w:szCs w:val="20"/>
                  <w:lang w:val="en-US"/>
                </w:rPr>
              </m:ctrlPr>
            </m:fPr>
            <m:num>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e>
              </m:d>
            </m:num>
            <m:den>
              <m:nary>
                <m:naryPr>
                  <m:chr m:val="∑"/>
                  <m:limLoc m:val="undOvr"/>
                  <m:supHide m:val="1"/>
                  <m:ctrlPr>
                    <w:rPr>
                      <w:rFonts w:ascii="Cambria Math" w:eastAsia="Cambria Math" w:hAnsi="Cambria Math" w:cs="Times New Roman"/>
                      <w:i/>
                      <w:sz w:val="20"/>
                      <w:szCs w:val="20"/>
                      <w:lang w:val="en-US"/>
                    </w:rPr>
                  </m:ctrlPr>
                </m:naryPr>
                <m:sub>
                  <m:r>
                    <w:rPr>
                      <w:rFonts w:ascii="Cambria Math" w:eastAsia="Cambria Math" w:hAnsi="Cambria Math" w:cs="Times New Roman"/>
                      <w:sz w:val="20"/>
                      <w:szCs w:val="20"/>
                      <w:lang w:val="en-US"/>
                    </w:rPr>
                    <m:t>j</m:t>
                  </m:r>
                </m:sub>
                <m:sup/>
                <m:e>
                  <m:d>
                    <m:dPr>
                      <m:begChr m:val="|"/>
                      <m:endChr m:val="|"/>
                      <m:ctrlPr>
                        <w:rPr>
                          <w:rFonts w:ascii="Cambria Math" w:eastAsia="Cambria Math" w:hAnsi="Cambria Math" w:cs="Times New Roman"/>
                          <w:sz w:val="20"/>
                          <w:szCs w:val="20"/>
                          <w:lang w:val="en-US"/>
                        </w:rPr>
                      </m:ctrlPr>
                    </m:dPr>
                    <m:e>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j</m:t>
                          </m:r>
                        </m:sub>
                      </m:sSub>
                    </m:e>
                  </m:d>
                </m:e>
              </m:nary>
            </m:den>
          </m:f>
        </m:oMath>
      </m:oMathPara>
    </w:p>
    <w:p w14:paraId="7EB8316B" w14:textId="20E9C58E" w:rsidR="00FE5B61" w:rsidRPr="00FE5B61" w:rsidRDefault="00483AD9" w:rsidP="00FE5B61">
      <w:pPr>
        <w:spacing w:after="0" w:line="480" w:lineRule="auto"/>
        <w:jc w:val="center"/>
        <w:rPr>
          <w:rFonts w:ascii="Times New Roman" w:eastAsia="Cambria Math" w:hAnsi="Times New Roman" w:cs="Times New Roman"/>
          <w:sz w:val="20"/>
          <w:szCs w:val="20"/>
          <w:lang w:val="en-US"/>
        </w:rPr>
      </w:pPr>
      <m:oMathPara>
        <m:oMath>
          <m:r>
            <w:rPr>
              <w:rFonts w:ascii="Cambria Math" w:eastAsia="Cambria Math" w:hAnsi="Cambria Math" w:cs="Times New Roman"/>
              <w:sz w:val="20"/>
              <w:szCs w:val="20"/>
              <w:lang w:val="en-US"/>
            </w:rPr>
            <m:t xml:space="preserve">where </m:t>
          </m:r>
          <m:sSub>
            <m:sSubPr>
              <m:ctrlPr>
                <w:rPr>
                  <w:rFonts w:ascii="Cambria Math" w:eastAsia="Cambria Math" w:hAnsi="Cambria Math" w:cs="Times New Roman"/>
                  <w:sz w:val="20"/>
                  <w:szCs w:val="20"/>
                  <w:lang w:val="en-US"/>
                </w:rPr>
              </m:ctrlPr>
            </m:sSubPr>
            <m:e>
              <m:r>
                <w:rPr>
                  <w:rFonts w:ascii="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 xml:space="preserve"> is the signed contribution and </m:t>
          </m:r>
          <m:sSub>
            <m:sSubPr>
              <m:ctrlPr>
                <w:rPr>
                  <w:rFonts w:ascii="Cambria Math" w:eastAsia="Cambria Math" w:hAnsi="Cambria Math" w:cs="Times New Roman"/>
                  <w:sz w:val="20"/>
                  <w:szCs w:val="20"/>
                  <w:lang w:val="en-US"/>
                </w:rPr>
              </m:ctrlPr>
            </m:sSubPr>
            <m:e>
              <m:r>
                <w:rPr>
                  <w:rFonts w:ascii="Cambria Math" w:eastAsia="Cambria Math" w:hAnsi="Cambria Math" w:cs="Times New Roman"/>
                  <w:sz w:val="20"/>
                  <w:szCs w:val="20"/>
                  <w:lang w:val="en-US"/>
                </w:rPr>
                <m:t>Ψ</m:t>
              </m:r>
            </m:e>
            <m:sub>
              <m:r>
                <w:rPr>
                  <w:rFonts w:ascii="Cambria Math" w:eastAsia="Cambria Math" w:hAnsi="Cambria Math" w:cs="Times New Roman"/>
                  <w:sz w:val="20"/>
                  <w:szCs w:val="20"/>
                  <w:lang w:val="en-US"/>
                </w:rPr>
                <m:t>i</m:t>
              </m:r>
            </m:sub>
          </m:sSub>
          <m:r>
            <w:rPr>
              <w:rFonts w:ascii="Cambria Math" w:eastAsia="Cambria Math" w:hAnsi="Cambria Math" w:cs="Times New Roman"/>
              <w:sz w:val="20"/>
              <w:szCs w:val="20"/>
              <w:lang w:val="en-US"/>
            </w:rPr>
            <m:t xml:space="preserve"> its percentage share of the total.  </m:t>
          </m:r>
        </m:oMath>
      </m:oMathPara>
    </w:p>
    <w:p w14:paraId="2B380D7C" w14:textId="77777777" w:rsidR="00E432CF" w:rsidRDefault="00E432CF" w:rsidP="00217429">
      <w:pPr>
        <w:rPr>
          <w:lang w:val="en-US"/>
        </w:rPr>
      </w:pPr>
    </w:p>
    <w:p w14:paraId="1ABCDC0C" w14:textId="5498F9B6" w:rsidR="004255FD" w:rsidRPr="000B128A" w:rsidRDefault="004255FD" w:rsidP="004255FD">
      <w:pPr>
        <w:spacing w:after="0" w:line="480" w:lineRule="auto"/>
        <w:ind w:firstLine="720"/>
        <w:rPr>
          <w:ins w:id="783" w:author="Marina Bartolome" w:date="2025-12-15T14:09:00Z"/>
          <w:rFonts w:ascii="Times New Roman" w:hAnsi="Times New Roman" w:cs="Times New Roman"/>
          <w:color w:val="000000" w:themeColor="text1"/>
          <w:sz w:val="20"/>
          <w:szCs w:val="20"/>
          <w:lang w:val="es-ES"/>
          <w:rPrChange w:id="784" w:author="Ignasi" w:date="2026-03-30T16:35:00Z">
            <w:rPr>
              <w:ins w:id="785" w:author="Marina Bartolome" w:date="2025-12-15T14:09:00Z"/>
              <w:rFonts w:ascii="Times New Roman" w:hAnsi="Times New Roman" w:cs="Times New Roman"/>
              <w:color w:val="000000" w:themeColor="text1"/>
              <w:sz w:val="20"/>
              <w:szCs w:val="20"/>
              <w:lang w:val="en-US"/>
            </w:rPr>
          </w:rPrChange>
        </w:rPr>
      </w:pPr>
      <w:ins w:id="786" w:author="Marina Bartolome" w:date="2025-12-15T14:09:00Z">
        <w:r w:rsidRPr="000B128A">
          <w:rPr>
            <w:rFonts w:ascii="Times New Roman" w:hAnsi="Times New Roman" w:cs="Times New Roman"/>
            <w:color w:val="000000" w:themeColor="text1"/>
            <w:sz w:val="20"/>
            <w:szCs w:val="20"/>
            <w:lang w:val="es-ES"/>
            <w:rPrChange w:id="787" w:author="Ignasi" w:date="2026-03-30T16:35:00Z">
              <w:rPr>
                <w:rFonts w:ascii="Times New Roman" w:hAnsi="Times New Roman" w:cs="Times New Roman"/>
                <w:color w:val="000000" w:themeColor="text1"/>
                <w:sz w:val="20"/>
                <w:szCs w:val="20"/>
                <w:lang w:val="en-US"/>
              </w:rPr>
            </w:rPrChange>
          </w:rPr>
          <w:t>****Más info que he resumido, se puede dejar o quitar a vuestro criterio</w:t>
        </w:r>
      </w:ins>
    </w:p>
    <w:p w14:paraId="0A9399FB" w14:textId="3CB58505" w:rsidR="004255FD" w:rsidRPr="004255FD" w:rsidRDefault="004255FD" w:rsidP="004255FD">
      <w:pPr>
        <w:spacing w:after="0" w:line="480" w:lineRule="auto"/>
        <w:ind w:firstLine="720"/>
        <w:rPr>
          <w:moveTo w:id="788" w:author="Marina Bartolome" w:date="2025-12-15T14:09:00Z"/>
          <w:rFonts w:ascii="Times New Roman" w:hAnsi="Times New Roman" w:cs="Times New Roman"/>
          <w:color w:val="000000" w:themeColor="text1"/>
          <w:sz w:val="20"/>
          <w:szCs w:val="20"/>
          <w:lang w:val="en-US"/>
        </w:rPr>
      </w:pPr>
      <w:moveToRangeStart w:id="789" w:author="Marina Bartolome" w:date="2025-12-15T14:09:00Z" w:name="move216700157"/>
      <w:moveTo w:id="790" w:author="Marina Bartolome" w:date="2025-12-15T14:09:00Z">
        <w:r w:rsidRPr="004255FD">
          <w:rPr>
            <w:rFonts w:ascii="Times New Roman" w:hAnsi="Times New Roman" w:cs="Times New Roman"/>
            <w:color w:val="000000" w:themeColor="text1"/>
            <w:sz w:val="20"/>
            <w:szCs w:val="20"/>
            <w:lang w:val="en-US"/>
          </w:rPr>
          <w:t xml:space="preserve">The modelling strategy pursued two complementary goals: (i) </w:t>
        </w:r>
        <w:r w:rsidRPr="00BF7533">
          <w:rPr>
            <w:rFonts w:ascii="Times New Roman" w:hAnsi="Times New Roman" w:cs="Times New Roman"/>
            <w:color w:val="000000" w:themeColor="text1"/>
            <w:sz w:val="20"/>
            <w:szCs w:val="20"/>
            <w:lang w:val="en-US"/>
          </w:rPr>
          <w:t>maximize sensitivity</w:t>
        </w:r>
        <w:r w:rsidRPr="004255FD">
          <w:rPr>
            <w:rFonts w:ascii="Times New Roman" w:hAnsi="Times New Roman" w:cs="Times New Roman"/>
            <w:color w:val="000000" w:themeColor="text1"/>
            <w:sz w:val="20"/>
            <w:szCs w:val="20"/>
            <w:lang w:val="en-US"/>
          </w:rPr>
          <w:t xml:space="preserve"> to both victimization and offending </w:t>
        </w:r>
        <w:r w:rsidRPr="004255FD">
          <w:rPr>
            <w:rFonts w:ascii="Times New Roman" w:hAnsi="Times New Roman" w:cs="Times New Roman"/>
            <w:i/>
            <w:color w:val="000000" w:themeColor="text1"/>
            <w:sz w:val="20"/>
            <w:szCs w:val="20"/>
            <w:lang w:val="en-US"/>
          </w:rPr>
          <w:t>(high recall for the positive class)</w:t>
        </w:r>
        <w:r w:rsidRPr="004255FD">
          <w:rPr>
            <w:rFonts w:ascii="Times New Roman" w:hAnsi="Times New Roman" w:cs="Times New Roman"/>
            <w:color w:val="000000" w:themeColor="text1"/>
            <w:sz w:val="20"/>
            <w:szCs w:val="20"/>
            <w:lang w:val="en-US"/>
          </w:rPr>
          <w:t xml:space="preserve"> and (ii) </w:t>
        </w:r>
        <w:r w:rsidRPr="00BF7533">
          <w:rPr>
            <w:rFonts w:ascii="Times New Roman" w:hAnsi="Times New Roman" w:cs="Times New Roman"/>
            <w:color w:val="000000" w:themeColor="text1"/>
            <w:sz w:val="20"/>
            <w:szCs w:val="20"/>
            <w:lang w:val="en-US"/>
          </w:rPr>
          <w:t>keep model complexity low</w:t>
        </w:r>
        <w:r w:rsidRPr="004255FD">
          <w:rPr>
            <w:rFonts w:ascii="Times New Roman" w:hAnsi="Times New Roman" w:cs="Times New Roman"/>
            <w:color w:val="000000" w:themeColor="text1"/>
            <w:sz w:val="20"/>
            <w:szCs w:val="20"/>
            <w:lang w:val="en-US"/>
          </w:rPr>
          <w:t xml:space="preserve"> enough for frontline interpretability. All model training processes were conducted in collaboration with the eAlicia AI research team.</w:t>
        </w:r>
      </w:moveTo>
    </w:p>
    <w:p w14:paraId="5B86D8D8" w14:textId="77777777" w:rsidR="004255FD" w:rsidRPr="00924E07" w:rsidRDefault="004255FD" w:rsidP="004255FD">
      <w:pPr>
        <w:pStyle w:val="Ttulo3"/>
        <w:rPr>
          <w:moveTo w:id="791" w:author="Marina Bartolome" w:date="2025-12-15T14:09:00Z"/>
          <w:rFonts w:ascii="Times New Roman" w:hAnsi="Times New Roman" w:cs="Times New Roman"/>
          <w:color w:val="auto"/>
          <w:sz w:val="20"/>
          <w:szCs w:val="20"/>
          <w:lang w:val="en-US"/>
        </w:rPr>
      </w:pPr>
      <w:moveTo w:id="792" w:author="Marina Bartolome" w:date="2025-12-15T14:09:00Z">
        <w:r w:rsidRPr="00924E07">
          <w:rPr>
            <w:rFonts w:ascii="Times New Roman" w:hAnsi="Times New Roman" w:cs="Times New Roman"/>
            <w:color w:val="auto"/>
            <w:sz w:val="20"/>
            <w:szCs w:val="20"/>
            <w:lang w:val="en-US"/>
          </w:rPr>
          <w:t>3.</w:t>
        </w:r>
        <w:r>
          <w:rPr>
            <w:rFonts w:ascii="Times New Roman" w:hAnsi="Times New Roman" w:cs="Times New Roman"/>
            <w:color w:val="auto"/>
            <w:sz w:val="20"/>
            <w:szCs w:val="20"/>
            <w:lang w:val="en-US"/>
          </w:rPr>
          <w:t>4</w:t>
        </w:r>
        <w:r w:rsidRPr="00924E07">
          <w:rPr>
            <w:rFonts w:ascii="Times New Roman" w:hAnsi="Times New Roman" w:cs="Times New Roman"/>
            <w:color w:val="auto"/>
            <w:sz w:val="20"/>
            <w:szCs w:val="20"/>
            <w:lang w:val="en-US"/>
          </w:rPr>
          <w:t>.1. Victim Classifier</w:t>
        </w:r>
      </w:moveTo>
    </w:p>
    <w:p w14:paraId="5F39CC2E" w14:textId="77777777" w:rsidR="004255FD" w:rsidRPr="003333C7" w:rsidRDefault="004255FD" w:rsidP="004255FD">
      <w:pPr>
        <w:spacing w:before="100" w:beforeAutospacing="1" w:after="100" w:afterAutospacing="1" w:line="480" w:lineRule="auto"/>
        <w:ind w:firstLine="720"/>
        <w:rPr>
          <w:moveTo w:id="793" w:author="Marina Bartolome" w:date="2025-12-15T14:09:00Z"/>
          <w:rFonts w:ascii="Times New Roman" w:eastAsia="Times New Roman" w:hAnsi="Times New Roman" w:cs="Times New Roman"/>
          <w:sz w:val="20"/>
          <w:szCs w:val="20"/>
          <w:lang w:val="en-US" w:eastAsia="es-ES"/>
        </w:rPr>
      </w:pPr>
      <w:moveTo w:id="794" w:author="Marina Bartolome" w:date="2025-12-15T14:09:00Z">
        <w:r w:rsidRPr="003333C7">
          <w:rPr>
            <w:rFonts w:ascii="Times New Roman" w:eastAsia="Times New Roman" w:hAnsi="Times New Roman" w:cs="Times New Roman"/>
            <w:b/>
            <w:bCs/>
            <w:sz w:val="20"/>
            <w:szCs w:val="20"/>
            <w:lang w:val="en-US" w:eastAsia="es-ES"/>
          </w:rPr>
          <w:t>Model and rationale.</w:t>
        </w:r>
        <w:r w:rsidRPr="003333C7">
          <w:rPr>
            <w:rFonts w:ascii="Times New Roman" w:eastAsia="Times New Roman" w:hAnsi="Times New Roman" w:cs="Times New Roman"/>
            <w:sz w:val="20"/>
            <w:szCs w:val="20"/>
            <w:lang w:val="en-US" w:eastAsia="es-ES"/>
          </w:rPr>
          <w:t xml:space="preserve"> A decision tree classifier was trained on the first K=18 principal components, which together explain approximately 95% of the variance. To maximize interpretability </w:t>
        </w:r>
        <w:r w:rsidRPr="003333C7">
          <w:rPr>
            <w:rFonts w:ascii="Times New Roman" w:eastAsia="Times New Roman" w:hAnsi="Times New Roman" w:cs="Times New Roman"/>
            <w:sz w:val="20"/>
            <w:szCs w:val="20"/>
            <w:lang w:val="en-US" w:eastAsia="es-ES"/>
          </w:rPr>
          <w:lastRenderedPageBreak/>
          <w:t xml:space="preserve">while controlling variance, the tree was pruned using cost–complexity pruning </w:t>
        </w:r>
        <w:r w:rsidRPr="003333C7">
          <w:rPr>
            <w:rFonts w:ascii="Times New Roman" w:eastAsia="Times New Roman" w:hAnsi="Times New Roman" w:cs="Times New Roman"/>
            <w:b/>
            <w:bCs/>
            <w:sz w:val="20"/>
            <w:szCs w:val="20"/>
            <w:lang w:val="en-US" w:eastAsia="es-ES"/>
          </w:rPr>
          <w:t xml:space="preserve"> (eq.4)</w:t>
        </w:r>
        <w:r w:rsidRPr="003333C7">
          <w:rPr>
            <w:rFonts w:ascii="Times New Roman" w:eastAsia="Times New Roman" w:hAnsi="Times New Roman" w:cs="Times New Roman"/>
            <w:sz w:val="20"/>
            <w:szCs w:val="20"/>
            <w:lang w:val="en-US" w:eastAsia="es-ES"/>
          </w:rPr>
          <w:t>. The resulting model is extremely sparse—a depth-1 stump—providing transparent, rule-based predictions (</w:t>
        </w:r>
        <w:r w:rsidRPr="003333C7">
          <w:rPr>
            <w:rFonts w:ascii="Times New Roman" w:eastAsia="Times New Roman" w:hAnsi="Times New Roman" w:cs="Times New Roman"/>
            <w:b/>
            <w:bCs/>
            <w:sz w:val="20"/>
            <w:szCs w:val="20"/>
            <w:lang w:val="en-US" w:eastAsia="es-ES"/>
          </w:rPr>
          <w:t>Fig. 1</w:t>
        </w:r>
        <w:r w:rsidRPr="003333C7">
          <w:rPr>
            <w:rFonts w:ascii="Times New Roman" w:eastAsia="Times New Roman" w:hAnsi="Times New Roman" w:cs="Times New Roman"/>
            <w:sz w:val="20"/>
            <w:szCs w:val="20"/>
            <w:lang w:val="en-US" w:eastAsia="es-ES"/>
          </w:rPr>
          <w:t>).</w:t>
        </w:r>
      </w:moveTo>
    </w:p>
    <w:p w14:paraId="475AE843" w14:textId="77777777" w:rsidR="004255FD" w:rsidRPr="003333C7" w:rsidRDefault="004255FD" w:rsidP="004255FD">
      <w:pPr>
        <w:spacing w:before="100" w:beforeAutospacing="1" w:after="100" w:afterAutospacing="1" w:line="480" w:lineRule="auto"/>
        <w:ind w:firstLine="720"/>
        <w:rPr>
          <w:moveTo w:id="795" w:author="Marina Bartolome" w:date="2025-12-15T14:09:00Z"/>
          <w:rFonts w:ascii="Times New Roman" w:eastAsia="Times New Roman" w:hAnsi="Times New Roman" w:cs="Times New Roman"/>
          <w:sz w:val="20"/>
          <w:szCs w:val="20"/>
          <w:lang w:val="en-US" w:eastAsia="es-ES"/>
        </w:rPr>
      </w:pPr>
      <w:moveTo w:id="796" w:author="Marina Bartolome" w:date="2025-12-15T14:09:00Z">
        <w:r w:rsidRPr="003333C7">
          <w:rPr>
            <w:rFonts w:ascii="Times New Roman" w:eastAsia="Times New Roman" w:hAnsi="Times New Roman" w:cs="Times New Roman"/>
            <w:b/>
            <w:bCs/>
            <w:sz w:val="20"/>
            <w:szCs w:val="20"/>
            <w:lang w:val="en-US" w:eastAsia="es-ES"/>
          </w:rPr>
          <w:t>Model selection and tuning.</w:t>
        </w:r>
        <w:r w:rsidRPr="003333C7">
          <w:rPr>
            <w:rFonts w:ascii="Times New Roman" w:eastAsia="Times New Roman" w:hAnsi="Times New Roman" w:cs="Times New Roman"/>
            <w:sz w:val="20"/>
            <w:szCs w:val="20"/>
            <w:lang w:val="en-US" w:eastAsia="es-ES"/>
          </w:rPr>
          <w:t xml:space="preserve"> A grid search over the pruning parameter identified the optimal value </w:t>
        </w:r>
        <w:r w:rsidRPr="00EE0F51">
          <w:rPr>
            <w:rFonts w:ascii="Times New Roman" w:eastAsia="Times New Roman" w:hAnsi="Times New Roman" w:cs="Times New Roman"/>
            <w:sz w:val="20"/>
            <w:szCs w:val="20"/>
            <w:lang w:val="es-ES" w:eastAsia="es-ES"/>
          </w:rPr>
          <w:t>α</w:t>
        </w:r>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=0.01495. This choice retains a single split on the second principal component (PC</w:t>
        </w:r>
        <w:r w:rsidRPr="003333C7">
          <w:rPr>
            <w:rFonts w:ascii="Times New Roman" w:eastAsia="Times New Roman" w:hAnsi="Times New Roman" w:cs="Times New Roman"/>
            <w:sz w:val="20"/>
            <w:szCs w:val="20"/>
            <w:vertAlign w:val="subscript"/>
            <w:lang w:val="en-US" w:eastAsia="es-ES"/>
          </w:rPr>
          <w:t>2</w:t>
        </w:r>
        <w:r w:rsidRPr="003333C7">
          <w:rPr>
            <w:rFonts w:ascii="Times New Roman" w:eastAsia="Times New Roman" w:hAnsi="Times New Roman" w:cs="Times New Roman"/>
            <w:sz w:val="20"/>
            <w:szCs w:val="20"/>
            <w:lang w:val="en-US" w:eastAsia="es-ES"/>
          </w:rPr>
          <w:t>) at a threshold of 0.54, yielding a minimal model without sacrificing recall.</w:t>
        </w:r>
      </w:moveTo>
    </w:p>
    <w:p w14:paraId="058D2D3B" w14:textId="77777777" w:rsidR="004255FD" w:rsidRPr="003333C7" w:rsidRDefault="004255FD" w:rsidP="004255FD">
      <w:pPr>
        <w:spacing w:before="100" w:beforeAutospacing="1" w:after="100" w:afterAutospacing="1" w:line="480" w:lineRule="auto"/>
        <w:ind w:firstLine="720"/>
        <w:rPr>
          <w:moveTo w:id="797" w:author="Marina Bartolome" w:date="2025-12-15T14:09:00Z"/>
          <w:rFonts w:ascii="Times New Roman" w:eastAsia="Times New Roman" w:hAnsi="Times New Roman" w:cs="Times New Roman"/>
          <w:sz w:val="20"/>
          <w:szCs w:val="20"/>
          <w:lang w:val="en-US" w:eastAsia="es-ES"/>
        </w:rPr>
      </w:pPr>
      <w:moveTo w:id="798" w:author="Marina Bartolome" w:date="2025-12-15T14:09:00Z">
        <w:r w:rsidRPr="003333C7">
          <w:rPr>
            <w:rFonts w:ascii="Times New Roman" w:eastAsia="Times New Roman" w:hAnsi="Times New Roman" w:cs="Times New Roman"/>
            <w:b/>
            <w:bCs/>
            <w:sz w:val="20"/>
            <w:szCs w:val="20"/>
            <w:lang w:val="en-US" w:eastAsia="es-ES"/>
          </w:rPr>
          <w:t>Decision rule.</w:t>
        </w:r>
        <w:r w:rsidRPr="003333C7">
          <w:rPr>
            <w:rFonts w:ascii="Times New Roman" w:eastAsia="Times New Roman" w:hAnsi="Times New Roman" w:cs="Times New Roman"/>
            <w:sz w:val="20"/>
            <w:szCs w:val="20"/>
            <w:lang w:val="en-US" w:eastAsia="es-ES"/>
          </w:rPr>
          <w:t xml:space="preserve"> The classifier comprises a single thresholding rule on PC</w:t>
        </w:r>
        <w:r w:rsidRPr="003333C7">
          <w:rPr>
            <w:rFonts w:ascii="Times New Roman" w:eastAsia="Times New Roman" w:hAnsi="Times New Roman" w:cs="Times New Roman"/>
            <w:sz w:val="20"/>
            <w:szCs w:val="20"/>
            <w:vertAlign w:val="subscript"/>
            <w:lang w:val="en-US" w:eastAsia="es-ES"/>
          </w:rPr>
          <w:t>2</w:t>
        </w:r>
        <w:r w:rsidRPr="003333C7">
          <w:rPr>
            <w:rFonts w:ascii="Times New Roman" w:eastAsia="Times New Roman" w:hAnsi="Times New Roman" w:cs="Times New Roman"/>
            <w:sz w:val="20"/>
            <w:szCs w:val="20"/>
            <w:lang w:val="en-US" w:eastAsia="es-ES"/>
          </w:rPr>
          <w:t>​: observations are assigned according to the side of the split relative to 0.54 (terminal-node class labels determined by in-sample majority).</w:t>
        </w:r>
      </w:moveTo>
    </w:p>
    <w:p w14:paraId="140CF093" w14:textId="77777777" w:rsidR="004255FD" w:rsidRPr="00EE0F51" w:rsidRDefault="004255FD" w:rsidP="004255FD">
      <w:pPr>
        <w:spacing w:before="100" w:beforeAutospacing="1" w:after="100" w:afterAutospacing="1" w:line="480" w:lineRule="auto"/>
        <w:ind w:firstLine="720"/>
        <w:rPr>
          <w:moveTo w:id="799" w:author="Marina Bartolome" w:date="2025-12-15T14:09:00Z"/>
          <w:rFonts w:ascii="Times New Roman" w:hAnsi="Times New Roman" w:cs="Times New Roman"/>
          <w:sz w:val="18"/>
          <w:szCs w:val="18"/>
          <w:lang w:val="en-US"/>
        </w:rPr>
      </w:pPr>
      <w:moveTo w:id="800" w:author="Marina Bartolome" w:date="2025-12-15T14:09:00Z">
        <w:r w:rsidRPr="003333C7">
          <w:rPr>
            <w:rFonts w:ascii="Times New Roman" w:eastAsia="Times New Roman" w:hAnsi="Times New Roman" w:cs="Times New Roman"/>
            <w:b/>
            <w:bCs/>
            <w:sz w:val="20"/>
            <w:szCs w:val="20"/>
            <w:lang w:val="en-US" w:eastAsia="es-ES"/>
          </w:rPr>
          <w:t>Performance.</w:t>
        </w:r>
        <w:r w:rsidRPr="003333C7">
          <w:rPr>
            <w:rFonts w:ascii="Times New Roman" w:eastAsia="Times New Roman" w:hAnsi="Times New Roman" w:cs="Times New Roman"/>
            <w:sz w:val="20"/>
            <w:szCs w:val="20"/>
            <w:lang w:val="en-US" w:eastAsia="es-ES"/>
          </w:rPr>
          <w:t xml:space="preserve"> On the hold-out set, the depth-1 model attains a recall of 0.91 for the victim class, combining high sensitivity with maximal transparency.</w:t>
        </w:r>
      </w:moveTo>
    </w:p>
    <w:p w14:paraId="4F75FD76" w14:textId="77777777" w:rsidR="004255FD" w:rsidRDefault="004255FD" w:rsidP="004255FD">
      <w:pPr>
        <w:spacing w:after="0" w:line="480" w:lineRule="auto"/>
        <w:rPr>
          <w:moveTo w:id="801" w:author="Marina Bartolome" w:date="2025-12-15T14:09:00Z"/>
          <w:rFonts w:ascii="Times New Roman" w:hAnsi="Times New Roman" w:cs="Times New Roman"/>
          <w:b/>
          <w:bCs/>
          <w:color w:val="000000" w:themeColor="text1"/>
          <w:sz w:val="20"/>
          <w:szCs w:val="20"/>
          <w:lang w:val="en-US"/>
        </w:rPr>
      </w:pPr>
      <w:moveTo w:id="802" w:author="Marina Bartolome" w:date="2025-12-15T14:09:00Z">
        <w:r w:rsidRPr="00414B26">
          <w:rPr>
            <w:rFonts w:ascii="Times New Roman" w:hAnsi="Times New Roman" w:cs="Times New Roman"/>
            <w:b/>
            <w:bCs/>
            <w:color w:val="000000" w:themeColor="text1"/>
            <w:sz w:val="20"/>
            <w:szCs w:val="20"/>
            <w:lang w:val="en-US"/>
          </w:rPr>
          <w:t>Fig</w:t>
        </w:r>
        <w:r>
          <w:rPr>
            <w:rFonts w:ascii="Times New Roman" w:hAnsi="Times New Roman" w:cs="Times New Roman"/>
            <w:b/>
            <w:bCs/>
            <w:color w:val="000000" w:themeColor="text1"/>
            <w:sz w:val="20"/>
            <w:szCs w:val="20"/>
            <w:lang w:val="en-US"/>
          </w:rPr>
          <w:t>.</w:t>
        </w:r>
        <w:r w:rsidRPr="00414B26">
          <w:rPr>
            <w:rFonts w:ascii="Times New Roman" w:hAnsi="Times New Roman" w:cs="Times New Roman"/>
            <w:b/>
            <w:bCs/>
            <w:color w:val="000000" w:themeColor="text1"/>
            <w:sz w:val="20"/>
            <w:szCs w:val="20"/>
            <w:lang w:val="en-US"/>
          </w:rPr>
          <w:t>1</w:t>
        </w:r>
        <w:r>
          <w:rPr>
            <w:rFonts w:ascii="Times New Roman" w:hAnsi="Times New Roman" w:cs="Times New Roman"/>
            <w:b/>
            <w:bCs/>
            <w:color w:val="000000" w:themeColor="text1"/>
            <w:sz w:val="20"/>
            <w:szCs w:val="20"/>
            <w:lang w:val="en-US"/>
          </w:rPr>
          <w:t>.</w:t>
        </w:r>
      </w:moveTo>
    </w:p>
    <w:p w14:paraId="7C896B55" w14:textId="77777777" w:rsidR="004255FD" w:rsidRPr="00414B26" w:rsidRDefault="004255FD" w:rsidP="004255FD">
      <w:pPr>
        <w:spacing w:after="0" w:line="480" w:lineRule="auto"/>
        <w:rPr>
          <w:moveTo w:id="803" w:author="Marina Bartolome" w:date="2025-12-15T14:09:00Z"/>
          <w:rFonts w:ascii="Times New Roman" w:hAnsi="Times New Roman" w:cs="Times New Roman"/>
          <w:i/>
          <w:iCs/>
          <w:color w:val="000000" w:themeColor="text1"/>
          <w:sz w:val="20"/>
          <w:szCs w:val="20"/>
          <w:lang w:val="en-US"/>
        </w:rPr>
      </w:pPr>
      <w:commentRangeStart w:id="804"/>
      <w:moveTo w:id="805" w:author="Marina Bartolome" w:date="2025-12-15T14:09:00Z">
        <w:r w:rsidRPr="00924E07">
          <w:rPr>
            <w:noProof/>
            <w:lang w:val="en-US" w:eastAsia="en-US"/>
          </w:rPr>
          <w:drawing>
            <wp:anchor distT="0" distB="0" distL="114300" distR="114300" simplePos="0" relativeHeight="251661312" behindDoc="0" locked="0" layoutInCell="1" allowOverlap="1" wp14:anchorId="22FEEE38" wp14:editId="2C5BCB5F">
              <wp:simplePos x="0" y="0"/>
              <wp:positionH relativeFrom="margin">
                <wp:posOffset>875030</wp:posOffset>
              </wp:positionH>
              <wp:positionV relativeFrom="paragraph">
                <wp:posOffset>375920</wp:posOffset>
              </wp:positionV>
              <wp:extent cx="3660775" cy="1948180"/>
              <wp:effectExtent l="0" t="0" r="0" b="0"/>
              <wp:wrapTopAndBottom/>
              <wp:docPr id="581344460" name="Imagen 58134446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4460" name="Imagen 581344460" descr="Diagra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0775" cy="1948180"/>
                      </a:xfrm>
                      <a:prstGeom prst="rect">
                        <a:avLst/>
                      </a:prstGeom>
                      <a:noFill/>
                      <a:ln>
                        <a:noFill/>
                      </a:ln>
                    </pic:spPr>
                  </pic:pic>
                </a:graphicData>
              </a:graphic>
            </wp:anchor>
          </w:drawing>
        </w:r>
        <w:commentRangeEnd w:id="804"/>
        <w:r>
          <w:rPr>
            <w:rStyle w:val="Refdecomentario"/>
          </w:rPr>
          <w:commentReference w:id="804"/>
        </w:r>
        <w:r>
          <w:rPr>
            <w:rFonts w:ascii="Times New Roman" w:hAnsi="Times New Roman" w:cs="Times New Roman"/>
            <w:i/>
            <w:iCs/>
            <w:color w:val="000000" w:themeColor="text1"/>
            <w:sz w:val="20"/>
            <w:szCs w:val="20"/>
            <w:lang w:val="en-US"/>
          </w:rPr>
          <w:t>Pruned decision Tree</w:t>
        </w:r>
      </w:moveTo>
    </w:p>
    <w:p w14:paraId="3EE7A96B" w14:textId="77777777" w:rsidR="004255FD" w:rsidRPr="00924E07" w:rsidRDefault="004255FD" w:rsidP="004255FD">
      <w:pPr>
        <w:pStyle w:val="Ttulo3"/>
        <w:rPr>
          <w:moveTo w:id="806" w:author="Marina Bartolome" w:date="2025-12-15T14:09:00Z"/>
          <w:rFonts w:ascii="Times New Roman" w:hAnsi="Times New Roman" w:cs="Times New Roman"/>
          <w:color w:val="auto"/>
          <w:sz w:val="20"/>
          <w:szCs w:val="20"/>
          <w:lang w:val="en-US"/>
        </w:rPr>
      </w:pPr>
      <w:moveTo w:id="807" w:author="Marina Bartolome" w:date="2025-12-15T14:09:00Z">
        <w:r w:rsidRPr="00924E07">
          <w:rPr>
            <w:rFonts w:ascii="Times New Roman" w:hAnsi="Times New Roman" w:cs="Times New Roman"/>
            <w:color w:val="auto"/>
            <w:sz w:val="20"/>
            <w:szCs w:val="20"/>
            <w:lang w:val="en-US"/>
          </w:rPr>
          <w:t>3.4.2. Perpetrator Classifier</w:t>
        </w:r>
      </w:moveTo>
    </w:p>
    <w:p w14:paraId="585B4C5B" w14:textId="77777777" w:rsidR="004255FD" w:rsidRPr="003333C7" w:rsidRDefault="004255FD" w:rsidP="004255FD">
      <w:pPr>
        <w:spacing w:before="100" w:beforeAutospacing="1" w:after="100" w:afterAutospacing="1" w:line="480" w:lineRule="auto"/>
        <w:ind w:firstLine="720"/>
        <w:rPr>
          <w:moveTo w:id="808" w:author="Marina Bartolome" w:date="2025-12-15T14:09:00Z"/>
          <w:rFonts w:ascii="Times New Roman" w:eastAsia="Times New Roman" w:hAnsi="Times New Roman" w:cs="Times New Roman"/>
          <w:sz w:val="20"/>
          <w:szCs w:val="20"/>
          <w:lang w:val="en-US" w:eastAsia="es-ES"/>
        </w:rPr>
      </w:pPr>
      <w:moveTo w:id="809" w:author="Marina Bartolome" w:date="2025-12-15T14:09:00Z">
        <w:r w:rsidRPr="003333C7">
          <w:rPr>
            <w:rFonts w:ascii="Times New Roman" w:eastAsia="Times New Roman" w:hAnsi="Times New Roman" w:cs="Times New Roman"/>
            <w:b/>
            <w:bCs/>
            <w:sz w:val="20"/>
            <w:szCs w:val="20"/>
            <w:lang w:val="en-US" w:eastAsia="es-ES"/>
          </w:rPr>
          <w:t>Model and rationale.</w:t>
        </w:r>
        <w:r w:rsidRPr="003333C7">
          <w:rPr>
            <w:rFonts w:ascii="Times New Roman" w:eastAsia="Times New Roman" w:hAnsi="Times New Roman" w:cs="Times New Roman"/>
            <w:sz w:val="20"/>
            <w:szCs w:val="20"/>
            <w:lang w:val="en-US" w:eastAsia="es-ES"/>
          </w:rPr>
          <w:t xml:space="preserve"> A compact </w:t>
        </w:r>
        <w:commentRangeStart w:id="810"/>
        <w:commentRangeStart w:id="811"/>
        <w:r w:rsidRPr="003333C7">
          <w:rPr>
            <w:rFonts w:ascii="Times New Roman" w:eastAsia="Times New Roman" w:hAnsi="Times New Roman" w:cs="Times New Roman"/>
            <w:sz w:val="20"/>
            <w:szCs w:val="20"/>
            <w:lang w:val="en-US" w:eastAsia="es-ES"/>
          </w:rPr>
          <w:t xml:space="preserve">feed-forward neural network </w:t>
        </w:r>
        <w:commentRangeEnd w:id="810"/>
        <w:r>
          <w:rPr>
            <w:rStyle w:val="Refdecomentario"/>
          </w:rPr>
          <w:commentReference w:id="810"/>
        </w:r>
        <w:commentRangeEnd w:id="811"/>
        <w:r>
          <w:rPr>
            <w:rStyle w:val="Refdecomentario"/>
          </w:rPr>
          <w:commentReference w:id="811"/>
        </w:r>
        <w:r w:rsidRPr="003333C7">
          <w:rPr>
            <w:rFonts w:ascii="Times New Roman" w:eastAsia="Times New Roman" w:hAnsi="Times New Roman" w:cs="Times New Roman"/>
            <w:sz w:val="20"/>
            <w:szCs w:val="20"/>
            <w:lang w:val="en-US" w:eastAsia="es-ES"/>
          </w:rPr>
          <w:t>was trained on the first 22 principal components, which together explain approximately 99% of the variance. The model comprises roughly 2,000 trainable parameters, balancing expressive capacity with generalization, promoting stable optimization, and preserving interpretability while capturing relevant non-linear associations with perpetration.</w:t>
        </w:r>
      </w:moveTo>
    </w:p>
    <w:p w14:paraId="418D1AC5" w14:textId="77777777" w:rsidR="004255FD" w:rsidRPr="003333C7" w:rsidRDefault="004255FD" w:rsidP="004255FD">
      <w:pPr>
        <w:spacing w:before="100" w:beforeAutospacing="1" w:after="100" w:afterAutospacing="1" w:line="480" w:lineRule="auto"/>
        <w:ind w:firstLine="720"/>
        <w:rPr>
          <w:moveTo w:id="812" w:author="Marina Bartolome" w:date="2025-12-15T14:09:00Z"/>
          <w:rFonts w:ascii="Times New Roman" w:eastAsia="Times New Roman" w:hAnsi="Times New Roman" w:cs="Times New Roman"/>
          <w:sz w:val="20"/>
          <w:szCs w:val="20"/>
          <w:lang w:val="en-US" w:eastAsia="es-ES"/>
        </w:rPr>
      </w:pPr>
      <w:moveTo w:id="813" w:author="Marina Bartolome" w:date="2025-12-15T14:09:00Z">
        <w:r w:rsidRPr="003333C7">
          <w:rPr>
            <w:rFonts w:ascii="Times New Roman" w:eastAsia="Times New Roman" w:hAnsi="Times New Roman" w:cs="Times New Roman"/>
            <w:b/>
            <w:bCs/>
            <w:sz w:val="20"/>
            <w:szCs w:val="20"/>
            <w:lang w:val="en-US" w:eastAsia="es-ES"/>
          </w:rPr>
          <w:lastRenderedPageBreak/>
          <w:t>Architecture.</w:t>
        </w:r>
        <w:r w:rsidRPr="003333C7">
          <w:rPr>
            <w:rFonts w:ascii="Times New Roman" w:eastAsia="Times New Roman" w:hAnsi="Times New Roman" w:cs="Times New Roman"/>
            <w:sz w:val="20"/>
            <w:szCs w:val="20"/>
            <w:lang w:val="en-US" w:eastAsia="es-ES"/>
          </w:rPr>
          <w:t xml:space="preserve"> Let z </w:t>
        </w:r>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 xml:space="preserve"> R</w:t>
        </w:r>
        <w:r w:rsidRPr="003333C7">
          <w:rPr>
            <w:rFonts w:ascii="Times New Roman" w:eastAsia="Times New Roman" w:hAnsi="Times New Roman" w:cs="Times New Roman"/>
            <w:sz w:val="20"/>
            <w:szCs w:val="20"/>
            <w:vertAlign w:val="superscript"/>
            <w:lang w:val="en-US" w:eastAsia="es-ES"/>
          </w:rPr>
          <w:t>22</w:t>
        </w:r>
        <w:r w:rsidRPr="003333C7">
          <w:rPr>
            <w:rFonts w:ascii="Times New Roman" w:eastAsia="Times New Roman" w:hAnsi="Times New Roman" w:cs="Times New Roman"/>
            <w:sz w:val="20"/>
            <w:szCs w:val="20"/>
            <w:lang w:val="en-US" w:eastAsia="es-ES"/>
          </w:rPr>
          <w:t xml:space="preserve"> denote the PCA </w:t>
        </w:r>
        <w:r>
          <w:rPr>
            <w:rFonts w:ascii="Times New Roman" w:eastAsia="Times New Roman" w:hAnsi="Times New Roman" w:cs="Times New Roman"/>
            <w:sz w:val="20"/>
            <w:szCs w:val="20"/>
            <w:lang w:val="en-US" w:eastAsia="es-ES"/>
          </w:rPr>
          <w:t>(</w:t>
        </w:r>
        <w:commentRangeStart w:id="814"/>
        <w:commentRangeStart w:id="815"/>
        <w:r>
          <w:rPr>
            <w:rFonts w:ascii="Times New Roman" w:eastAsia="Times New Roman" w:hAnsi="Times New Roman" w:cs="Times New Roman"/>
            <w:sz w:val="20"/>
            <w:szCs w:val="20"/>
            <w:lang w:val="en-US" w:eastAsia="es-ES"/>
          </w:rPr>
          <w:t>Principal Component Analysis</w:t>
        </w:r>
        <w:commentRangeEnd w:id="814"/>
        <w:r>
          <w:rPr>
            <w:rStyle w:val="Refdecomentario"/>
          </w:rPr>
          <w:commentReference w:id="814"/>
        </w:r>
        <w:commentRangeEnd w:id="815"/>
        <w:r>
          <w:rPr>
            <w:rStyle w:val="Refdecomentario"/>
          </w:rPr>
          <w:commentReference w:id="815"/>
        </w:r>
        <w:r>
          <w:rPr>
            <w:rFonts w:ascii="Times New Roman" w:eastAsia="Times New Roman" w:hAnsi="Times New Roman" w:cs="Times New Roman"/>
            <w:sz w:val="20"/>
            <w:szCs w:val="20"/>
            <w:lang w:val="en-US" w:eastAsia="es-ES"/>
          </w:rPr>
          <w:t xml:space="preserve">) </w:t>
        </w:r>
        <w:r w:rsidRPr="003333C7">
          <w:rPr>
            <w:rFonts w:ascii="Times New Roman" w:eastAsia="Times New Roman" w:hAnsi="Times New Roman" w:cs="Times New Roman"/>
            <w:sz w:val="20"/>
            <w:szCs w:val="20"/>
            <w:lang w:val="en-US" w:eastAsia="es-ES"/>
          </w:rPr>
          <w:t xml:space="preserve">input vector. The network consists of a hidden layer of 64 units with a linear activation, followed—during training only—by 10% dropout; a second hidden layer of 8 units with a sigmoid activation; and a single sigmoid output unit. The scalar output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 xml:space="preserve">y </m:t>
              </m:r>
            </m:e>
          </m:acc>
        </m:oMath>
        <w:r w:rsidRPr="003333C7">
          <w:rPr>
            <w:rFonts w:ascii="Cambria Math" w:eastAsia="Times New Roman" w:hAnsi="Cambria Math" w:cs="Cambria Math"/>
            <w:sz w:val="20"/>
            <w:szCs w:val="20"/>
            <w:lang w:val="en-US" w:eastAsia="es-ES"/>
          </w:rPr>
          <w:t>∈</w:t>
        </w:r>
        <w:r w:rsidRPr="003333C7">
          <w:rPr>
            <w:rFonts w:ascii="Times New Roman" w:eastAsia="Times New Roman" w:hAnsi="Times New Roman" w:cs="Times New Roman"/>
            <w:sz w:val="20"/>
            <w:szCs w:val="20"/>
            <w:lang w:val="en-US" w:eastAsia="es-ES"/>
          </w:rPr>
          <w:t xml:space="preserve"> [0,1] is interpreted as the estimated probability of belonging to the perpetrator (positive) class. The complete forward pass is specified in </w:t>
        </w:r>
        <w:r w:rsidRPr="003333C7">
          <w:rPr>
            <w:rFonts w:ascii="Times New Roman" w:eastAsia="Times New Roman" w:hAnsi="Times New Roman" w:cs="Times New Roman"/>
            <w:b/>
            <w:bCs/>
            <w:sz w:val="20"/>
            <w:szCs w:val="20"/>
            <w:lang w:val="en-US" w:eastAsia="es-ES"/>
          </w:rPr>
          <w:t>(eq.5)</w:t>
        </w:r>
        <w:r w:rsidRPr="003333C7">
          <w:rPr>
            <w:rFonts w:ascii="Times New Roman" w:eastAsia="Times New Roman" w:hAnsi="Times New Roman" w:cs="Times New Roman"/>
            <w:sz w:val="20"/>
            <w:szCs w:val="20"/>
            <w:lang w:val="en-US" w:eastAsia="es-ES"/>
          </w:rPr>
          <w:t>.</w:t>
        </w:r>
      </w:moveTo>
    </w:p>
    <w:p w14:paraId="5D48DDFE" w14:textId="77777777" w:rsidR="004255FD" w:rsidRPr="003333C7" w:rsidRDefault="004255FD" w:rsidP="004255FD">
      <w:pPr>
        <w:spacing w:before="100" w:beforeAutospacing="1" w:after="100" w:afterAutospacing="1" w:line="480" w:lineRule="auto"/>
        <w:ind w:firstLine="720"/>
        <w:rPr>
          <w:moveTo w:id="816" w:author="Marina Bartolome" w:date="2025-12-15T14:09:00Z"/>
          <w:rFonts w:ascii="Times New Roman" w:eastAsia="Times New Roman" w:hAnsi="Times New Roman" w:cs="Times New Roman"/>
          <w:sz w:val="20"/>
          <w:szCs w:val="20"/>
          <w:lang w:val="en-US" w:eastAsia="es-ES"/>
        </w:rPr>
      </w:pPr>
      <w:moveTo w:id="817" w:author="Marina Bartolome" w:date="2025-12-15T14:09:00Z">
        <w:r w:rsidRPr="003333C7">
          <w:rPr>
            <w:rFonts w:ascii="Times New Roman" w:eastAsia="Times New Roman" w:hAnsi="Times New Roman" w:cs="Times New Roman"/>
            <w:b/>
            <w:bCs/>
            <w:sz w:val="20"/>
            <w:szCs w:val="20"/>
            <w:lang w:val="en-US" w:eastAsia="es-ES"/>
          </w:rPr>
          <w:t>Regularization and tuning.</w:t>
        </w:r>
        <w:r w:rsidRPr="003333C7">
          <w:rPr>
            <w:rFonts w:ascii="Times New Roman" w:eastAsia="Times New Roman" w:hAnsi="Times New Roman" w:cs="Times New Roman"/>
            <w:sz w:val="20"/>
            <w:szCs w:val="20"/>
            <w:lang w:val="en-US" w:eastAsia="es-ES"/>
          </w:rPr>
          <w:t xml:space="preserve"> Class imbalance and overfitting were addressed via inverse-prevalence class weighting, dropout, early stopping on validation recall, and a custom overfit-gap check. Hyperparameters were selected through grid search, prioritizing the simplest architecture that satisfied the target recall </w:t>
        </w:r>
        <w:r w:rsidRPr="003333C7">
          <w:rPr>
            <w:rFonts w:ascii="Times New Roman" w:eastAsia="Times New Roman" w:hAnsi="Times New Roman" w:cs="Times New Roman"/>
            <w:b/>
            <w:bCs/>
            <w:sz w:val="20"/>
            <w:szCs w:val="20"/>
            <w:lang w:val="en-US" w:eastAsia="es-ES"/>
          </w:rPr>
          <w:t>(Table 4)</w:t>
        </w:r>
        <w:r w:rsidRPr="003333C7">
          <w:rPr>
            <w:rFonts w:ascii="Times New Roman" w:eastAsia="Times New Roman" w:hAnsi="Times New Roman" w:cs="Times New Roman"/>
            <w:sz w:val="20"/>
            <w:szCs w:val="20"/>
            <w:lang w:val="en-US" w:eastAsia="es-ES"/>
          </w:rPr>
          <w:t>.</w:t>
        </w:r>
      </w:moveTo>
    </w:p>
    <w:p w14:paraId="4F793EBA" w14:textId="77777777" w:rsidR="004255FD" w:rsidRPr="003333C7" w:rsidRDefault="004255FD" w:rsidP="004255FD">
      <w:pPr>
        <w:spacing w:before="100" w:beforeAutospacing="1" w:after="100" w:afterAutospacing="1" w:line="480" w:lineRule="auto"/>
        <w:ind w:firstLine="720"/>
        <w:rPr>
          <w:moveTo w:id="818" w:author="Marina Bartolome" w:date="2025-12-15T14:09:00Z"/>
          <w:rFonts w:ascii="Times New Roman" w:eastAsia="Times New Roman" w:hAnsi="Times New Roman" w:cs="Times New Roman"/>
          <w:sz w:val="20"/>
          <w:szCs w:val="20"/>
          <w:lang w:val="en-US" w:eastAsia="es-ES"/>
        </w:rPr>
      </w:pPr>
      <w:moveTo w:id="819" w:author="Marina Bartolome" w:date="2025-12-15T14:09:00Z">
        <w:r w:rsidRPr="003333C7">
          <w:rPr>
            <w:rFonts w:ascii="Times New Roman" w:eastAsia="Times New Roman" w:hAnsi="Times New Roman" w:cs="Times New Roman"/>
            <w:b/>
            <w:bCs/>
            <w:sz w:val="20"/>
            <w:szCs w:val="20"/>
            <w:lang w:val="en-US" w:eastAsia="es-ES"/>
          </w:rPr>
          <w:t>Performance.</w:t>
        </w:r>
        <w:r w:rsidRPr="003333C7">
          <w:rPr>
            <w:rFonts w:ascii="Times New Roman" w:eastAsia="Times New Roman" w:hAnsi="Times New Roman" w:cs="Times New Roman"/>
            <w:sz w:val="20"/>
            <w:szCs w:val="20"/>
            <w:lang w:val="en-US" w:eastAsia="es-ES"/>
          </w:rPr>
          <w:t xml:space="preserve"> On the hold-out set, the classifier achieved a recall of 0.900 for the perpetrator class.</w:t>
        </w:r>
      </w:moveTo>
    </w:p>
    <w:p w14:paraId="79683D29" w14:textId="77777777" w:rsidR="004255FD" w:rsidRPr="003333C7" w:rsidRDefault="004255FD" w:rsidP="004255FD">
      <w:pPr>
        <w:pStyle w:val="Ttulo3"/>
        <w:spacing w:line="480" w:lineRule="auto"/>
        <w:rPr>
          <w:moveTo w:id="820" w:author="Marina Bartolome" w:date="2025-12-15T14:09:00Z"/>
          <w:rFonts w:ascii="Times New Roman" w:hAnsi="Times New Roman" w:cs="Times New Roman"/>
          <w:color w:val="auto"/>
          <w:sz w:val="20"/>
          <w:szCs w:val="20"/>
          <w:lang w:val="en-US"/>
        </w:rPr>
      </w:pPr>
      <w:moveTo w:id="821" w:author="Marina Bartolome" w:date="2025-12-15T14:09:00Z">
        <w:r w:rsidRPr="003333C7">
          <w:rPr>
            <w:rFonts w:ascii="Times New Roman" w:hAnsi="Times New Roman" w:cs="Times New Roman"/>
            <w:color w:val="auto"/>
            <w:sz w:val="20"/>
            <w:szCs w:val="20"/>
            <w:lang w:val="en-US"/>
          </w:rPr>
          <w:t>3.4.3. Overlap Classifier</w:t>
        </w:r>
      </w:moveTo>
    </w:p>
    <w:p w14:paraId="2EFF34B3" w14:textId="270F52CE" w:rsidR="004255FD" w:rsidRPr="003333C7" w:rsidRDefault="004255FD" w:rsidP="004255FD">
      <w:pPr>
        <w:spacing w:line="480" w:lineRule="auto"/>
        <w:ind w:firstLine="720"/>
        <w:rPr>
          <w:moveTo w:id="822" w:author="Marina Bartolome" w:date="2025-12-15T14:09:00Z"/>
          <w:rFonts w:ascii="Times New Roman" w:hAnsi="Times New Roman" w:cs="Times New Roman"/>
          <w:sz w:val="20"/>
          <w:szCs w:val="20"/>
        </w:rPr>
      </w:pPr>
      <w:moveTo w:id="823" w:author="Marina Bartolome" w:date="2025-12-15T14:09:00Z">
        <w:r w:rsidRPr="003333C7">
          <w:rPr>
            <w:rStyle w:val="Textoennegrita"/>
            <w:rFonts w:ascii="Times New Roman" w:hAnsi="Times New Roman" w:cs="Times New Roman"/>
            <w:sz w:val="20"/>
            <w:szCs w:val="20"/>
          </w:rPr>
          <w:t>Model and rationale.</w:t>
        </w:r>
        <w:r w:rsidRPr="003333C7">
          <w:rPr>
            <w:rFonts w:ascii="Times New Roman" w:hAnsi="Times New Roman" w:cs="Times New Roman"/>
            <w:sz w:val="20"/>
            <w:szCs w:val="20"/>
          </w:rPr>
          <w:t xml:space="preserve"> Dual-role (victim–perpetrator) cases are identified via a</w:t>
        </w:r>
      </w:moveTo>
      <w:ins w:id="824" w:author="Ignasi" w:date="2026-03-30T17:30:00Z">
        <w:r w:rsidR="00002AC5">
          <w:rPr>
            <w:rFonts w:ascii="Times New Roman" w:hAnsi="Times New Roman" w:cs="Times New Roman"/>
            <w:sz w:val="20"/>
            <w:szCs w:val="20"/>
          </w:rPr>
          <w:t xml:space="preserve"> smart </w:t>
        </w:r>
      </w:ins>
      <w:moveTo w:id="825" w:author="Marina Bartolome" w:date="2025-12-15T14:09:00Z">
        <w:del w:id="826" w:author="Ignasi" w:date="2026-03-30T17:30:00Z">
          <w:r w:rsidRPr="003333C7" w:rsidDel="00002AC5">
            <w:rPr>
              <w:rFonts w:ascii="Times New Roman" w:hAnsi="Times New Roman" w:cs="Times New Roman"/>
              <w:sz w:val="20"/>
              <w:szCs w:val="20"/>
            </w:rPr>
            <w:delText xml:space="preserve">n </w:delText>
          </w:r>
        </w:del>
        <w:commentRangeStart w:id="827"/>
        <w:r w:rsidRPr="003333C7">
          <w:rPr>
            <w:rFonts w:ascii="Times New Roman" w:hAnsi="Times New Roman" w:cs="Times New Roman"/>
            <w:sz w:val="20"/>
            <w:szCs w:val="20"/>
          </w:rPr>
          <w:t xml:space="preserve">AND-ensemble </w:t>
        </w:r>
        <w:commentRangeEnd w:id="827"/>
        <w:r>
          <w:rPr>
            <w:rStyle w:val="Refdecomentario"/>
          </w:rPr>
          <w:commentReference w:id="827"/>
        </w:r>
        <w:del w:id="828" w:author="Ignasi" w:date="2026-03-30T17:28:00Z">
          <w:r w:rsidRPr="003333C7" w:rsidDel="00002AC5">
            <w:rPr>
              <w:rFonts w:ascii="Times New Roman" w:hAnsi="Times New Roman" w:cs="Times New Roman"/>
              <w:sz w:val="20"/>
              <w:szCs w:val="20"/>
            </w:rPr>
            <w:delText>that combines the base learners</w:delText>
          </w:r>
        </w:del>
      </w:moveTo>
      <w:ins w:id="829" w:author="Ignasi" w:date="2026-03-30T17:28:00Z">
        <w:r w:rsidR="00002AC5">
          <w:rPr>
            <w:rFonts w:ascii="Times New Roman" w:hAnsi="Times New Roman" w:cs="Times New Roman"/>
            <w:sz w:val="20"/>
            <w:szCs w:val="20"/>
          </w:rPr>
          <w:t>that combines information on both roles</w:t>
        </w:r>
      </w:ins>
      <w:moveTo w:id="830" w:author="Marina Bartolome" w:date="2025-12-15T14:09:00Z">
        <w:r w:rsidRPr="003333C7">
          <w:rPr>
            <w:rFonts w:ascii="Times New Roman" w:hAnsi="Times New Roman" w:cs="Times New Roman"/>
            <w:sz w:val="20"/>
            <w:szCs w:val="20"/>
          </w:rPr>
          <w:t xml:space="preserve">. </w:t>
        </w:r>
      </w:moveTo>
      <w:ins w:id="831" w:author="Ignasi" w:date="2026-03-30T17:28:00Z">
        <w:r w:rsidR="00002AC5" w:rsidRPr="003333C7">
          <w:rPr>
            <w:rFonts w:ascii="Times New Roman" w:eastAsia="Times New Roman" w:hAnsi="Times New Roman" w:cs="Times New Roman"/>
            <w:sz w:val="20"/>
            <w:szCs w:val="20"/>
            <w:lang w:val="en-US" w:eastAsia="es-ES"/>
          </w:rPr>
          <w:t xml:space="preserve">A compact feed-forward neural </w:t>
        </w:r>
        <w:r w:rsidR="00002AC5">
          <w:rPr>
            <w:rFonts w:ascii="Times New Roman" w:eastAsia="Times New Roman" w:hAnsi="Times New Roman" w:cs="Times New Roman"/>
            <w:sz w:val="20"/>
            <w:szCs w:val="20"/>
            <w:lang w:val="en-US" w:eastAsia="es-ES"/>
          </w:rPr>
          <w:t>is trained to perform the ensemble operation</w:t>
        </w:r>
        <w:r w:rsidR="00002AC5" w:rsidRPr="003333C7">
          <w:rPr>
            <w:rFonts w:ascii="Times New Roman" w:eastAsia="Times New Roman" w:hAnsi="Times New Roman" w:cs="Times New Roman"/>
            <w:sz w:val="20"/>
            <w:szCs w:val="20"/>
            <w:lang w:val="en-US" w:eastAsia="es-ES"/>
          </w:rPr>
          <w:t xml:space="preserve">. </w:t>
        </w:r>
      </w:ins>
      <w:ins w:id="832" w:author="Ignasi" w:date="2026-03-30T17:32:00Z">
        <w:r w:rsidR="00EA09F2">
          <w:rPr>
            <w:rFonts w:ascii="Times New Roman" w:eastAsia="Times New Roman" w:hAnsi="Times New Roman" w:cs="Times New Roman"/>
            <w:sz w:val="20"/>
            <w:szCs w:val="20"/>
            <w:lang w:val="en-US" w:eastAsia="es-ES"/>
          </w:rPr>
          <w:t xml:space="preserve">Basically, the ensemble acts as an AND logical operation, with the freedom to change the result provided if one of the cases </w:t>
        </w:r>
      </w:ins>
      <w:ins w:id="833" w:author="Ignasi" w:date="2026-03-30T17:33:00Z">
        <w:r w:rsidR="00EA09F2">
          <w:rPr>
            <w:rFonts w:ascii="Times New Roman" w:eastAsia="Times New Roman" w:hAnsi="Times New Roman" w:cs="Times New Roman"/>
            <w:sz w:val="20"/>
            <w:szCs w:val="20"/>
            <w:lang w:val="en-US" w:eastAsia="es-ES"/>
          </w:rPr>
          <w:t xml:space="preserve">(e.g., perpetrator or victim) are near the decision boundary. </w:t>
        </w:r>
      </w:ins>
      <w:bookmarkStart w:id="834" w:name="_GoBack"/>
      <w:bookmarkEnd w:id="834"/>
      <w:moveTo w:id="835" w:author="Marina Bartolome" w:date="2025-12-15T14:09:00Z">
        <w:r w:rsidRPr="003333C7">
          <w:rPr>
            <w:rFonts w:ascii="Times New Roman" w:hAnsi="Times New Roman" w:cs="Times New Roman"/>
            <w:sz w:val="20"/>
            <w:szCs w:val="20"/>
          </w:rPr>
          <w:t>A case is flagged as overlap only when both the victim classifier and the perpetrator classifier return positive decisions. This conjunction yields a recall-oriented yet parsimonious detector while preserving full transparency.</w:t>
        </w:r>
      </w:moveTo>
    </w:p>
    <w:p w14:paraId="0F957299" w14:textId="77777777" w:rsidR="004255FD" w:rsidRPr="003333C7" w:rsidRDefault="004255FD" w:rsidP="004255FD">
      <w:pPr>
        <w:spacing w:line="480" w:lineRule="auto"/>
        <w:ind w:firstLine="720"/>
        <w:rPr>
          <w:moveTo w:id="836" w:author="Marina Bartolome" w:date="2025-12-15T14:09:00Z"/>
          <w:rFonts w:ascii="Times New Roman" w:hAnsi="Times New Roman" w:cs="Times New Roman"/>
          <w:sz w:val="20"/>
          <w:szCs w:val="20"/>
        </w:rPr>
      </w:pPr>
      <w:moveTo w:id="837" w:author="Marina Bartolome" w:date="2025-12-15T14:09:00Z">
        <w:r w:rsidRPr="003333C7">
          <w:rPr>
            <w:rStyle w:val="Textoennegrita"/>
            <w:rFonts w:ascii="Times New Roman" w:hAnsi="Times New Roman" w:cs="Times New Roman"/>
            <w:sz w:val="20"/>
            <w:szCs w:val="20"/>
          </w:rPr>
          <w:t>Construction.</w:t>
        </w:r>
        <w:r w:rsidRPr="003333C7">
          <w:rPr>
            <w:rFonts w:ascii="Times New Roman" w:hAnsi="Times New Roman" w:cs="Times New Roman"/>
            <w:sz w:val="20"/>
            <w:szCs w:val="20"/>
          </w:rPr>
          <w:t xml:space="preserve"> Let </w:t>
        </w:r>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pv, </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p </m:t>
          </m:r>
          <m:r>
            <m:rPr>
              <m:sty m:val="p"/>
            </m:rPr>
            <w:rPr>
              <w:rFonts w:ascii="Cambria Math" w:hAnsi="Cambria Math" w:cs="Times New Roman"/>
              <w:sz w:val="20"/>
              <w:szCs w:val="20"/>
            </w:rPr>
            <m:t>∈ {0,1}</m:t>
          </m:r>
          <m:r>
            <m:rPr>
              <m:sty m:val="p"/>
            </m:rPr>
            <w:rPr>
              <w:rFonts w:ascii="Cambria Math" w:eastAsia="Cambria Math" w:hAnsi="Cambria Math" w:cs="Times New Roman"/>
              <w:color w:val="000000" w:themeColor="text1"/>
              <w:sz w:val="20"/>
              <w:szCs w:val="20"/>
              <w:lang w:val="en-US"/>
            </w:rPr>
            <m:t xml:space="preserve"> </m:t>
          </m:r>
        </m:oMath>
        <w:r w:rsidRPr="003333C7">
          <w:rPr>
            <w:rFonts w:ascii="Times New Roman" w:hAnsi="Times New Roman" w:cs="Times New Roman"/>
            <w:sz w:val="20"/>
            <w:szCs w:val="20"/>
          </w:rPr>
          <w:t xml:space="preserve">denote the binary outputs of the victim decision tree </w:t>
        </w:r>
        <w:r w:rsidRPr="003333C7">
          <w:rPr>
            <w:rStyle w:val="Textoennegrita"/>
            <w:rFonts w:ascii="Times New Roman" w:hAnsi="Times New Roman" w:cs="Times New Roman"/>
            <w:sz w:val="20"/>
            <w:szCs w:val="20"/>
          </w:rPr>
          <w:t>(eq.4)</w:t>
        </w:r>
        <w:r w:rsidRPr="003333C7">
          <w:rPr>
            <w:rFonts w:ascii="Times New Roman" w:hAnsi="Times New Roman" w:cs="Times New Roman"/>
            <w:sz w:val="20"/>
            <w:szCs w:val="20"/>
          </w:rPr>
          <w:t xml:space="preserve"> and the perpetrator neural network </w:t>
        </w:r>
        <w:r w:rsidRPr="003333C7">
          <w:rPr>
            <w:rStyle w:val="Textoennegrita"/>
            <w:rFonts w:ascii="Times New Roman" w:hAnsi="Times New Roman" w:cs="Times New Roman"/>
            <w:sz w:val="20"/>
            <w:szCs w:val="20"/>
          </w:rPr>
          <w:t>(eq.5)</w:t>
        </w:r>
        <w:r w:rsidRPr="003333C7">
          <w:rPr>
            <w:rFonts w:ascii="Times New Roman" w:hAnsi="Times New Roman" w:cs="Times New Roman"/>
            <w:sz w:val="20"/>
            <w:szCs w:val="20"/>
          </w:rPr>
          <w:t>, respectively. The overlap prediction is defined by the logical conjunction</w:t>
        </w:r>
        <w:r>
          <w:rPr>
            <w:rFonts w:ascii="Times New Roman" w:hAnsi="Times New Roman" w:cs="Times New Roman"/>
            <w:sz w:val="20"/>
            <w:szCs w:val="20"/>
          </w:rPr>
          <w:t xml:space="preserve"> </w:t>
        </w:r>
        <w:r w:rsidRPr="00E432CF">
          <w:rPr>
            <w:rFonts w:ascii="Times New Roman" w:hAnsi="Times New Roman" w:cs="Times New Roman"/>
            <w:b/>
            <w:bCs/>
            <w:sz w:val="20"/>
            <w:szCs w:val="20"/>
          </w:rPr>
          <w:t>(eq.6)</w:t>
        </w:r>
        <w:r>
          <w:rPr>
            <w:rFonts w:ascii="Times New Roman" w:hAnsi="Times New Roman" w:cs="Times New Roman"/>
            <w:b/>
            <w:bCs/>
            <w:sz w:val="20"/>
            <w:szCs w:val="20"/>
          </w:rPr>
          <w:t xml:space="preserve"> </w:t>
        </w:r>
        <w:r w:rsidRPr="00E432CF">
          <w:rPr>
            <w:rFonts w:ascii="Cambria Math" w:eastAsia="Cambria Math" w:hAnsi="Cambria Math" w:cs="Times New Roman"/>
            <w:color w:val="000000" w:themeColor="text1"/>
            <w:sz w:val="20"/>
            <w:szCs w:val="20"/>
            <w:lang w:val="en-US"/>
          </w:rPr>
          <w:br/>
        </w:r>
        <m:oMathPara>
          <m:oMath>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w:rPr>
                <w:rFonts w:ascii="Cambria Math" w:eastAsia="Cambria Math" w:hAnsi="Cambria Math" w:cs="Times New Roman"/>
                <w:color w:val="000000" w:themeColor="text1"/>
                <w:sz w:val="20"/>
                <w:szCs w:val="20"/>
                <w:lang w:val="en-US"/>
              </w:rPr>
              <m:t>vp=</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 xml:space="preserve">v = 1} ∧ </m:t>
            </m:r>
            <m:r>
              <m:rPr>
                <m:sty m:val="b"/>
              </m:rPr>
              <w:rPr>
                <w:rFonts w:ascii="Cambria Math" w:eastAsia="Cambria Math" w:hAnsi="Cambria Math" w:cs="Times New Roman"/>
                <w:color w:val="000000" w:themeColor="text1"/>
                <w:sz w:val="20"/>
                <w:szCs w:val="20"/>
                <w:lang w:val="en-US"/>
              </w:rPr>
              <m:t>1</m:t>
            </m:r>
            <m:r>
              <m:rPr>
                <m:sty m:val="p"/>
              </m:rPr>
              <w:rPr>
                <w:rFonts w:ascii="Cambria Math" w:eastAsia="Cambria Math" w:hAnsi="Cambria Math" w:cs="Times New Roman"/>
                <w:color w:val="000000" w:themeColor="text1"/>
                <w:sz w:val="20"/>
                <w:szCs w:val="20"/>
                <w:lang w:val="en-US"/>
              </w:rPr>
              <m:t>{</m:t>
            </m:r>
            <m:acc>
              <m:accPr>
                <m:ctrlPr>
                  <w:rPr>
                    <w:rFonts w:ascii="Cambria Math" w:eastAsia="Cambria Math" w:hAnsi="Cambria Math" w:cs="Times New Roman"/>
                    <w:color w:val="000000" w:themeColor="text1"/>
                    <w:sz w:val="20"/>
                    <w:szCs w:val="20"/>
                    <w:lang w:val="en-US"/>
                  </w:rPr>
                </m:ctrlPr>
              </m:accPr>
              <m:e>
                <m:r>
                  <w:rPr>
                    <w:rFonts w:ascii="Cambria Math" w:eastAsia="Cambria Math" w:hAnsi="Cambria Math" w:cs="Times New Roman"/>
                    <w:color w:val="000000" w:themeColor="text1"/>
                    <w:sz w:val="20"/>
                    <w:szCs w:val="20"/>
                    <w:lang w:val="en-US"/>
                  </w:rPr>
                  <m:t>y</m:t>
                </m:r>
              </m:e>
            </m:acc>
            <m:r>
              <m:rPr>
                <m:sty m:val="p"/>
              </m:rPr>
              <w:rPr>
                <w:rFonts w:ascii="Cambria Math" w:eastAsia="Cambria Math" w:hAnsi="Cambria Math" w:cs="Times New Roman"/>
                <w:color w:val="000000" w:themeColor="text1"/>
                <w:sz w:val="20"/>
                <w:szCs w:val="20"/>
                <w:lang w:val="en-US"/>
              </w:rPr>
              <m:t>p = 1}</m:t>
            </m:r>
          </m:oMath>
        </m:oMathPara>
      </w:moveTo>
    </w:p>
    <w:p w14:paraId="735A1A91" w14:textId="77777777" w:rsidR="004255FD" w:rsidRDefault="004255FD" w:rsidP="004255FD">
      <w:pPr>
        <w:spacing w:before="100" w:beforeAutospacing="1" w:after="100" w:afterAutospacing="1" w:line="480" w:lineRule="auto"/>
        <w:rPr>
          <w:moveTo w:id="838" w:author="Marina Bartolome" w:date="2025-12-15T14:09:00Z"/>
          <w:rFonts w:ascii="Times New Roman" w:eastAsia="Times New Roman" w:hAnsi="Times New Roman" w:cs="Times New Roman"/>
          <w:sz w:val="20"/>
          <w:szCs w:val="20"/>
          <w:lang w:val="en-US" w:eastAsia="es-ES"/>
        </w:rPr>
      </w:pPr>
      <w:moveTo w:id="839" w:author="Marina Bartolome" w:date="2025-12-15T14:09:00Z">
        <w:r w:rsidRPr="003333C7">
          <w:rPr>
            <w:rFonts w:ascii="Times New Roman" w:eastAsia="Times New Roman" w:hAnsi="Times New Roman" w:cs="Times New Roman"/>
            <w:sz w:val="20"/>
            <w:szCs w:val="20"/>
            <w:lang w:val="en-US" w:eastAsia="es-ES"/>
          </w:rPr>
          <w:t>This rule triggers only when both base models flag a case positive.</w:t>
        </w:r>
      </w:moveTo>
    </w:p>
    <w:p w14:paraId="62BA1559" w14:textId="77777777" w:rsidR="004255FD" w:rsidRDefault="004255FD" w:rsidP="004255FD">
      <w:pPr>
        <w:spacing w:after="0" w:line="480" w:lineRule="auto"/>
        <w:rPr>
          <w:moveTo w:id="840" w:author="Marina Bartolome" w:date="2025-12-15T14:09:00Z"/>
          <w:rFonts w:ascii="Times New Roman" w:hAnsi="Times New Roman" w:cs="Times New Roman"/>
          <w:b/>
          <w:bCs/>
          <w:color w:val="000000" w:themeColor="text1"/>
          <w:sz w:val="20"/>
          <w:szCs w:val="20"/>
          <w:lang w:val="en-US"/>
        </w:rPr>
      </w:pPr>
      <w:moveTo w:id="841" w:author="Marina Bartolome" w:date="2025-12-15T14:09:00Z">
        <w:r w:rsidRPr="00414B26">
          <w:rPr>
            <w:rFonts w:ascii="Times New Roman" w:hAnsi="Times New Roman" w:cs="Times New Roman"/>
            <w:b/>
            <w:bCs/>
            <w:color w:val="000000" w:themeColor="text1"/>
            <w:sz w:val="20"/>
            <w:szCs w:val="20"/>
            <w:lang w:val="en-US"/>
          </w:rPr>
          <w:t>Fig</w:t>
        </w:r>
        <w:r>
          <w:rPr>
            <w:rFonts w:ascii="Times New Roman" w:hAnsi="Times New Roman" w:cs="Times New Roman"/>
            <w:b/>
            <w:bCs/>
            <w:color w:val="000000" w:themeColor="text1"/>
            <w:sz w:val="20"/>
            <w:szCs w:val="20"/>
            <w:lang w:val="en-US"/>
          </w:rPr>
          <w:t>.2.</w:t>
        </w:r>
      </w:moveTo>
    </w:p>
    <w:p w14:paraId="6863BFB3" w14:textId="77777777" w:rsidR="00002AC5" w:rsidRDefault="00002AC5" w:rsidP="00002AC5">
      <w:pPr>
        <w:spacing w:after="0" w:line="480" w:lineRule="auto"/>
        <w:ind w:left="720" w:hanging="720"/>
        <w:jc w:val="center"/>
        <w:rPr>
          <w:ins w:id="842" w:author="Ignasi" w:date="2026-03-30T17:31:00Z"/>
          <w:rFonts w:ascii="Times New Roman" w:hAnsi="Times New Roman" w:cs="Times New Roman"/>
          <w:i/>
          <w:iCs/>
          <w:color w:val="000000" w:themeColor="text1"/>
          <w:sz w:val="20"/>
          <w:szCs w:val="20"/>
          <w:lang w:val="en-US"/>
        </w:rPr>
        <w:pPrChange w:id="843" w:author="Ignasi" w:date="2026-03-30T17:31:00Z">
          <w:pPr>
            <w:spacing w:after="0" w:line="480" w:lineRule="auto"/>
            <w:ind w:left="720" w:hanging="720"/>
          </w:pPr>
        </w:pPrChange>
      </w:pPr>
      <w:ins w:id="844" w:author="Ignasi" w:date="2026-03-30T17:31:00Z">
        <w:r w:rsidRPr="00002AC5">
          <w:rPr>
            <w:rFonts w:ascii="Times New Roman" w:eastAsia="Times New Roman" w:hAnsi="Times New Roman" w:cs="Times New Roman"/>
            <w:noProof/>
            <w:sz w:val="24"/>
            <w:szCs w:val="24"/>
            <w:lang w:val="en-US" w:eastAsia="en-US"/>
          </w:rPr>
          <w:lastRenderedPageBreak/>
          <w:drawing>
            <wp:inline distT="0" distB="0" distL="0" distR="0" wp14:anchorId="33C60C4E" wp14:editId="55AD961C">
              <wp:extent cx="2689955" cy="1422189"/>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5551" cy="1441009"/>
                      </a:xfrm>
                      <a:prstGeom prst="rect">
                        <a:avLst/>
                      </a:prstGeom>
                    </pic:spPr>
                  </pic:pic>
                </a:graphicData>
              </a:graphic>
            </wp:inline>
          </w:drawing>
        </w:r>
      </w:ins>
    </w:p>
    <w:p w14:paraId="17D1EE19" w14:textId="5FE17C20" w:rsidR="004255FD" w:rsidRPr="00BF7533" w:rsidRDefault="004255FD" w:rsidP="00002AC5">
      <w:pPr>
        <w:spacing w:after="0" w:line="480" w:lineRule="auto"/>
        <w:ind w:left="720" w:hanging="720"/>
        <w:jc w:val="center"/>
        <w:rPr>
          <w:moveTo w:id="845" w:author="Marina Bartolome" w:date="2025-12-15T14:09:00Z"/>
          <w:rFonts w:ascii="Times New Roman" w:hAnsi="Times New Roman" w:cs="Times New Roman"/>
          <w:i/>
          <w:iCs/>
          <w:color w:val="000000" w:themeColor="text1"/>
          <w:sz w:val="20"/>
          <w:szCs w:val="20"/>
          <w:lang w:val="en-US"/>
        </w:rPr>
        <w:pPrChange w:id="846" w:author="Ignasi" w:date="2026-03-30T17:31:00Z">
          <w:pPr>
            <w:spacing w:after="0" w:line="480" w:lineRule="auto"/>
            <w:ind w:left="720" w:hanging="720"/>
          </w:pPr>
        </w:pPrChange>
      </w:pPr>
      <w:moveTo w:id="847" w:author="Marina Bartolome" w:date="2025-12-15T14:09:00Z">
        <w:del w:id="848" w:author="Ignasi" w:date="2026-03-30T17:31:00Z">
          <w:r w:rsidRPr="008E0BFD" w:rsidDel="00002AC5">
            <w:rPr>
              <w:rFonts w:ascii="Times New Roman" w:eastAsia="Times New Roman" w:hAnsi="Times New Roman" w:cs="Times New Roman"/>
              <w:noProof/>
              <w:sz w:val="24"/>
              <w:szCs w:val="24"/>
              <w:lang w:val="en-US" w:eastAsia="en-US"/>
            </w:rPr>
            <w:drawing>
              <wp:anchor distT="0" distB="0" distL="114300" distR="114300" simplePos="0" relativeHeight="251662336" behindDoc="0" locked="0" layoutInCell="1" allowOverlap="1" wp14:anchorId="57D063EC" wp14:editId="100C08D3">
                <wp:simplePos x="0" y="0"/>
                <wp:positionH relativeFrom="margin">
                  <wp:posOffset>1238250</wp:posOffset>
                </wp:positionH>
                <wp:positionV relativeFrom="paragraph">
                  <wp:posOffset>359410</wp:posOffset>
                </wp:positionV>
                <wp:extent cx="2857500" cy="1905000"/>
                <wp:effectExtent l="0" t="0" r="0" b="0"/>
                <wp:wrapTopAndBottom/>
                <wp:docPr id="2036502887" name="Imagen 203650288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2887" name="Imagen 2036502887" descr="Diagram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del>
        <w:r>
          <w:rPr>
            <w:rFonts w:ascii="Times New Roman" w:hAnsi="Times New Roman" w:cs="Times New Roman"/>
            <w:i/>
            <w:iCs/>
            <w:color w:val="000000" w:themeColor="text1"/>
            <w:sz w:val="20"/>
            <w:szCs w:val="20"/>
            <w:lang w:val="en-US"/>
          </w:rPr>
          <w:t xml:space="preserve">Overlap Classifier via an </w:t>
        </w:r>
      </w:moveTo>
      <w:ins w:id="849" w:author="Ignasi" w:date="2026-03-30T17:30:00Z">
        <w:r w:rsidR="00002AC5">
          <w:rPr>
            <w:rFonts w:ascii="Times New Roman" w:hAnsi="Times New Roman" w:cs="Times New Roman"/>
            <w:i/>
            <w:iCs/>
            <w:color w:val="000000" w:themeColor="text1"/>
            <w:sz w:val="20"/>
            <w:szCs w:val="20"/>
            <w:lang w:val="en-US"/>
          </w:rPr>
          <w:t xml:space="preserve">smart </w:t>
        </w:r>
      </w:ins>
      <w:moveTo w:id="850" w:author="Marina Bartolome" w:date="2025-12-15T14:09:00Z">
        <w:r>
          <w:rPr>
            <w:rFonts w:ascii="Times New Roman" w:hAnsi="Times New Roman" w:cs="Times New Roman"/>
            <w:i/>
            <w:iCs/>
            <w:color w:val="000000" w:themeColor="text1"/>
            <w:sz w:val="20"/>
            <w:szCs w:val="20"/>
            <w:lang w:val="en-US"/>
          </w:rPr>
          <w:t>AND-ensemble</w:t>
        </w:r>
      </w:moveTo>
    </w:p>
    <w:p w14:paraId="6BA7E4BC" w14:textId="77777777" w:rsidR="004255FD" w:rsidRDefault="004255FD" w:rsidP="004255FD">
      <w:pPr>
        <w:spacing w:before="100" w:beforeAutospacing="1" w:after="100" w:afterAutospacing="1" w:line="480" w:lineRule="auto"/>
        <w:ind w:firstLine="720"/>
        <w:rPr>
          <w:moveTo w:id="851" w:author="Marina Bartolome" w:date="2025-12-15T14:09:00Z"/>
          <w:rFonts w:ascii="Times New Roman" w:eastAsia="Times New Roman" w:hAnsi="Times New Roman" w:cs="Times New Roman"/>
          <w:sz w:val="20"/>
          <w:szCs w:val="20"/>
          <w:lang w:val="en-US" w:eastAsia="es-ES"/>
        </w:rPr>
      </w:pPr>
      <w:moveTo w:id="852" w:author="Marina Bartolome" w:date="2025-12-15T14:09:00Z">
        <w:r w:rsidRPr="003333C7">
          <w:rPr>
            <w:rFonts w:ascii="Times New Roman" w:eastAsia="Times New Roman" w:hAnsi="Times New Roman" w:cs="Times New Roman"/>
            <w:b/>
            <w:bCs/>
            <w:sz w:val="20"/>
            <w:szCs w:val="20"/>
            <w:lang w:val="en-US" w:eastAsia="es-ES"/>
          </w:rPr>
          <w:t>Justification.</w:t>
        </w:r>
        <w:r w:rsidRPr="003333C7">
          <w:rPr>
            <w:rFonts w:ascii="Times New Roman" w:eastAsia="Times New Roman" w:hAnsi="Times New Roman" w:cs="Times New Roman"/>
            <w:sz w:val="20"/>
            <w:szCs w:val="20"/>
            <w:lang w:val="en-US" w:eastAsia="es-ES"/>
          </w:rPr>
          <w:t xml:space="preserve"> A direct model trained on the overlap label y</w:t>
        </w:r>
        <w:r w:rsidRPr="003333C7">
          <w:rPr>
            <w:rFonts w:ascii="Times New Roman" w:eastAsia="Times New Roman" w:hAnsi="Times New Roman" w:cs="Times New Roman"/>
            <w:sz w:val="20"/>
            <w:szCs w:val="20"/>
            <w:vertAlign w:val="subscript"/>
            <w:lang w:val="en-US" w:eastAsia="es-ES"/>
          </w:rPr>
          <w:t>vp</w:t>
        </w:r>
        <w:r w:rsidRPr="003333C7">
          <w:rPr>
            <w:rFonts w:ascii="Times New Roman" w:eastAsia="Times New Roman" w:hAnsi="Times New Roman" w:cs="Times New Roman"/>
            <w:sz w:val="20"/>
            <w:szCs w:val="20"/>
            <w:lang w:val="en-US" w:eastAsia="es-ES"/>
          </w:rPr>
          <w:t>​ would face extreme class imbalance, leading to unstable optimization and potential loss of sensitivity. Decomposing the task into two better-balanced problems—victim and perpetrator detection—and combining them via conjunction preserves sensitivity, stabilizes training, and maintains an interpretable decision rule appropriate for frontline use.</w:t>
        </w:r>
      </w:moveTo>
    </w:p>
    <w:moveToRangeEnd w:id="789"/>
    <w:p w14:paraId="1C180916" w14:textId="2772AB60" w:rsidR="002957C4" w:rsidRPr="00376E6E" w:rsidRDefault="002957C4" w:rsidP="00016E22">
      <w:pPr>
        <w:spacing w:line="480" w:lineRule="auto"/>
        <w:rPr>
          <w:rFonts w:ascii="Times New Roman" w:hAnsi="Times New Roman" w:cs="Times New Roman"/>
          <w:sz w:val="20"/>
          <w:szCs w:val="20"/>
          <w:lang w:val="en-US"/>
        </w:rPr>
      </w:pPr>
    </w:p>
    <w:p w14:paraId="31BA29B1" w14:textId="77777777" w:rsidR="004255FD" w:rsidRDefault="004255FD" w:rsidP="004255FD">
      <w:pPr>
        <w:pStyle w:val="Ttulo2"/>
        <w:rPr>
          <w:ins w:id="853" w:author="Marina Bartolome" w:date="2025-12-15T14:12:00Z"/>
          <w:rFonts w:ascii="Times New Roman" w:hAnsi="Times New Roman" w:cs="Times New Roman"/>
          <w:color w:val="auto"/>
          <w:sz w:val="20"/>
          <w:szCs w:val="20"/>
          <w:lang w:val="en-US"/>
        </w:rPr>
      </w:pPr>
      <w:commentRangeStart w:id="854"/>
      <w:ins w:id="855" w:author="Marina Bartolome" w:date="2025-12-15T14:12:00Z">
        <w:r w:rsidRPr="00402465">
          <w:rPr>
            <w:rFonts w:ascii="Times New Roman" w:hAnsi="Times New Roman" w:cs="Times New Roman"/>
            <w:color w:val="auto"/>
            <w:sz w:val="20"/>
            <w:szCs w:val="20"/>
            <w:lang w:val="en-US"/>
          </w:rPr>
          <w:t xml:space="preserve">Model </w:t>
        </w:r>
        <w:r>
          <w:rPr>
            <w:rFonts w:ascii="Times New Roman" w:hAnsi="Times New Roman" w:cs="Times New Roman"/>
            <w:color w:val="auto"/>
            <w:sz w:val="20"/>
            <w:szCs w:val="20"/>
            <w:lang w:val="en-US"/>
          </w:rPr>
          <w:t>Explainability (XAI)</w:t>
        </w:r>
      </w:ins>
    </w:p>
    <w:p w14:paraId="4DDE43DE" w14:textId="77777777" w:rsidR="004255FD" w:rsidRPr="009F4F1F" w:rsidRDefault="004255FD" w:rsidP="004255FD">
      <w:pPr>
        <w:pStyle w:val="Ttulo3"/>
        <w:spacing w:line="480" w:lineRule="auto"/>
        <w:rPr>
          <w:ins w:id="856" w:author="Marina Bartolome" w:date="2025-12-15T14:12:00Z"/>
          <w:rFonts w:ascii="Times New Roman" w:hAnsi="Times New Roman" w:cs="Times New Roman"/>
          <w:color w:val="auto"/>
          <w:sz w:val="20"/>
          <w:szCs w:val="20"/>
          <w:lang w:val="en-US"/>
        </w:rPr>
      </w:pPr>
      <w:ins w:id="857" w:author="Marina Bartolome" w:date="2025-12-15T14:12:00Z">
        <w:r w:rsidRPr="009F4F1F">
          <w:rPr>
            <w:rFonts w:ascii="Times New Roman" w:hAnsi="Times New Roman" w:cs="Times New Roman"/>
            <w:color w:val="auto"/>
            <w:sz w:val="20"/>
            <w:szCs w:val="20"/>
            <w:lang w:val="en-US"/>
          </w:rPr>
          <w:t>3.5.1. Decision-Tree Feature Importance</w:t>
        </w:r>
      </w:ins>
    </w:p>
    <w:p w14:paraId="62DE69F2" w14:textId="77777777" w:rsidR="004255FD" w:rsidRDefault="004255FD" w:rsidP="004255FD">
      <w:pPr>
        <w:spacing w:before="100" w:beforeAutospacing="1" w:after="100" w:afterAutospacing="1" w:line="480" w:lineRule="auto"/>
        <w:ind w:firstLine="720"/>
        <w:rPr>
          <w:ins w:id="858" w:author="Marina Bartolome" w:date="2025-12-15T14:12:00Z"/>
          <w:rFonts w:ascii="Times New Roman" w:eastAsia="Times New Roman" w:hAnsi="Times New Roman" w:cs="Times New Roman"/>
          <w:sz w:val="20"/>
          <w:szCs w:val="20"/>
          <w:lang w:val="en-US" w:eastAsia="es-ES"/>
        </w:rPr>
      </w:pPr>
      <w:ins w:id="859" w:author="Marina Bartolome" w:date="2025-12-15T14:12:00Z">
        <w:r w:rsidRPr="009F4F1F">
          <w:rPr>
            <w:rFonts w:ascii="Times New Roman" w:eastAsia="Times New Roman" w:hAnsi="Times New Roman" w:cs="Times New Roman"/>
            <w:b/>
            <w:bCs/>
            <w:sz w:val="20"/>
            <w:szCs w:val="20"/>
            <w:lang w:val="en-US" w:eastAsia="es-ES"/>
          </w:rPr>
          <w:t>Overview.</w:t>
        </w:r>
        <w:r w:rsidRPr="009F4F1F">
          <w:rPr>
            <w:rFonts w:ascii="Times New Roman" w:eastAsia="Times New Roman" w:hAnsi="Times New Roman" w:cs="Times New Roman"/>
            <w:sz w:val="20"/>
            <w:szCs w:val="20"/>
            <w:lang w:val="en-US" w:eastAsia="es-ES"/>
          </w:rPr>
          <w:t xml:space="preserve"> The cost–complexity–pruned victim tree reduces to a single internal split in principal-component space, with decision boundary specified in </w:t>
        </w:r>
        <w:r>
          <w:rPr>
            <w:rFonts w:ascii="Times New Roman" w:eastAsia="Times New Roman" w:hAnsi="Times New Roman" w:cs="Times New Roman"/>
            <w:b/>
            <w:bCs/>
            <w:sz w:val="20"/>
            <w:szCs w:val="20"/>
            <w:lang w:val="en-US" w:eastAsia="es-ES"/>
          </w:rPr>
          <w:t>Fig 1.</w:t>
        </w:r>
        <w:r w:rsidRPr="009F4F1F">
          <w:rPr>
            <w:rFonts w:ascii="Times New Roman" w:eastAsia="Times New Roman" w:hAnsi="Times New Roman" w:cs="Times New Roman"/>
            <w:sz w:val="20"/>
            <w:szCs w:val="20"/>
            <w:lang w:val="en-US" w:eastAsia="es-ES"/>
          </w:rPr>
          <w:t>; model behaviour is therefore governed by a threshold on the second principal component (PC</w:t>
        </w:r>
        <w:r w:rsidRPr="009F4F1F">
          <w:rPr>
            <w:rFonts w:ascii="Times New Roman" w:eastAsia="Times New Roman" w:hAnsi="Times New Roman" w:cs="Times New Roman"/>
            <w:sz w:val="20"/>
            <w:szCs w:val="20"/>
            <w:vertAlign w:val="subscript"/>
            <w:lang w:val="en-US" w:eastAsia="es-ES"/>
          </w:rPr>
          <w:t>2</w:t>
        </w:r>
        <w:r w:rsidRPr="009F4F1F">
          <w:rPr>
            <w:rFonts w:ascii="Times New Roman" w:eastAsia="Times New Roman" w:hAnsi="Times New Roman" w:cs="Times New Roman"/>
            <w:sz w:val="20"/>
            <w:szCs w:val="20"/>
            <w:lang w:val="en-US" w:eastAsia="es-ES"/>
          </w:rPr>
          <w:t>).</w:t>
        </w:r>
        <w:r>
          <w:rPr>
            <w:rFonts w:ascii="Times New Roman" w:eastAsia="Times New Roman" w:hAnsi="Times New Roman" w:cs="Times New Roman"/>
            <w:b/>
            <w:bCs/>
            <w:sz w:val="20"/>
            <w:szCs w:val="20"/>
            <w:lang w:val="en-US" w:eastAsia="es-ES"/>
          </w:rPr>
          <w:t xml:space="preserve"> </w:t>
        </w:r>
        <w:r w:rsidRPr="009F4F1F">
          <w:rPr>
            <w:rFonts w:ascii="Times New Roman" w:eastAsia="Times New Roman" w:hAnsi="Times New Roman" w:cs="Times New Roman"/>
            <w:sz w:val="20"/>
            <w:szCs w:val="20"/>
            <w:lang w:val="en-US" w:eastAsia="es-ES"/>
          </w:rPr>
          <w:t xml:space="preserve"> Raw-feature contributions are recovered by an algebraic back-projection from PC space to the original variables in three steps: (i) re-express the PC split in terms of rotated, centred features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 .7</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 xml:space="preserve">; (ii) invert the preprocessing to un-scale variables via the min–max transform and regroup constants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eq.8</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 xml:space="preserve">; and (iii) convert the resulting raw-space coefficients into unit-free importances by normalising absolute values to sum to one </w:t>
        </w:r>
        <w:r w:rsidRPr="009F4F1F">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eq.9</w:t>
        </w:r>
        <w:r w:rsidRPr="009F4F1F">
          <w:rPr>
            <w:rFonts w:ascii="Times New Roman" w:eastAsia="Times New Roman" w:hAnsi="Times New Roman" w:cs="Times New Roman"/>
            <w:b/>
            <w:bCs/>
            <w:sz w:val="20"/>
            <w:szCs w:val="20"/>
            <w:lang w:val="en-US" w:eastAsia="es-ES"/>
          </w:rPr>
          <w:t>)</w:t>
        </w:r>
        <w:r w:rsidRPr="009F4F1F">
          <w:rPr>
            <w:rFonts w:ascii="Times New Roman" w:eastAsia="Times New Roman" w:hAnsi="Times New Roman" w:cs="Times New Roman"/>
            <w:sz w:val="20"/>
            <w:szCs w:val="20"/>
            <w:lang w:val="en-US" w:eastAsia="es-ES"/>
          </w:rPr>
          <w:t>.</w:t>
        </w:r>
      </w:ins>
    </w:p>
    <w:p w14:paraId="09936200" w14:textId="77777777" w:rsidR="004255FD" w:rsidRPr="009F4F1F" w:rsidRDefault="004255FD" w:rsidP="004255FD">
      <w:pPr>
        <w:spacing w:before="100" w:beforeAutospacing="1" w:after="100" w:afterAutospacing="1" w:line="480" w:lineRule="auto"/>
        <w:ind w:firstLine="720"/>
        <w:rPr>
          <w:ins w:id="860" w:author="Marina Bartolome" w:date="2025-12-15T14:12:00Z"/>
          <w:rFonts w:ascii="Times New Roman" w:eastAsia="Times New Roman" w:hAnsi="Times New Roman" w:cs="Times New Roman"/>
          <w:sz w:val="20"/>
          <w:szCs w:val="20"/>
          <w:lang w:val="en-US" w:eastAsia="es-ES"/>
        </w:rPr>
      </w:pPr>
      <w:ins w:id="861" w:author="Marina Bartolome" w:date="2025-12-15T14:12:00Z">
        <w:r w:rsidRPr="009F4F1F">
          <w:rPr>
            <w:rFonts w:ascii="Times New Roman" w:eastAsia="Times New Roman" w:hAnsi="Times New Roman" w:cs="Times New Roman"/>
            <w:b/>
            <w:bCs/>
            <w:sz w:val="20"/>
            <w:szCs w:val="20"/>
            <w:lang w:val="en-US" w:eastAsia="es-ES"/>
          </w:rPr>
          <w:t>Reporting and interpretation.</w:t>
        </w:r>
        <w:r w:rsidRPr="009F4F1F">
          <w:rPr>
            <w:rFonts w:ascii="Times New Roman" w:eastAsia="Times New Roman" w:hAnsi="Times New Roman" w:cs="Times New Roman"/>
            <w:sz w:val="20"/>
            <w:szCs w:val="20"/>
            <w:lang w:val="en-US" w:eastAsia="es-ES"/>
          </w:rPr>
          <w:t xml:space="preserve"> The procedure yields, for each original predictor, a signed coefficient, a normalised weight, and a direction of effect (“+” if larger values move a case toward the victim class; “–” otherwise). These results are reported in </w:t>
        </w:r>
        <w:r w:rsidRPr="003E092A">
          <w:rPr>
            <w:rFonts w:ascii="Times New Roman" w:hAnsi="Times New Roman" w:cs="Times New Roman"/>
            <w:b/>
            <w:bCs/>
            <w:color w:val="000000" w:themeColor="text1"/>
            <w:sz w:val="20"/>
            <w:szCs w:val="20"/>
            <w:lang w:val="en-US"/>
          </w:rPr>
          <w:t>Table 1</w:t>
        </w:r>
        <w:r>
          <w:rPr>
            <w:rFonts w:ascii="Times New Roman" w:hAnsi="Times New Roman" w:cs="Times New Roman"/>
            <w:b/>
            <w:bCs/>
            <w:color w:val="000000" w:themeColor="text1"/>
            <w:sz w:val="20"/>
            <w:szCs w:val="20"/>
            <w:lang w:val="en-US"/>
          </w:rPr>
          <w:t>0</w:t>
        </w:r>
        <w:r w:rsidRPr="009F4F1F">
          <w:rPr>
            <w:rFonts w:ascii="Times New Roman" w:eastAsia="Times New Roman" w:hAnsi="Times New Roman" w:cs="Times New Roman"/>
            <w:sz w:val="20"/>
            <w:szCs w:val="20"/>
            <w:lang w:val="en-US" w:eastAsia="es-ES"/>
          </w:rPr>
          <w:t>, which lists the raw-space coefficients, their normalised weights, and qualitative effects.</w:t>
        </w:r>
      </w:ins>
    </w:p>
    <w:p w14:paraId="762361DA" w14:textId="77777777" w:rsidR="004255FD" w:rsidRPr="00B3557B" w:rsidRDefault="004255FD" w:rsidP="004255FD">
      <w:pPr>
        <w:pStyle w:val="Ttulo3"/>
        <w:spacing w:line="480" w:lineRule="auto"/>
        <w:rPr>
          <w:ins w:id="862" w:author="Marina Bartolome" w:date="2025-12-15T14:12:00Z"/>
          <w:rFonts w:ascii="Times New Roman" w:hAnsi="Times New Roman" w:cs="Times New Roman"/>
          <w:color w:val="auto"/>
          <w:sz w:val="20"/>
          <w:szCs w:val="20"/>
          <w:lang w:val="en-US"/>
        </w:rPr>
      </w:pPr>
      <w:ins w:id="863" w:author="Marina Bartolome" w:date="2025-12-15T14:12:00Z">
        <w:r w:rsidRPr="00B3557B">
          <w:rPr>
            <w:rFonts w:ascii="Times New Roman" w:hAnsi="Times New Roman" w:cs="Times New Roman"/>
            <w:color w:val="auto"/>
            <w:sz w:val="20"/>
            <w:szCs w:val="20"/>
            <w:lang w:val="en-US"/>
          </w:rPr>
          <w:lastRenderedPageBreak/>
          <w:t>3.5.2. Neural-Network Feature Importance</w:t>
        </w:r>
      </w:ins>
    </w:p>
    <w:p w14:paraId="466DEFD1" w14:textId="77777777" w:rsidR="004255FD" w:rsidRPr="00B3557B" w:rsidRDefault="004255FD" w:rsidP="004255FD">
      <w:pPr>
        <w:spacing w:before="100" w:beforeAutospacing="1" w:after="100" w:afterAutospacing="1" w:line="480" w:lineRule="auto"/>
        <w:ind w:firstLine="720"/>
        <w:rPr>
          <w:ins w:id="864" w:author="Marina Bartolome" w:date="2025-12-15T14:12:00Z"/>
          <w:rFonts w:ascii="Times New Roman" w:eastAsia="Times New Roman" w:hAnsi="Times New Roman" w:cs="Times New Roman"/>
          <w:sz w:val="20"/>
          <w:szCs w:val="20"/>
          <w:lang w:val="en-US" w:eastAsia="es-ES"/>
        </w:rPr>
      </w:pPr>
      <w:ins w:id="865" w:author="Marina Bartolome" w:date="2025-12-15T14:12:00Z">
        <w:r w:rsidRPr="00B3557B">
          <w:rPr>
            <w:rFonts w:ascii="Times New Roman" w:eastAsia="Times New Roman" w:hAnsi="Times New Roman" w:cs="Times New Roman"/>
            <w:b/>
            <w:bCs/>
            <w:sz w:val="20"/>
            <w:szCs w:val="20"/>
            <w:lang w:val="en-US" w:eastAsia="es-ES"/>
          </w:rPr>
          <w:t>Overview.</w:t>
        </w:r>
        <w:r w:rsidRPr="00B3557B">
          <w:rPr>
            <w:rFonts w:ascii="Times New Roman" w:eastAsia="Times New Roman" w:hAnsi="Times New Roman" w:cs="Times New Roman"/>
            <w:sz w:val="20"/>
            <w:szCs w:val="20"/>
            <w:lang w:val="en-US" w:eastAsia="es-ES"/>
          </w:rPr>
          <w:t xml:space="preserve"> Feature importance for the perpetrator classifier is derived in two stages to preserve the network’s non-linear scoring while enabling interpretation at the level of the original predictors. Following: (i) </w:t>
        </w:r>
        <w:r w:rsidRPr="00B3557B">
          <w:rPr>
            <w:rFonts w:ascii="Times New Roman" w:eastAsia="Times New Roman" w:hAnsi="Times New Roman" w:cs="Times New Roman"/>
            <w:b/>
            <w:bCs/>
            <w:sz w:val="20"/>
            <w:szCs w:val="20"/>
            <w:lang w:val="en-US" w:eastAsia="es-ES"/>
          </w:rPr>
          <w:t>Importance in PC space.</w:t>
        </w:r>
        <w:r w:rsidRPr="00B3557B">
          <w:rPr>
            <w:rFonts w:ascii="Times New Roman" w:eastAsia="Times New Roman" w:hAnsi="Times New Roman" w:cs="Times New Roman"/>
            <w:sz w:val="20"/>
            <w:szCs w:val="20"/>
            <w:lang w:val="en-US" w:eastAsia="es-ES"/>
          </w:rPr>
          <w:t xml:space="preserve"> Shapley values are computed for each input principal component relative to the network output </w:t>
        </w:r>
        <w:r w:rsidRPr="00B3557B">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eq.10</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Absolute Shapley magnitudes are aggregated across observations to obtain global importances </w:t>
        </w:r>
        <w:r w:rsidRPr="00B3557B">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1</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then normalised to percentages </w:t>
        </w:r>
        <w:r w:rsidRPr="00B3557B">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2</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 xml:space="preserve">. (ii) </w:t>
        </w:r>
        <w:r w:rsidRPr="00B3557B">
          <w:rPr>
            <w:rFonts w:ascii="Times New Roman" w:eastAsia="Times New Roman" w:hAnsi="Times New Roman" w:cs="Times New Roman"/>
            <w:b/>
            <w:bCs/>
            <w:sz w:val="20"/>
            <w:szCs w:val="20"/>
            <w:lang w:val="en-US" w:eastAsia="es-ES"/>
          </w:rPr>
          <w:t>Propagation to original predictors.</w:t>
        </w:r>
        <w:r w:rsidRPr="00B3557B">
          <w:rPr>
            <w:rFonts w:ascii="Times New Roman" w:eastAsia="Times New Roman" w:hAnsi="Times New Roman" w:cs="Times New Roman"/>
            <w:sz w:val="20"/>
            <w:szCs w:val="20"/>
            <w:lang w:val="en-US" w:eastAsia="es-ES"/>
          </w:rPr>
          <w:t xml:space="preserve"> Because each engineered predictor is a linear combination of PCs, the PC-level importances are distributed back to the raw variables via the loading matrix, producing a signed contribution per predictor and a normalised percentage share as defined in </w:t>
        </w:r>
        <w:r w:rsidRPr="00B3557B">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w:t>
        </w:r>
        <w:r w:rsidRPr="00B3557B">
          <w:rPr>
            <w:rFonts w:ascii="Times New Roman" w:eastAsia="Times New Roman" w:hAnsi="Times New Roman" w:cs="Times New Roman"/>
            <w:b/>
            <w:bCs/>
            <w:sz w:val="20"/>
            <w:szCs w:val="20"/>
            <w:lang w:val="en-US" w:eastAsia="es-ES"/>
          </w:rPr>
          <w:t>1</w:t>
        </w:r>
        <w:r>
          <w:rPr>
            <w:rFonts w:ascii="Times New Roman" w:eastAsia="Times New Roman" w:hAnsi="Times New Roman" w:cs="Times New Roman"/>
            <w:b/>
            <w:bCs/>
            <w:sz w:val="20"/>
            <w:szCs w:val="20"/>
            <w:lang w:val="en-US" w:eastAsia="es-ES"/>
          </w:rPr>
          <w:t>3</w:t>
        </w:r>
        <w:r w:rsidRPr="00B3557B">
          <w:rPr>
            <w:rFonts w:ascii="Times New Roman" w:eastAsia="Times New Roman" w:hAnsi="Times New Roman" w:cs="Times New Roman"/>
            <w:b/>
            <w:bCs/>
            <w:sz w:val="20"/>
            <w:szCs w:val="20"/>
            <w:lang w:val="en-US" w:eastAsia="es-ES"/>
          </w:rPr>
          <w:t>)</w:t>
        </w:r>
        <w:r w:rsidRPr="00B3557B">
          <w:rPr>
            <w:rFonts w:ascii="Times New Roman" w:eastAsia="Times New Roman" w:hAnsi="Times New Roman" w:cs="Times New Roman"/>
            <w:sz w:val="20"/>
            <w:szCs w:val="20"/>
            <w:lang w:val="en-US" w:eastAsia="es-ES"/>
          </w:rPr>
          <w:t>.</w:t>
        </w:r>
      </w:ins>
    </w:p>
    <w:p w14:paraId="0295F5ED" w14:textId="77777777" w:rsidR="004255FD" w:rsidRPr="00B3557B" w:rsidRDefault="004255FD" w:rsidP="004255FD">
      <w:pPr>
        <w:spacing w:before="100" w:beforeAutospacing="1" w:after="100" w:afterAutospacing="1" w:line="480" w:lineRule="auto"/>
        <w:ind w:firstLine="720"/>
        <w:rPr>
          <w:ins w:id="866" w:author="Marina Bartolome" w:date="2025-12-15T14:12:00Z"/>
          <w:rFonts w:ascii="Times New Roman" w:eastAsia="Times New Roman" w:hAnsi="Times New Roman" w:cs="Times New Roman"/>
          <w:sz w:val="20"/>
          <w:szCs w:val="20"/>
          <w:lang w:val="en-US" w:eastAsia="es-ES"/>
        </w:rPr>
      </w:pPr>
      <w:ins w:id="867" w:author="Marina Bartolome" w:date="2025-12-15T14:12:00Z">
        <w:r w:rsidRPr="00B3557B">
          <w:rPr>
            <w:rFonts w:ascii="Times New Roman" w:eastAsia="Times New Roman" w:hAnsi="Times New Roman" w:cs="Times New Roman"/>
            <w:b/>
            <w:bCs/>
            <w:sz w:val="20"/>
            <w:szCs w:val="20"/>
            <w:lang w:val="en-US" w:eastAsia="es-ES"/>
          </w:rPr>
          <w:t>Reporting and interpretation.</w:t>
        </w:r>
        <w:r w:rsidRPr="00B3557B">
          <w:rPr>
            <w:rFonts w:ascii="Times New Roman" w:eastAsia="Times New Roman" w:hAnsi="Times New Roman" w:cs="Times New Roman"/>
            <w:sz w:val="20"/>
            <w:szCs w:val="20"/>
            <w:lang w:val="en-US" w:eastAsia="es-ES"/>
          </w:rPr>
          <w:t xml:space="preserve"> The global ranking of principal components is presented in </w:t>
        </w:r>
        <w:r w:rsidRPr="00B3557B">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1</w:t>
        </w:r>
        <w:r w:rsidRPr="00B3557B">
          <w:rPr>
            <w:rFonts w:ascii="Times New Roman" w:eastAsia="Times New Roman" w:hAnsi="Times New Roman" w:cs="Times New Roman"/>
            <w:sz w:val="20"/>
            <w:szCs w:val="20"/>
            <w:lang w:val="en-US" w:eastAsia="es-ES"/>
          </w:rPr>
          <w:t xml:space="preserve">. The propagated variable-level importances and directions (toward or away from the perpetrator class) are presented in </w:t>
        </w:r>
        <w:r w:rsidRPr="00B3557B">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2</w:t>
        </w:r>
        <w:r w:rsidRPr="00B3557B">
          <w:rPr>
            <w:rFonts w:ascii="Times New Roman" w:eastAsia="Times New Roman" w:hAnsi="Times New Roman" w:cs="Times New Roman"/>
            <w:sz w:val="20"/>
            <w:szCs w:val="20"/>
            <w:lang w:val="en-US" w:eastAsia="es-ES"/>
          </w:rPr>
          <w:t>. Together, these summaries link the network’s latent representation to interpretable effects on the original predictors.</w:t>
        </w:r>
      </w:ins>
    </w:p>
    <w:p w14:paraId="4E084623" w14:textId="77777777" w:rsidR="004255FD" w:rsidRPr="008C4227" w:rsidRDefault="004255FD" w:rsidP="004255FD">
      <w:pPr>
        <w:pStyle w:val="Ttulo3"/>
        <w:spacing w:line="480" w:lineRule="auto"/>
        <w:rPr>
          <w:ins w:id="868" w:author="Marina Bartolome" w:date="2025-12-15T14:12:00Z"/>
          <w:sz w:val="20"/>
          <w:szCs w:val="20"/>
          <w:lang w:val="en-US"/>
        </w:rPr>
      </w:pPr>
      <w:ins w:id="869" w:author="Marina Bartolome" w:date="2025-12-15T14:12:00Z">
        <w:r w:rsidRPr="008C4227">
          <w:rPr>
            <w:rFonts w:ascii="Times New Roman" w:hAnsi="Times New Roman" w:cs="Times New Roman"/>
            <w:color w:val="auto"/>
            <w:sz w:val="20"/>
            <w:szCs w:val="20"/>
            <w:lang w:val="en-US"/>
          </w:rPr>
          <w:t>3.5.3. Ensemble (Overlap) Model Feature Importance</w:t>
        </w:r>
      </w:ins>
    </w:p>
    <w:p w14:paraId="2E7779AC" w14:textId="0D2AF530" w:rsidR="004255FD" w:rsidRPr="008C4227" w:rsidRDefault="004255FD" w:rsidP="004255FD">
      <w:pPr>
        <w:spacing w:before="100" w:beforeAutospacing="1" w:after="100" w:afterAutospacing="1" w:line="480" w:lineRule="auto"/>
        <w:ind w:firstLine="720"/>
        <w:rPr>
          <w:ins w:id="870" w:author="Marina Bartolome" w:date="2025-12-15T14:12:00Z"/>
          <w:rFonts w:ascii="Times New Roman" w:eastAsia="Times New Roman" w:hAnsi="Times New Roman" w:cs="Times New Roman"/>
          <w:sz w:val="20"/>
          <w:szCs w:val="20"/>
          <w:lang w:val="en-US" w:eastAsia="es-ES"/>
        </w:rPr>
      </w:pPr>
      <w:ins w:id="871" w:author="Marina Bartolome" w:date="2025-12-15T14:12:00Z">
        <w:r w:rsidRPr="008C4227">
          <w:rPr>
            <w:rFonts w:ascii="Times New Roman" w:eastAsia="Times New Roman" w:hAnsi="Times New Roman" w:cs="Times New Roman"/>
            <w:b/>
            <w:bCs/>
            <w:sz w:val="20"/>
            <w:szCs w:val="20"/>
            <w:lang w:val="en-US" w:eastAsia="es-ES"/>
          </w:rPr>
          <w:t>Overview.</w:t>
        </w:r>
        <w:r w:rsidRPr="008C4227">
          <w:rPr>
            <w:rFonts w:ascii="Times New Roman" w:eastAsia="Times New Roman" w:hAnsi="Times New Roman" w:cs="Times New Roman"/>
            <w:sz w:val="20"/>
            <w:szCs w:val="20"/>
            <w:lang w:val="en-US" w:eastAsia="es-ES"/>
          </w:rPr>
          <w:t xml:space="preserve"> The overlap detector flags a case as dual-role only when both base models are positive, combining the victim decision tree </w:t>
        </w:r>
        <w:r w:rsidRPr="008C4227">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b/>
            <w:bCs/>
            <w:sz w:val="20"/>
            <w:szCs w:val="20"/>
            <w:lang w:val="en-US" w:eastAsia="es-ES"/>
          </w:rPr>
          <w:t>eq.3</w:t>
        </w:r>
        <w:r w:rsidRPr="008C4227">
          <w:rPr>
            <w:rFonts w:ascii="Times New Roman" w:eastAsia="Times New Roman" w:hAnsi="Times New Roman" w:cs="Times New Roman"/>
            <w:b/>
            <w:bCs/>
            <w:sz w:val="20"/>
            <w:szCs w:val="20"/>
            <w:lang w:val="en-US" w:eastAsia="es-ES"/>
          </w:rPr>
          <w:t>)</w:t>
        </w:r>
        <w:r>
          <w:rPr>
            <w:rFonts w:ascii="Times New Roman" w:eastAsia="Times New Roman" w:hAnsi="Times New Roman" w:cs="Times New Roman"/>
            <w:sz w:val="20"/>
            <w:szCs w:val="20"/>
            <w:lang w:val="en-US" w:eastAsia="es-ES"/>
          </w:rPr>
          <w:t xml:space="preserve"> </w:t>
        </w:r>
        <w:r w:rsidRPr="008C4227">
          <w:rPr>
            <w:rFonts w:ascii="Times New Roman" w:eastAsia="Times New Roman" w:hAnsi="Times New Roman" w:cs="Times New Roman"/>
            <w:sz w:val="20"/>
            <w:szCs w:val="20"/>
            <w:lang w:val="en-US" w:eastAsia="es-ES"/>
          </w:rPr>
          <w:t xml:space="preserve"> and the perpetrator neural network </w:t>
        </w:r>
        <w:r w:rsidRPr="008C4227">
          <w:rPr>
            <w:rFonts w:ascii="Times New Roman" w:eastAsia="Times New Roman" w:hAnsi="Times New Roman" w:cs="Times New Roman"/>
            <w:b/>
            <w:bCs/>
            <w:sz w:val="20"/>
            <w:szCs w:val="20"/>
            <w:lang w:val="en-US" w:eastAsia="es-ES"/>
          </w:rPr>
          <w:t xml:space="preserve"> (</w:t>
        </w:r>
        <w:r>
          <w:rPr>
            <w:rFonts w:ascii="Times New Roman" w:eastAsia="Times New Roman" w:hAnsi="Times New Roman" w:cs="Times New Roman"/>
            <w:b/>
            <w:bCs/>
            <w:sz w:val="20"/>
            <w:szCs w:val="20"/>
            <w:lang w:val="en-US" w:eastAsia="es-ES"/>
          </w:rPr>
          <w:t>eq.5</w:t>
        </w:r>
        <w:r w:rsidRPr="008C4227">
          <w:rPr>
            <w:rFonts w:ascii="Times New Roman" w:eastAsia="Times New Roman" w:hAnsi="Times New Roman" w:cs="Times New Roman"/>
            <w:b/>
            <w:bCs/>
            <w:sz w:val="20"/>
            <w:szCs w:val="20"/>
            <w:lang w:val="en-US" w:eastAsia="es-ES"/>
          </w:rPr>
          <w:t>)</w:t>
        </w:r>
        <w:r w:rsidRPr="008C4227">
          <w:rPr>
            <w:rFonts w:ascii="Times New Roman" w:eastAsia="Times New Roman" w:hAnsi="Times New Roman" w:cs="Times New Roman"/>
            <w:sz w:val="20"/>
            <w:szCs w:val="20"/>
            <w:lang w:val="en-US" w:eastAsia="es-ES"/>
          </w:rPr>
          <w:t xml:space="preserve"> through a </w:t>
        </w:r>
        <w:del w:id="872" w:author="Ignasi" w:date="2026-03-30T17:32:00Z">
          <w:r w:rsidRPr="008C4227" w:rsidDel="00EA09F2">
            <w:rPr>
              <w:rFonts w:ascii="Times New Roman" w:eastAsia="Times New Roman" w:hAnsi="Times New Roman" w:cs="Times New Roman"/>
              <w:sz w:val="20"/>
              <w:szCs w:val="20"/>
              <w:lang w:val="en-US" w:eastAsia="es-ES"/>
            </w:rPr>
            <w:delText>logical</w:delText>
          </w:r>
        </w:del>
      </w:ins>
      <w:ins w:id="873" w:author="Ignasi" w:date="2026-03-30T17:32:00Z">
        <w:r w:rsidR="00EA09F2">
          <w:rPr>
            <w:rFonts w:ascii="Times New Roman" w:eastAsia="Times New Roman" w:hAnsi="Times New Roman" w:cs="Times New Roman"/>
            <w:sz w:val="20"/>
            <w:szCs w:val="20"/>
            <w:lang w:val="en-US" w:eastAsia="es-ES"/>
          </w:rPr>
          <w:t>smart logical</w:t>
        </w:r>
      </w:ins>
      <w:ins w:id="874" w:author="Marina Bartolome" w:date="2025-12-15T14:12:00Z">
        <w:r w:rsidRPr="008C4227">
          <w:rPr>
            <w:rFonts w:ascii="Times New Roman" w:eastAsia="Times New Roman" w:hAnsi="Times New Roman" w:cs="Times New Roman"/>
            <w:sz w:val="20"/>
            <w:szCs w:val="20"/>
            <w:lang w:val="en-US" w:eastAsia="es-ES"/>
          </w:rPr>
          <w:t xml:space="preserve"> conjunction defined in </w:t>
        </w:r>
        <w:r w:rsidRPr="00EB0ABF">
          <w:rPr>
            <w:rFonts w:ascii="Times New Roman" w:hAnsi="Times New Roman" w:cs="Times New Roman"/>
            <w:b/>
            <w:bCs/>
            <w:color w:val="000000" w:themeColor="text1"/>
            <w:sz w:val="20"/>
            <w:szCs w:val="20"/>
            <w:lang w:val="en-US"/>
          </w:rPr>
          <w:t xml:space="preserve">Table </w:t>
        </w:r>
        <w:r>
          <w:rPr>
            <w:rFonts w:ascii="Times New Roman" w:hAnsi="Times New Roman" w:cs="Times New Roman"/>
            <w:b/>
            <w:bCs/>
            <w:color w:val="000000" w:themeColor="text1"/>
            <w:sz w:val="20"/>
            <w:szCs w:val="20"/>
            <w:lang w:val="en-US"/>
          </w:rPr>
          <w:t>5</w:t>
        </w:r>
        <w:r w:rsidRPr="008C4227">
          <w:rPr>
            <w:rFonts w:ascii="Times New Roman" w:eastAsia="Times New Roman" w:hAnsi="Times New Roman" w:cs="Times New Roman"/>
            <w:sz w:val="20"/>
            <w:szCs w:val="20"/>
            <w:lang w:val="en-US" w:eastAsia="es-ES"/>
          </w:rPr>
          <w:t>. Per-feature ensemble importance is obtained by reconciling the tree and network importances. For features present in both models, directions of effect are first compared; when directions agree, their weights are summed and the shared direction is retained, and when directions disagree, the smaller weight is subtracted from the larger, with the sign of the result determining the net direction. Absolute values are then re-scaled so that the combined weights sum to one.</w:t>
        </w:r>
      </w:ins>
    </w:p>
    <w:p w14:paraId="38837481" w14:textId="77777777" w:rsidR="004255FD" w:rsidRPr="005079CA" w:rsidRDefault="004255FD" w:rsidP="004255FD">
      <w:pPr>
        <w:spacing w:before="100" w:beforeAutospacing="1" w:after="100" w:afterAutospacing="1" w:line="480" w:lineRule="auto"/>
        <w:ind w:firstLine="720"/>
        <w:rPr>
          <w:ins w:id="875" w:author="Marina Bartolome" w:date="2025-12-15T14:12:00Z"/>
          <w:rFonts w:ascii="Times New Roman" w:hAnsi="Times New Roman" w:cs="Times New Roman"/>
          <w:sz w:val="20"/>
          <w:szCs w:val="20"/>
        </w:rPr>
      </w:pPr>
      <w:ins w:id="876" w:author="Marina Bartolome" w:date="2025-12-15T14:12:00Z">
        <w:r w:rsidRPr="008C4227">
          <w:rPr>
            <w:rFonts w:ascii="Times New Roman" w:eastAsia="Times New Roman" w:hAnsi="Times New Roman" w:cs="Times New Roman"/>
            <w:b/>
            <w:bCs/>
            <w:sz w:val="20"/>
            <w:szCs w:val="20"/>
            <w:lang w:val="en-US" w:eastAsia="es-ES"/>
          </w:rPr>
          <w:t>Reporting and interpretation.</w:t>
        </w:r>
        <w:r w:rsidRPr="008C4227">
          <w:rPr>
            <w:rFonts w:ascii="Times New Roman" w:eastAsia="Times New Roman" w:hAnsi="Times New Roman" w:cs="Times New Roman"/>
            <w:sz w:val="20"/>
            <w:szCs w:val="20"/>
            <w:lang w:val="en-US" w:eastAsia="es-ES"/>
          </w:rPr>
          <w:t xml:space="preserve"> The full per-feature breakdown—showing combined ensemble weight and net direction alongside the constituent tree and network contributions—is provided in </w:t>
        </w:r>
        <w:r w:rsidRPr="008C4227">
          <w:rPr>
            <w:rFonts w:ascii="Times New Roman" w:eastAsia="Times New Roman" w:hAnsi="Times New Roman" w:cs="Times New Roman"/>
            <w:b/>
            <w:bCs/>
            <w:sz w:val="20"/>
            <w:szCs w:val="20"/>
            <w:lang w:val="en-US" w:eastAsia="es-ES"/>
          </w:rPr>
          <w:t>Table 1</w:t>
        </w:r>
        <w:r>
          <w:rPr>
            <w:rFonts w:ascii="Times New Roman" w:eastAsia="Times New Roman" w:hAnsi="Times New Roman" w:cs="Times New Roman"/>
            <w:b/>
            <w:bCs/>
            <w:sz w:val="20"/>
            <w:szCs w:val="20"/>
            <w:lang w:val="en-US" w:eastAsia="es-ES"/>
          </w:rPr>
          <w:t>3</w:t>
        </w:r>
        <w:r w:rsidRPr="008C4227">
          <w:rPr>
            <w:rFonts w:ascii="Times New Roman" w:eastAsia="Times New Roman" w:hAnsi="Times New Roman" w:cs="Times New Roman"/>
            <w:sz w:val="20"/>
            <w:szCs w:val="20"/>
            <w:lang w:val="en-US" w:eastAsia="es-ES"/>
          </w:rPr>
          <w:t xml:space="preserve">. This approach preserves the transparency of the depth-1 tree, respects the broader signal distribution of the </w:t>
        </w:r>
        <w:r w:rsidRPr="008C4227">
          <w:rPr>
            <w:rFonts w:ascii="Times New Roman" w:eastAsia="Times New Roman" w:hAnsi="Times New Roman" w:cs="Times New Roman"/>
            <w:sz w:val="20"/>
            <w:szCs w:val="20"/>
            <w:lang w:val="en-US" w:eastAsia="es-ES"/>
          </w:rPr>
          <w:lastRenderedPageBreak/>
          <w:t>neural network, and yields an interpretable account of which global predictors most strongly drive dual-role flags under the conjunction rule.</w:t>
        </w:r>
        <w:commentRangeEnd w:id="854"/>
        <w:r>
          <w:rPr>
            <w:rStyle w:val="Refdecomentario"/>
          </w:rPr>
          <w:commentReference w:id="854"/>
        </w:r>
      </w:ins>
    </w:p>
    <w:p w14:paraId="6049314F" w14:textId="77777777" w:rsidR="00EF49AC" w:rsidRPr="00376E6E" w:rsidRDefault="00EF49AC" w:rsidP="00016E22">
      <w:pPr>
        <w:spacing w:line="480" w:lineRule="auto"/>
        <w:rPr>
          <w:rFonts w:ascii="Times New Roman" w:hAnsi="Times New Roman" w:cs="Times New Roman"/>
          <w:b/>
          <w:bCs/>
          <w:sz w:val="20"/>
          <w:szCs w:val="20"/>
          <w:lang w:val="en-US"/>
        </w:rPr>
      </w:pPr>
      <w:r w:rsidRPr="00376E6E">
        <w:rPr>
          <w:rFonts w:ascii="Times New Roman" w:hAnsi="Times New Roman" w:cs="Times New Roman"/>
          <w:b/>
          <w:bCs/>
          <w:sz w:val="20"/>
          <w:szCs w:val="20"/>
          <w:lang w:val="en-US"/>
        </w:rPr>
        <w:br w:type="page"/>
      </w:r>
    </w:p>
    <w:p w14:paraId="2607D1EB" w14:textId="5ECAAC13" w:rsidR="002957C4" w:rsidRPr="005428B3" w:rsidRDefault="005428B3" w:rsidP="005428B3">
      <w:pPr>
        <w:pStyle w:val="Ttulo1"/>
        <w:rPr>
          <w:rFonts w:ascii="Times New Roman" w:hAnsi="Times New Roman" w:cs="Times New Roman"/>
          <w:color w:val="auto"/>
          <w:sz w:val="20"/>
          <w:szCs w:val="20"/>
          <w:lang w:val="es-ES"/>
        </w:rPr>
      </w:pPr>
      <w:r w:rsidRPr="005428B3">
        <w:rPr>
          <w:rFonts w:ascii="Times New Roman" w:hAnsi="Times New Roman" w:cs="Times New Roman"/>
          <w:color w:val="auto"/>
          <w:sz w:val="20"/>
          <w:szCs w:val="20"/>
          <w:lang w:val="es-ES"/>
        </w:rPr>
        <w:lastRenderedPageBreak/>
        <w:t>7</w:t>
      </w:r>
      <w:commentRangeStart w:id="877"/>
      <w:r w:rsidR="00EF49AC" w:rsidRPr="005428B3">
        <w:rPr>
          <w:rFonts w:ascii="Times New Roman" w:hAnsi="Times New Roman" w:cs="Times New Roman"/>
          <w:color w:val="auto"/>
          <w:sz w:val="20"/>
          <w:szCs w:val="20"/>
          <w:lang w:val="es-ES"/>
        </w:rPr>
        <w:t>. REFERENCES</w:t>
      </w:r>
      <w:commentRangeEnd w:id="877"/>
      <w:r w:rsidR="000C699A" w:rsidRPr="005428B3">
        <w:rPr>
          <w:rStyle w:val="Refdecomentario"/>
          <w:rFonts w:ascii="Times New Roman" w:hAnsi="Times New Roman" w:cs="Times New Roman"/>
          <w:color w:val="auto"/>
          <w:sz w:val="20"/>
          <w:szCs w:val="20"/>
          <w:lang w:val="en-US"/>
        </w:rPr>
        <w:commentReference w:id="877"/>
      </w:r>
    </w:p>
    <w:p w14:paraId="5F4AA181" w14:textId="77777777" w:rsidR="00221329" w:rsidRPr="00376E6E" w:rsidRDefault="00221329"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Alamo, M., Llorent, V. J., Nasaescu, E., &amp; Zych, I. (2020). Validación de la Escala de Emociones Morales en adolescentes. In V. Llorent-Bedmar, &amp; V. Cobano-Delgado Palma (Ed.), </w:t>
      </w:r>
      <w:r w:rsidRPr="009F4535">
        <w:rPr>
          <w:rFonts w:ascii="Times New Roman" w:hAnsi="Times New Roman" w:cs="Times New Roman"/>
          <w:i/>
          <w:iCs/>
          <w:sz w:val="20"/>
          <w:szCs w:val="20"/>
          <w:lang w:val="es-ES"/>
        </w:rPr>
        <w:t>Actas del Congreso Internacional de transferencia de conocimientos y sensibilización social “Islam y paz a través de voces musulmanas”</w:t>
      </w:r>
      <w:r w:rsidRPr="009F4535">
        <w:rPr>
          <w:rFonts w:ascii="Times New Roman" w:hAnsi="Times New Roman" w:cs="Times New Roman"/>
          <w:sz w:val="20"/>
          <w:szCs w:val="20"/>
          <w:lang w:val="es-ES"/>
        </w:rPr>
        <w:t xml:space="preserve"> (pp. 21-28). </w:t>
      </w:r>
      <w:r w:rsidRPr="00376E6E">
        <w:rPr>
          <w:rFonts w:ascii="Times New Roman" w:hAnsi="Times New Roman" w:cs="Times New Roman"/>
          <w:sz w:val="20"/>
          <w:szCs w:val="20"/>
          <w:lang w:val="en-US"/>
        </w:rPr>
        <w:t>GIECSE.</w:t>
      </w:r>
    </w:p>
    <w:p w14:paraId="7126871A" w14:textId="4FA09A41" w:rsidR="006F3004" w:rsidRPr="00376E6E" w:rsidRDefault="006F300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Averdijk, M., Ribeaud, D., &amp; Eisner, M. (2020). Longitudinal risk factors of selling and buying sexual services among youths in Switzerland. </w:t>
      </w:r>
      <w:r w:rsidRPr="00376E6E">
        <w:rPr>
          <w:rFonts w:ascii="Times New Roman" w:hAnsi="Times New Roman" w:cs="Times New Roman"/>
          <w:i/>
          <w:iCs/>
          <w:sz w:val="20"/>
          <w:szCs w:val="20"/>
          <w:lang w:val="en-US"/>
        </w:rPr>
        <w:t>Archives of Sexual Behavior, 49</w:t>
      </w:r>
      <w:r w:rsidRPr="00376E6E">
        <w:rPr>
          <w:rFonts w:ascii="Times New Roman" w:hAnsi="Times New Roman" w:cs="Times New Roman"/>
          <w:sz w:val="20"/>
          <w:szCs w:val="20"/>
          <w:lang w:val="en-US"/>
        </w:rPr>
        <w:t xml:space="preserve">, 1279-1290. </w:t>
      </w:r>
      <w:hyperlink r:id="rId15" w:history="1">
        <w:r w:rsidRPr="00376E6E">
          <w:rPr>
            <w:rStyle w:val="Hipervnculo"/>
            <w:rFonts w:ascii="Times New Roman" w:hAnsi="Times New Roman" w:cs="Times New Roman"/>
            <w:sz w:val="20"/>
            <w:szCs w:val="20"/>
            <w:lang w:val="en-US"/>
          </w:rPr>
          <w:t>https://doi.org/10.1007/s10508-019-01571-3</w:t>
        </w:r>
      </w:hyperlink>
    </w:p>
    <w:p w14:paraId="628E9213" w14:textId="77AAEE7E" w:rsidR="00627E1E" w:rsidRPr="00376E6E" w:rsidRDefault="00627E1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Azimi, A. M., &amp; Daigle, L. E. (2020). Violent victimization: The role of social support and risky lifestyle. </w:t>
      </w:r>
      <w:r w:rsidRPr="00376E6E">
        <w:rPr>
          <w:rFonts w:ascii="Times New Roman" w:hAnsi="Times New Roman" w:cs="Times New Roman"/>
          <w:i/>
          <w:iCs/>
          <w:sz w:val="20"/>
          <w:szCs w:val="20"/>
          <w:lang w:val="en-US"/>
        </w:rPr>
        <w:t>Violence and Victims</w:t>
      </w:r>
      <w:r w:rsidRPr="00376E6E">
        <w:rPr>
          <w:rFonts w:ascii="Times New Roman" w:hAnsi="Times New Roman" w:cs="Times New Roman"/>
          <w:sz w:val="20"/>
          <w:szCs w:val="20"/>
          <w:lang w:val="en-US"/>
        </w:rPr>
        <w:t xml:space="preserve">, (1), 20-38. </w:t>
      </w:r>
      <w:hyperlink r:id="rId16" w:history="1">
        <w:r w:rsidRPr="00376E6E">
          <w:rPr>
            <w:rStyle w:val="Hipervnculo"/>
            <w:rFonts w:ascii="Times New Roman" w:hAnsi="Times New Roman" w:cs="Times New Roman"/>
            <w:sz w:val="20"/>
            <w:szCs w:val="20"/>
            <w:lang w:val="en-US"/>
          </w:rPr>
          <w:t>http://dx.doi.org/10.1891/0886-6708.VV-D-18-00167</w:t>
        </w:r>
      </w:hyperlink>
    </w:p>
    <w:p w14:paraId="31A5DDD4" w14:textId="69D48BD5" w:rsidR="0060583B" w:rsidRPr="00376E6E" w:rsidRDefault="0060583B"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Baessler, J., &amp; Schwarzer, R. (1996). </w:t>
      </w:r>
      <w:r w:rsidRPr="009F4535">
        <w:rPr>
          <w:rFonts w:ascii="Times New Roman" w:hAnsi="Times New Roman" w:cs="Times New Roman"/>
          <w:sz w:val="20"/>
          <w:szCs w:val="20"/>
          <w:lang w:val="es-ES"/>
        </w:rPr>
        <w:t xml:space="preserve">Evaluación de la autoeficacia: Adaptación española de la escala de Autoeficacia General. </w:t>
      </w:r>
      <w:r w:rsidRPr="00376E6E">
        <w:rPr>
          <w:rFonts w:ascii="Times New Roman" w:hAnsi="Times New Roman" w:cs="Times New Roman"/>
          <w:i/>
          <w:iCs/>
          <w:sz w:val="20"/>
          <w:szCs w:val="20"/>
          <w:lang w:val="en-US"/>
        </w:rPr>
        <w:t>Ansiedad y Estrés, 2</w:t>
      </w:r>
      <w:r w:rsidRPr="00376E6E">
        <w:rPr>
          <w:rFonts w:ascii="Times New Roman" w:hAnsi="Times New Roman" w:cs="Times New Roman"/>
          <w:sz w:val="20"/>
          <w:szCs w:val="20"/>
          <w:lang w:val="en-US"/>
        </w:rPr>
        <w:t xml:space="preserve">(1), 1-8. </w:t>
      </w:r>
      <w:hyperlink r:id="rId17" w:history="1">
        <w:r w:rsidRPr="00376E6E">
          <w:rPr>
            <w:rStyle w:val="Hipervnculo"/>
            <w:rFonts w:ascii="Times New Roman" w:hAnsi="Times New Roman" w:cs="Times New Roman"/>
            <w:sz w:val="20"/>
            <w:szCs w:val="20"/>
            <w:lang w:val="en-US"/>
          </w:rPr>
          <w:t>https://www.ansiedadyestres.es/es</w:t>
        </w:r>
      </w:hyperlink>
    </w:p>
    <w:p w14:paraId="2EC10AD0" w14:textId="6C970E8B"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Beckley, A. L., Caspi, A., Arsenault, L., Barnes, J. C., Fisher, H. L., Harrington, H., Houts, R., Morgan, N., Odgers, C. L., Wertz, J., &amp; Moffitt, T. E. (2018). The developmental nature of the victim-offender overlap. </w:t>
      </w:r>
      <w:r w:rsidRPr="00376E6E">
        <w:rPr>
          <w:rFonts w:ascii="Times New Roman" w:hAnsi="Times New Roman" w:cs="Times New Roman"/>
          <w:i/>
          <w:iCs/>
          <w:sz w:val="20"/>
          <w:szCs w:val="20"/>
          <w:lang w:val="en-US"/>
        </w:rPr>
        <w:t>Journal of Developmental and Life-Course Criminology, 4</w:t>
      </w:r>
      <w:r w:rsidRPr="00376E6E">
        <w:rPr>
          <w:rFonts w:ascii="Times New Roman" w:hAnsi="Times New Roman" w:cs="Times New Roman"/>
          <w:sz w:val="20"/>
          <w:szCs w:val="20"/>
          <w:lang w:val="en-US"/>
        </w:rPr>
        <w:t xml:space="preserve">(1), 24-49. </w:t>
      </w:r>
      <w:hyperlink r:id="rId18" w:history="1">
        <w:r w:rsidRPr="00376E6E">
          <w:rPr>
            <w:rStyle w:val="Hipervnculo"/>
            <w:rFonts w:ascii="Times New Roman" w:hAnsi="Times New Roman" w:cs="Times New Roman"/>
            <w:sz w:val="20"/>
            <w:szCs w:val="20"/>
            <w:lang w:val="en-US"/>
          </w:rPr>
          <w:t>https://doi.org/10.1007/s40865-017-0068-3</w:t>
        </w:r>
      </w:hyperlink>
    </w:p>
    <w:p w14:paraId="596F6E1A" w14:textId="6347A1AC" w:rsidR="00BA5881" w:rsidRPr="00376E6E" w:rsidRDefault="00BA5881"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Berg, M. T., &amp; Felson, R. (2020). A social interactionist approach to the victim–offender overlap. </w:t>
      </w:r>
      <w:r w:rsidRPr="00376E6E">
        <w:rPr>
          <w:rFonts w:ascii="Times New Roman" w:hAnsi="Times New Roman" w:cs="Times New Roman"/>
          <w:i/>
          <w:iCs/>
          <w:sz w:val="20"/>
          <w:szCs w:val="20"/>
          <w:lang w:val="en-US"/>
        </w:rPr>
        <w:t>Journal of Quantitative Criminology, 36</w:t>
      </w:r>
      <w:r w:rsidRPr="00376E6E">
        <w:rPr>
          <w:rFonts w:ascii="Times New Roman" w:hAnsi="Times New Roman" w:cs="Times New Roman"/>
          <w:sz w:val="20"/>
          <w:szCs w:val="20"/>
          <w:lang w:val="en-US"/>
        </w:rPr>
        <w:t xml:space="preserve">, 153-181. </w:t>
      </w:r>
      <w:hyperlink r:id="rId19" w:history="1">
        <w:r w:rsidRPr="00376E6E">
          <w:rPr>
            <w:rStyle w:val="Hipervnculo"/>
            <w:rFonts w:ascii="Times New Roman" w:hAnsi="Times New Roman" w:cs="Times New Roman"/>
            <w:sz w:val="20"/>
            <w:szCs w:val="20"/>
            <w:lang w:val="en-US"/>
          </w:rPr>
          <w:t>https://doi.org/10.1007/s10940-019-09418-9</w:t>
        </w:r>
      </w:hyperlink>
    </w:p>
    <w:p w14:paraId="7D85F144" w14:textId="77777777" w:rsidR="0060583B"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Berg, M. T., &amp; Mulford, C. F. (2020). Reappraising and redirecting research on the victim–offender overlap. </w:t>
      </w:r>
      <w:r w:rsidRPr="00376E6E">
        <w:rPr>
          <w:rFonts w:ascii="Times New Roman" w:hAnsi="Times New Roman" w:cs="Times New Roman"/>
          <w:i/>
          <w:iCs/>
          <w:sz w:val="20"/>
          <w:szCs w:val="20"/>
          <w:lang w:val="en-US"/>
        </w:rPr>
        <w:t>Trauma, Violence, &amp; Abuse, 21</w:t>
      </w:r>
      <w:r w:rsidRPr="00376E6E">
        <w:rPr>
          <w:rFonts w:ascii="Times New Roman" w:hAnsi="Times New Roman" w:cs="Times New Roman"/>
          <w:sz w:val="20"/>
          <w:szCs w:val="20"/>
          <w:lang w:val="en-US"/>
        </w:rPr>
        <w:t xml:space="preserve">(1), 16-30. </w:t>
      </w:r>
      <w:hyperlink r:id="rId20" w:history="1">
        <w:r w:rsidRPr="00376E6E">
          <w:rPr>
            <w:rStyle w:val="Hipervnculo"/>
            <w:rFonts w:ascii="Times New Roman" w:hAnsi="Times New Roman" w:cs="Times New Roman"/>
            <w:sz w:val="20"/>
            <w:szCs w:val="20"/>
            <w:lang w:val="en-US"/>
          </w:rPr>
          <w:t>https://doi.org/10.1177/1524838017735925</w:t>
        </w:r>
      </w:hyperlink>
    </w:p>
    <w:p w14:paraId="731F5065" w14:textId="213588A1" w:rsidR="009D2564" w:rsidRPr="00376E6E" w:rsidRDefault="009D256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Berg, M. T., &amp; Schreck, C. (202</w:t>
      </w:r>
      <w:r w:rsidR="00A022E2" w:rsidRPr="00376E6E">
        <w:rPr>
          <w:rFonts w:ascii="Times New Roman" w:hAnsi="Times New Roman" w:cs="Times New Roman"/>
          <w:sz w:val="20"/>
          <w:szCs w:val="20"/>
          <w:lang w:val="en-US"/>
        </w:rPr>
        <w:t>2</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The meaning of the victim-offender overlap for</w:t>
      </w:r>
      <w:r w:rsidR="0060583B"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criminological theory and crime prevention policy</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i/>
          <w:iCs/>
          <w:sz w:val="20"/>
          <w:szCs w:val="20"/>
          <w:lang w:val="en-US"/>
        </w:rPr>
        <w:t>Annual Review of Criminology</w:t>
      </w:r>
      <w:r w:rsidRPr="00376E6E">
        <w:rPr>
          <w:rFonts w:ascii="Times New Roman" w:hAnsi="Times New Roman" w:cs="Times New Roman"/>
          <w:i/>
          <w:iCs/>
          <w:sz w:val="20"/>
          <w:szCs w:val="20"/>
          <w:lang w:val="en-US"/>
        </w:rPr>
        <w:t xml:space="preserve">, </w:t>
      </w:r>
      <w:r w:rsidR="00A022E2" w:rsidRPr="00376E6E">
        <w:rPr>
          <w:rFonts w:ascii="Times New Roman" w:hAnsi="Times New Roman" w:cs="Times New Roman"/>
          <w:i/>
          <w:iCs/>
          <w:sz w:val="20"/>
          <w:szCs w:val="20"/>
          <w:lang w:val="en-US"/>
        </w:rPr>
        <w:t>5</w:t>
      </w:r>
      <w:r w:rsidRPr="00376E6E">
        <w:rPr>
          <w:rFonts w:ascii="Times New Roman" w:hAnsi="Times New Roman" w:cs="Times New Roman"/>
          <w:sz w:val="20"/>
          <w:szCs w:val="20"/>
          <w:lang w:val="en-US"/>
        </w:rPr>
        <w:t xml:space="preserve">, </w:t>
      </w:r>
      <w:r w:rsidR="00A022E2" w:rsidRPr="00376E6E">
        <w:rPr>
          <w:rFonts w:ascii="Times New Roman" w:hAnsi="Times New Roman" w:cs="Times New Roman"/>
          <w:sz w:val="20"/>
          <w:szCs w:val="20"/>
          <w:lang w:val="en-US"/>
        </w:rPr>
        <w:t>277</w:t>
      </w:r>
      <w:r w:rsidRPr="00376E6E">
        <w:rPr>
          <w:rFonts w:ascii="Times New Roman" w:hAnsi="Times New Roman" w:cs="Times New Roman"/>
          <w:sz w:val="20"/>
          <w:szCs w:val="20"/>
          <w:lang w:val="en-US"/>
        </w:rPr>
        <w:t>-</w:t>
      </w:r>
      <w:r w:rsidR="00A022E2" w:rsidRPr="00376E6E">
        <w:rPr>
          <w:rFonts w:ascii="Times New Roman" w:hAnsi="Times New Roman" w:cs="Times New Roman"/>
          <w:sz w:val="20"/>
          <w:szCs w:val="20"/>
          <w:lang w:val="en-US"/>
        </w:rPr>
        <w:t>297</w:t>
      </w:r>
      <w:r w:rsidRPr="00376E6E">
        <w:rPr>
          <w:rFonts w:ascii="Times New Roman" w:hAnsi="Times New Roman" w:cs="Times New Roman"/>
          <w:sz w:val="20"/>
          <w:szCs w:val="20"/>
          <w:lang w:val="en-US"/>
        </w:rPr>
        <w:t xml:space="preserve">. </w:t>
      </w:r>
      <w:hyperlink r:id="rId21" w:history="1">
        <w:r w:rsidR="00A022E2" w:rsidRPr="00376E6E">
          <w:rPr>
            <w:rStyle w:val="Hipervnculo"/>
            <w:rFonts w:ascii="Times New Roman" w:hAnsi="Times New Roman" w:cs="Times New Roman"/>
            <w:sz w:val="20"/>
            <w:szCs w:val="20"/>
            <w:lang w:val="en-US"/>
          </w:rPr>
          <w:t>https://doi.org/10.1146/annurev-criminol-030920-120724</w:t>
        </w:r>
      </w:hyperlink>
    </w:p>
    <w:p w14:paraId="159D1045" w14:textId="7D250B01" w:rsidR="009B5A65" w:rsidRDefault="009B5A65" w:rsidP="00016E22">
      <w:pPr>
        <w:spacing w:after="0" w:line="480" w:lineRule="auto"/>
        <w:ind w:left="426" w:hanging="426"/>
        <w:rPr>
          <w:rFonts w:ascii="Times New Roman" w:hAnsi="Times New Roman" w:cs="Times New Roman"/>
          <w:sz w:val="20"/>
          <w:szCs w:val="20"/>
          <w:lang w:val="en-US"/>
        </w:rPr>
      </w:pPr>
      <w:r w:rsidRPr="009B5A65">
        <w:rPr>
          <w:rFonts w:ascii="Times New Roman" w:hAnsi="Times New Roman" w:cs="Times New Roman"/>
          <w:sz w:val="20"/>
          <w:szCs w:val="20"/>
          <w:lang w:val="en-US"/>
        </w:rPr>
        <w:t xml:space="preserve">Berk, R., &amp; Hyatt, J. (2015). Machine learning forecasts of risk to inform sentencing decisions. </w:t>
      </w:r>
      <w:r w:rsidRPr="009B5A65">
        <w:rPr>
          <w:rFonts w:ascii="Times New Roman" w:hAnsi="Times New Roman" w:cs="Times New Roman"/>
          <w:i/>
          <w:iCs/>
          <w:sz w:val="20"/>
          <w:szCs w:val="20"/>
          <w:lang w:val="en-US"/>
        </w:rPr>
        <w:t>Federal Sentencing Reporter, 27</w:t>
      </w:r>
      <w:r w:rsidRPr="009B5A65">
        <w:rPr>
          <w:rFonts w:ascii="Times New Roman" w:hAnsi="Times New Roman" w:cs="Times New Roman"/>
          <w:sz w:val="20"/>
          <w:szCs w:val="20"/>
          <w:lang w:val="en-US"/>
        </w:rPr>
        <w:t>(4), 222-228.</w:t>
      </w:r>
      <w:r>
        <w:rPr>
          <w:rFonts w:ascii="Times New Roman" w:hAnsi="Times New Roman" w:cs="Times New Roman"/>
          <w:sz w:val="20"/>
          <w:szCs w:val="20"/>
          <w:lang w:val="en-US"/>
        </w:rPr>
        <w:t xml:space="preserve"> </w:t>
      </w:r>
      <w:hyperlink r:id="rId22" w:history="1">
        <w:r w:rsidRPr="009B5A65">
          <w:rPr>
            <w:rStyle w:val="Hipervnculo"/>
            <w:rFonts w:ascii="Times New Roman" w:hAnsi="Times New Roman" w:cs="Times New Roman"/>
            <w:sz w:val="20"/>
            <w:szCs w:val="20"/>
            <w:lang w:val="en-US"/>
          </w:rPr>
          <w:t>https://doi.org/10.1525/fsr.2015.27.4.222</w:t>
        </w:r>
      </w:hyperlink>
    </w:p>
    <w:p w14:paraId="1BCC8491" w14:textId="7EAB8869" w:rsidR="00354108" w:rsidRDefault="007E2354" w:rsidP="00016E22">
      <w:pPr>
        <w:spacing w:after="0" w:line="480" w:lineRule="auto"/>
        <w:ind w:left="426" w:hanging="426"/>
        <w:rPr>
          <w:rFonts w:ascii="Times New Roman" w:hAnsi="Times New Roman" w:cs="Times New Roman"/>
          <w:sz w:val="20"/>
          <w:szCs w:val="20"/>
          <w:lang w:val="en-US"/>
        </w:rPr>
      </w:pPr>
      <w:r w:rsidRPr="007E2354">
        <w:rPr>
          <w:rFonts w:ascii="Times New Roman" w:hAnsi="Times New Roman" w:cs="Times New Roman"/>
          <w:sz w:val="20"/>
          <w:szCs w:val="20"/>
          <w:lang w:val="en-US"/>
        </w:rPr>
        <w:t xml:space="preserve">Berk, R., Sherman, L., Barnes, G., Kurtz, E., &amp; Ahlman, L. (2009). Forecasting murder within a population of probationers and parolees: a high stakes application of statistical learning. </w:t>
      </w:r>
      <w:r w:rsidRPr="007E2354">
        <w:rPr>
          <w:rFonts w:ascii="Times New Roman" w:hAnsi="Times New Roman" w:cs="Times New Roman"/>
          <w:i/>
          <w:iCs/>
          <w:sz w:val="20"/>
          <w:szCs w:val="20"/>
          <w:lang w:val="en-US"/>
        </w:rPr>
        <w:t>Journal of the Royal Statistical Society Series A: Statistics in Society, 172</w:t>
      </w:r>
      <w:r w:rsidRPr="007E2354">
        <w:rPr>
          <w:rFonts w:ascii="Times New Roman" w:hAnsi="Times New Roman" w:cs="Times New Roman"/>
          <w:sz w:val="20"/>
          <w:szCs w:val="20"/>
          <w:lang w:val="en-US"/>
        </w:rPr>
        <w:t>(1), 191-211.</w:t>
      </w:r>
      <w:r>
        <w:rPr>
          <w:rFonts w:ascii="Times New Roman" w:hAnsi="Times New Roman" w:cs="Times New Roman"/>
          <w:sz w:val="20"/>
          <w:szCs w:val="20"/>
          <w:lang w:val="en-US"/>
        </w:rPr>
        <w:t xml:space="preserve"> </w:t>
      </w:r>
      <w:hyperlink r:id="rId23" w:history="1">
        <w:r w:rsidR="00354108" w:rsidRPr="00354108">
          <w:rPr>
            <w:rStyle w:val="Hipervnculo"/>
            <w:rFonts w:ascii="Times New Roman" w:hAnsi="Times New Roman" w:cs="Times New Roman"/>
            <w:sz w:val="20"/>
            <w:szCs w:val="20"/>
            <w:lang w:val="en-US"/>
          </w:rPr>
          <w:t>https://doi.org/10.1111/j.1467-985X.2008.00556.x</w:t>
        </w:r>
      </w:hyperlink>
    </w:p>
    <w:p w14:paraId="4B511BF4" w14:textId="05C28B59" w:rsidR="00221329" w:rsidRPr="00376E6E" w:rsidRDefault="0022132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Bush, K., Kivlahan, D. R., McDonell, M. B., Fihn, S. D., &amp; Bradley, K. A. (1998). The AUDIT alcohol consumption questions (AUDIT-C): An effective brief screening test for problem drinking. Ambulatory Care Quality Improvement Project (ACQUIP). Alcohol Use Disorders Identification Test. </w:t>
      </w:r>
      <w:r w:rsidRPr="00376E6E">
        <w:rPr>
          <w:rFonts w:ascii="Times New Roman" w:hAnsi="Times New Roman" w:cs="Times New Roman"/>
          <w:i/>
          <w:iCs/>
          <w:sz w:val="20"/>
          <w:szCs w:val="20"/>
          <w:lang w:val="en-US"/>
        </w:rPr>
        <w:t>Archives of Internal Medicine, 158</w:t>
      </w:r>
      <w:r w:rsidRPr="00376E6E">
        <w:rPr>
          <w:rFonts w:ascii="Times New Roman" w:hAnsi="Times New Roman" w:cs="Times New Roman"/>
          <w:sz w:val="20"/>
          <w:szCs w:val="20"/>
          <w:lang w:val="en-US"/>
        </w:rPr>
        <w:t xml:space="preserve">(16), 1789-1795. </w:t>
      </w:r>
      <w:hyperlink r:id="rId24" w:history="1">
        <w:r w:rsidRPr="00376E6E">
          <w:rPr>
            <w:rStyle w:val="Hipervnculo"/>
            <w:rFonts w:ascii="Times New Roman" w:hAnsi="Times New Roman" w:cs="Times New Roman"/>
            <w:sz w:val="20"/>
            <w:szCs w:val="20"/>
            <w:lang w:val="en-US"/>
          </w:rPr>
          <w:t>https://doi.org/10.1001/archinte.158.16.1789</w:t>
        </w:r>
      </w:hyperlink>
    </w:p>
    <w:p w14:paraId="1DC73B97" w14:textId="77777777" w:rsidR="0060583B" w:rsidRPr="00376E6E" w:rsidRDefault="0060583B" w:rsidP="00016E22">
      <w:pPr>
        <w:spacing w:after="0" w:line="480" w:lineRule="auto"/>
        <w:ind w:left="567" w:hanging="567"/>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Canty-Mitchell, J., &amp; Zimet, G. D. (2000). Psychometric properties of the Multidimensional Scale of Perceived Social Support in urban adolescents. </w:t>
      </w:r>
      <w:r w:rsidRPr="00376E6E">
        <w:rPr>
          <w:rFonts w:ascii="Times New Roman" w:hAnsi="Times New Roman" w:cs="Times New Roman"/>
          <w:i/>
          <w:iCs/>
          <w:color w:val="222222"/>
          <w:sz w:val="20"/>
          <w:szCs w:val="20"/>
          <w:shd w:val="clear" w:color="auto" w:fill="FFFFFF"/>
          <w:lang w:val="en-US"/>
        </w:rPr>
        <w:t>American Journal of Community Psychology, 28</w:t>
      </w:r>
      <w:r w:rsidRPr="00376E6E">
        <w:rPr>
          <w:rFonts w:ascii="Times New Roman" w:hAnsi="Times New Roman" w:cs="Times New Roman"/>
          <w:color w:val="222222"/>
          <w:sz w:val="20"/>
          <w:szCs w:val="20"/>
          <w:shd w:val="clear" w:color="auto" w:fill="FFFFFF"/>
          <w:lang w:val="en-US"/>
        </w:rPr>
        <w:t xml:space="preserve">(3), 391-400. </w:t>
      </w:r>
      <w:hyperlink r:id="rId25" w:history="1">
        <w:r w:rsidRPr="00376E6E">
          <w:rPr>
            <w:rStyle w:val="Hipervnculo"/>
            <w:rFonts w:ascii="Times New Roman" w:hAnsi="Times New Roman" w:cs="Times New Roman"/>
            <w:sz w:val="20"/>
            <w:szCs w:val="20"/>
            <w:shd w:val="clear" w:color="auto" w:fill="FFFFFF"/>
            <w:lang w:val="en-US"/>
          </w:rPr>
          <w:t>https://doi.org/10.1023/A:1005109522457</w:t>
        </w:r>
      </w:hyperlink>
    </w:p>
    <w:p w14:paraId="1FB0361B" w14:textId="58167769" w:rsidR="008A7754" w:rsidRPr="00376E6E" w:rsidRDefault="008A7754"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Casper, D. M., Card, N. A., &amp; Barlow, C. (2020). Relational aggression and victimization during adolescence: A meta-analytic review of unique associations with popularity, peer acceptance, rejection, and friendship characteristics. </w:t>
      </w:r>
      <w:r w:rsidRPr="00376E6E">
        <w:rPr>
          <w:rFonts w:ascii="Times New Roman" w:hAnsi="Times New Roman" w:cs="Times New Roman"/>
          <w:i/>
          <w:iCs/>
          <w:sz w:val="20"/>
          <w:szCs w:val="20"/>
          <w:lang w:val="en-US"/>
        </w:rPr>
        <w:t xml:space="preserve">Journal of </w:t>
      </w:r>
      <w:r w:rsidR="003A513B" w:rsidRPr="00376E6E">
        <w:rPr>
          <w:rFonts w:ascii="Times New Roman" w:hAnsi="Times New Roman" w:cs="Times New Roman"/>
          <w:i/>
          <w:iCs/>
          <w:sz w:val="20"/>
          <w:szCs w:val="20"/>
          <w:lang w:val="en-US"/>
        </w:rPr>
        <w:t>A</w:t>
      </w:r>
      <w:r w:rsidRPr="00376E6E">
        <w:rPr>
          <w:rFonts w:ascii="Times New Roman" w:hAnsi="Times New Roman" w:cs="Times New Roman"/>
          <w:i/>
          <w:iCs/>
          <w:sz w:val="20"/>
          <w:szCs w:val="20"/>
          <w:lang w:val="en-US"/>
        </w:rPr>
        <w:t>dolescence, 80</w:t>
      </w:r>
      <w:r w:rsidRPr="00376E6E">
        <w:rPr>
          <w:rFonts w:ascii="Times New Roman" w:hAnsi="Times New Roman" w:cs="Times New Roman"/>
          <w:sz w:val="20"/>
          <w:szCs w:val="20"/>
          <w:lang w:val="en-US"/>
        </w:rPr>
        <w:t>, 41-52.</w:t>
      </w:r>
      <w:r w:rsidR="006C4438" w:rsidRPr="00376E6E">
        <w:rPr>
          <w:rFonts w:ascii="Times New Roman" w:hAnsi="Times New Roman" w:cs="Times New Roman"/>
          <w:sz w:val="20"/>
          <w:szCs w:val="20"/>
          <w:lang w:val="en-US"/>
        </w:rPr>
        <w:t xml:space="preserve"> </w:t>
      </w:r>
      <w:hyperlink r:id="rId26" w:history="1">
        <w:r w:rsidR="006C4438" w:rsidRPr="00376E6E">
          <w:rPr>
            <w:rStyle w:val="Hipervnculo"/>
            <w:rFonts w:ascii="Times New Roman" w:hAnsi="Times New Roman" w:cs="Times New Roman"/>
            <w:sz w:val="20"/>
            <w:szCs w:val="20"/>
            <w:lang w:val="en-US"/>
          </w:rPr>
          <w:t>https://doi.org/10.1016/j.adolescence.2019.12.012</w:t>
        </w:r>
      </w:hyperlink>
    </w:p>
    <w:p w14:paraId="7FE58750" w14:textId="2DDF9BD4"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Chen, Z., Ma, W., Li, Y., Guo, W., Wang, S., Zhang, W., &amp; Chen, Y. (2023). Using machine learning to estimate the incidence rate of intimate partner violence. </w:t>
      </w:r>
      <w:r w:rsidRPr="00376E6E">
        <w:rPr>
          <w:rFonts w:ascii="Times New Roman" w:hAnsi="Times New Roman" w:cs="Times New Roman"/>
          <w:i/>
          <w:iCs/>
          <w:sz w:val="20"/>
          <w:szCs w:val="20"/>
          <w:lang w:val="en-US"/>
        </w:rPr>
        <w:t>Scientific Reports, 13</w:t>
      </w:r>
      <w:r w:rsidRPr="00376E6E">
        <w:rPr>
          <w:rFonts w:ascii="Times New Roman" w:hAnsi="Times New Roman" w:cs="Times New Roman"/>
          <w:sz w:val="20"/>
          <w:szCs w:val="20"/>
          <w:lang w:val="en-US"/>
        </w:rPr>
        <w:t xml:space="preserve">(1), 5533. </w:t>
      </w:r>
      <w:hyperlink r:id="rId27" w:history="1">
        <w:r w:rsidRPr="00376E6E">
          <w:rPr>
            <w:rStyle w:val="Hipervnculo"/>
            <w:rFonts w:ascii="Times New Roman" w:hAnsi="Times New Roman" w:cs="Times New Roman"/>
            <w:sz w:val="20"/>
            <w:szCs w:val="20"/>
            <w:lang w:val="en-US"/>
          </w:rPr>
          <w:t>https://doi.org/10.1038/s41598-023-31846-8</w:t>
        </w:r>
      </w:hyperlink>
    </w:p>
    <w:p w14:paraId="64264FC7" w14:textId="0BCAEF83" w:rsidR="00805A5E" w:rsidRPr="00376E6E" w:rsidRDefault="00805A5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Cohen, L. E., &amp; Felson, M. (1979). Social change and crime rate trends: A routine activity approach. </w:t>
      </w:r>
      <w:r w:rsidRPr="00376E6E">
        <w:rPr>
          <w:rFonts w:ascii="Times New Roman" w:hAnsi="Times New Roman" w:cs="Times New Roman"/>
          <w:i/>
          <w:iCs/>
          <w:sz w:val="20"/>
          <w:szCs w:val="20"/>
          <w:lang w:val="en-US"/>
        </w:rPr>
        <w:t>American Sociological Review, 44</w:t>
      </w:r>
      <w:r w:rsidRPr="00376E6E">
        <w:rPr>
          <w:rFonts w:ascii="Times New Roman" w:hAnsi="Times New Roman" w:cs="Times New Roman"/>
          <w:sz w:val="20"/>
          <w:szCs w:val="20"/>
          <w:lang w:val="en-US"/>
        </w:rPr>
        <w:t xml:space="preserve">, 588-608. </w:t>
      </w:r>
      <w:hyperlink r:id="rId28" w:history="1">
        <w:r w:rsidRPr="00376E6E">
          <w:rPr>
            <w:rStyle w:val="Hipervnculo"/>
            <w:rFonts w:ascii="Times New Roman" w:hAnsi="Times New Roman" w:cs="Times New Roman"/>
            <w:sz w:val="20"/>
            <w:szCs w:val="20"/>
            <w:lang w:val="en-US"/>
          </w:rPr>
          <w:t>https://doi.org/10.2307/2094589</w:t>
        </w:r>
      </w:hyperlink>
    </w:p>
    <w:p w14:paraId="4F9E1CE0" w14:textId="6995BF4F" w:rsidR="00A55DBE" w:rsidRPr="00376E6E" w:rsidRDefault="00A55DB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Cuevas, C. A., Finkelhor, D., Turner, H. A., &amp; Ormrod, R. K. (2007). Juvenile delinquency and victimization: A theoretical typology. </w:t>
      </w:r>
      <w:r w:rsidRPr="00376E6E">
        <w:rPr>
          <w:rFonts w:ascii="Times New Roman" w:hAnsi="Times New Roman" w:cs="Times New Roman"/>
          <w:i/>
          <w:iCs/>
          <w:sz w:val="20"/>
          <w:szCs w:val="20"/>
          <w:lang w:val="en-US"/>
        </w:rPr>
        <w:t xml:space="preserve">Journal of </w:t>
      </w:r>
      <w:r w:rsidR="006C4438" w:rsidRPr="00376E6E">
        <w:rPr>
          <w:rFonts w:ascii="Times New Roman" w:hAnsi="Times New Roman" w:cs="Times New Roman"/>
          <w:i/>
          <w:iCs/>
          <w:sz w:val="20"/>
          <w:szCs w:val="20"/>
          <w:lang w:val="en-US"/>
        </w:rPr>
        <w:t>Interpersonal Violen</w:t>
      </w:r>
      <w:r w:rsidRPr="00376E6E">
        <w:rPr>
          <w:rFonts w:ascii="Times New Roman" w:hAnsi="Times New Roman" w:cs="Times New Roman"/>
          <w:i/>
          <w:iCs/>
          <w:sz w:val="20"/>
          <w:szCs w:val="20"/>
          <w:lang w:val="en-US"/>
        </w:rPr>
        <w:t>ce, 22</w:t>
      </w:r>
      <w:r w:rsidRPr="00376E6E">
        <w:rPr>
          <w:rFonts w:ascii="Times New Roman" w:hAnsi="Times New Roman" w:cs="Times New Roman"/>
          <w:sz w:val="20"/>
          <w:szCs w:val="20"/>
          <w:lang w:val="en-US"/>
        </w:rPr>
        <w:t xml:space="preserve">(12), 1581-1602. </w:t>
      </w:r>
      <w:hyperlink r:id="rId29" w:history="1">
        <w:r w:rsidR="00806E1C" w:rsidRPr="00376E6E">
          <w:rPr>
            <w:rStyle w:val="Hipervnculo"/>
            <w:rFonts w:ascii="Times New Roman" w:hAnsi="Times New Roman" w:cs="Times New Roman"/>
            <w:sz w:val="20"/>
            <w:szCs w:val="20"/>
            <w:lang w:val="en-US"/>
          </w:rPr>
          <w:t>https://doi.org/10.1177/0886260507306498</w:t>
        </w:r>
      </w:hyperlink>
    </w:p>
    <w:p w14:paraId="6548F2E8" w14:textId="3BA45D3B" w:rsidR="00627E1E" w:rsidRPr="00376E6E" w:rsidRDefault="00627E1E"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Cullen F. T. (1994). Social support as an organizing concept for criminology: Presidential address to the academy of criminal justice sciences. </w:t>
      </w:r>
      <w:r w:rsidRPr="00376E6E">
        <w:rPr>
          <w:rFonts w:ascii="Times New Roman" w:hAnsi="Times New Roman" w:cs="Times New Roman"/>
          <w:i/>
          <w:iCs/>
          <w:sz w:val="20"/>
          <w:szCs w:val="20"/>
          <w:lang w:val="en-US"/>
        </w:rPr>
        <w:t>Justice Quarterly, 11</w:t>
      </w:r>
      <w:r w:rsidRPr="00376E6E">
        <w:rPr>
          <w:rFonts w:ascii="Times New Roman" w:hAnsi="Times New Roman" w:cs="Times New Roman"/>
          <w:sz w:val="20"/>
          <w:szCs w:val="20"/>
          <w:lang w:val="en-US"/>
        </w:rPr>
        <w:t>, 527-559.</w:t>
      </w:r>
      <w:r w:rsidR="00DE1F4B" w:rsidRPr="00376E6E">
        <w:rPr>
          <w:rFonts w:ascii="Times New Roman" w:hAnsi="Times New Roman" w:cs="Times New Roman"/>
          <w:sz w:val="20"/>
          <w:szCs w:val="20"/>
          <w:lang w:val="en-US"/>
        </w:rPr>
        <w:t xml:space="preserve"> </w:t>
      </w:r>
      <w:hyperlink r:id="rId30" w:history="1">
        <w:r w:rsidR="00DE1F4B" w:rsidRPr="00376E6E">
          <w:rPr>
            <w:rStyle w:val="Hipervnculo"/>
            <w:rFonts w:ascii="Times New Roman" w:hAnsi="Times New Roman" w:cs="Times New Roman"/>
            <w:sz w:val="20"/>
            <w:szCs w:val="20"/>
            <w:lang w:val="en-US"/>
          </w:rPr>
          <w:t>https://doi.org/10.1080/07418829400092421</w:t>
        </w:r>
      </w:hyperlink>
    </w:p>
    <w:p w14:paraId="5513F76A" w14:textId="680D8CAB" w:rsidR="005A1ED9" w:rsidRPr="00376E6E" w:rsidRDefault="005A1ED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DeCou, C. R., Lynch, S. M., Weber, S., Richner, D., Mozafari, A., Huggins, H., &amp; Perschon, B. (2023). On the association between trauma-related shame and symptoms of psychopathology: A meta-analysis. </w:t>
      </w:r>
      <w:r w:rsidRPr="00376E6E">
        <w:rPr>
          <w:rFonts w:ascii="Times New Roman" w:hAnsi="Times New Roman" w:cs="Times New Roman"/>
          <w:i/>
          <w:iCs/>
          <w:sz w:val="20"/>
          <w:szCs w:val="20"/>
          <w:lang w:val="en-US"/>
        </w:rPr>
        <w:t>Trauma, Violence, &amp; Abuse, 24</w:t>
      </w:r>
      <w:r w:rsidRPr="00376E6E">
        <w:rPr>
          <w:rFonts w:ascii="Times New Roman" w:hAnsi="Times New Roman" w:cs="Times New Roman"/>
          <w:sz w:val="20"/>
          <w:szCs w:val="20"/>
          <w:lang w:val="en-US"/>
        </w:rPr>
        <w:t xml:space="preserve">(3), 1193-1201. </w:t>
      </w:r>
      <w:hyperlink r:id="rId31" w:history="1">
        <w:r w:rsidRPr="00376E6E">
          <w:rPr>
            <w:rStyle w:val="Hipervnculo"/>
            <w:rFonts w:ascii="Times New Roman" w:hAnsi="Times New Roman" w:cs="Times New Roman"/>
            <w:sz w:val="20"/>
            <w:szCs w:val="20"/>
            <w:lang w:val="en-US"/>
          </w:rPr>
          <w:t>https://doi.org/10.1177/15248380211053617</w:t>
        </w:r>
      </w:hyperlink>
    </w:p>
    <w:p w14:paraId="593B9BAE" w14:textId="6B50B1B6" w:rsidR="00CA5025" w:rsidRPr="00376E6E" w:rsidRDefault="00CA502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Duke, A. A., Smith, K. M., Oberleitner, L., Westphal, A., &amp; McKee, S. A. (2018). Alcohol, drugs, and violence: A meta-meta-analysis. </w:t>
      </w:r>
      <w:r w:rsidRPr="00376E6E">
        <w:rPr>
          <w:rFonts w:ascii="Times New Roman" w:hAnsi="Times New Roman" w:cs="Times New Roman"/>
          <w:i/>
          <w:iCs/>
          <w:sz w:val="20"/>
          <w:szCs w:val="20"/>
          <w:lang w:val="en-US"/>
        </w:rPr>
        <w:t>Psychology of Violence, 8</w:t>
      </w:r>
      <w:r w:rsidRPr="00376E6E">
        <w:rPr>
          <w:rFonts w:ascii="Times New Roman" w:hAnsi="Times New Roman" w:cs="Times New Roman"/>
          <w:sz w:val="20"/>
          <w:szCs w:val="20"/>
          <w:lang w:val="en-US"/>
        </w:rPr>
        <w:t xml:space="preserve">(2), 238-249. </w:t>
      </w:r>
      <w:hyperlink r:id="rId32" w:history="1">
        <w:r w:rsidRPr="00376E6E">
          <w:rPr>
            <w:rStyle w:val="Hipervnculo"/>
            <w:rFonts w:ascii="Times New Roman" w:hAnsi="Times New Roman" w:cs="Times New Roman"/>
            <w:sz w:val="20"/>
            <w:szCs w:val="20"/>
            <w:lang w:val="en-US"/>
          </w:rPr>
          <w:t>https://doi.org/10.1037/vio0000106</w:t>
        </w:r>
      </w:hyperlink>
    </w:p>
    <w:p w14:paraId="61F47DEB" w14:textId="1DF94B02" w:rsidR="00BA5881" w:rsidRPr="00376E6E" w:rsidRDefault="00BA5881"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Enzmann, D., Marshall, I. H., Killias, M., Junger-Tas, J., Steketee, M., &amp; Gruszczynska, B. (2010). Self-reported youth delinquency in Europe and beyond: First results of the Second International Self-Report Delinquency Study in the context of police and victimization data. </w:t>
      </w:r>
      <w:r w:rsidRPr="00376E6E">
        <w:rPr>
          <w:rFonts w:ascii="Times New Roman" w:hAnsi="Times New Roman" w:cs="Times New Roman"/>
          <w:i/>
          <w:iCs/>
          <w:sz w:val="20"/>
          <w:szCs w:val="20"/>
          <w:lang w:val="en-US"/>
        </w:rPr>
        <w:t>European Journal of Criminology, 7</w:t>
      </w:r>
      <w:r w:rsidRPr="00376E6E">
        <w:rPr>
          <w:rFonts w:ascii="Times New Roman" w:hAnsi="Times New Roman" w:cs="Times New Roman"/>
          <w:sz w:val="20"/>
          <w:szCs w:val="20"/>
          <w:lang w:val="en-US"/>
        </w:rPr>
        <w:t xml:space="preserve">(2), 159-183. </w:t>
      </w:r>
      <w:hyperlink r:id="rId33" w:history="1">
        <w:r w:rsidRPr="00376E6E">
          <w:rPr>
            <w:rStyle w:val="Hipervnculo"/>
            <w:rFonts w:ascii="Times New Roman" w:hAnsi="Times New Roman" w:cs="Times New Roman"/>
            <w:sz w:val="20"/>
            <w:szCs w:val="20"/>
            <w:lang w:val="en-US"/>
          </w:rPr>
          <w:t>https://doi.org/10.1177/1477370809358018</w:t>
        </w:r>
      </w:hyperlink>
    </w:p>
    <w:p w14:paraId="5C0DE88F" w14:textId="63AAB746" w:rsidR="00FD5050" w:rsidRPr="00376E6E" w:rsidRDefault="00FD5050"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Erdmann, A., &amp; Reinecke, J. (2018). Youth </w:t>
      </w:r>
      <w:r w:rsidR="006C4438" w:rsidRPr="00376E6E">
        <w:rPr>
          <w:rFonts w:ascii="Times New Roman" w:hAnsi="Times New Roman" w:cs="Times New Roman"/>
          <w:color w:val="000000" w:themeColor="text1"/>
          <w:sz w:val="20"/>
          <w:szCs w:val="20"/>
          <w:shd w:val="clear" w:color="auto" w:fill="FFFFFF"/>
          <w:lang w:val="en-US"/>
        </w:rPr>
        <w:t>v</w:t>
      </w:r>
      <w:r w:rsidRPr="00376E6E">
        <w:rPr>
          <w:rFonts w:ascii="Times New Roman" w:hAnsi="Times New Roman" w:cs="Times New Roman"/>
          <w:color w:val="000000" w:themeColor="text1"/>
          <w:sz w:val="20"/>
          <w:szCs w:val="20"/>
          <w:shd w:val="clear" w:color="auto" w:fill="FFFFFF"/>
          <w:lang w:val="en-US"/>
        </w:rPr>
        <w:t xml:space="preserve">iolence in Germany: Examining the </w:t>
      </w:r>
      <w:r w:rsidR="006C4438" w:rsidRPr="00376E6E">
        <w:rPr>
          <w:rFonts w:ascii="Times New Roman" w:hAnsi="Times New Roman" w:cs="Times New Roman"/>
          <w:color w:val="000000" w:themeColor="text1"/>
          <w:sz w:val="20"/>
          <w:szCs w:val="20"/>
          <w:shd w:val="clear" w:color="auto" w:fill="FFFFFF"/>
          <w:lang w:val="en-US"/>
        </w:rPr>
        <w:t>victim–offender overlap during the transition from adolescence to early adulthood</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Criminal Justice Review</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43</w:t>
      </w:r>
      <w:r w:rsidRPr="00376E6E">
        <w:rPr>
          <w:rFonts w:ascii="Times New Roman" w:hAnsi="Times New Roman" w:cs="Times New Roman"/>
          <w:color w:val="000000" w:themeColor="text1"/>
          <w:sz w:val="20"/>
          <w:szCs w:val="20"/>
          <w:shd w:val="clear" w:color="auto" w:fill="FFFFFF"/>
          <w:lang w:val="en-US"/>
        </w:rPr>
        <w:t>(3), 325-344. </w:t>
      </w:r>
      <w:hyperlink r:id="rId34" w:history="1">
        <w:r w:rsidR="00806E1C" w:rsidRPr="00376E6E">
          <w:rPr>
            <w:rStyle w:val="Hipervnculo"/>
            <w:rFonts w:ascii="Times New Roman" w:hAnsi="Times New Roman" w:cs="Times New Roman"/>
            <w:sz w:val="20"/>
            <w:szCs w:val="20"/>
            <w:shd w:val="clear" w:color="auto" w:fill="FFFFFF"/>
            <w:lang w:val="en-US"/>
          </w:rPr>
          <w:t>https://doi.org/10.1177/0734016818761529</w:t>
        </w:r>
      </w:hyperlink>
    </w:p>
    <w:p w14:paraId="181902FB" w14:textId="33095267" w:rsidR="00902E3C" w:rsidRDefault="00902E3C"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902E3C">
        <w:rPr>
          <w:rFonts w:ascii="Times New Roman" w:hAnsi="Times New Roman" w:cs="Times New Roman"/>
          <w:color w:val="000000" w:themeColor="text1"/>
          <w:sz w:val="20"/>
          <w:szCs w:val="20"/>
          <w:shd w:val="clear" w:color="auto" w:fill="FFFFFF"/>
          <w:lang w:val="en-US"/>
        </w:rPr>
        <w:t xml:space="preserve">Fagan, A. A., &amp; Mazerolle, P. (2011). Repeat offending and repeat victimization: Assessing similarities and differences in psychosocial risk factors. </w:t>
      </w:r>
      <w:r w:rsidRPr="00B16D35">
        <w:rPr>
          <w:rFonts w:ascii="Times New Roman" w:hAnsi="Times New Roman" w:cs="Times New Roman"/>
          <w:i/>
          <w:iCs/>
          <w:color w:val="000000" w:themeColor="text1"/>
          <w:sz w:val="20"/>
          <w:szCs w:val="20"/>
          <w:shd w:val="clear" w:color="auto" w:fill="FFFFFF"/>
          <w:lang w:val="en-US"/>
        </w:rPr>
        <w:t>Crime &amp; Delinquency, 57</w:t>
      </w:r>
      <w:r w:rsidRPr="00902E3C">
        <w:rPr>
          <w:rFonts w:ascii="Times New Roman" w:hAnsi="Times New Roman" w:cs="Times New Roman"/>
          <w:color w:val="000000" w:themeColor="text1"/>
          <w:sz w:val="20"/>
          <w:szCs w:val="20"/>
          <w:shd w:val="clear" w:color="auto" w:fill="FFFFFF"/>
          <w:lang w:val="en-US"/>
        </w:rPr>
        <w:t xml:space="preserve">(5), 732–755. </w:t>
      </w:r>
      <w:hyperlink r:id="rId35" w:history="1">
        <w:r w:rsidRPr="00902E3C">
          <w:rPr>
            <w:rStyle w:val="Hipervnculo"/>
            <w:rFonts w:ascii="Times New Roman" w:hAnsi="Times New Roman" w:cs="Times New Roman"/>
            <w:sz w:val="20"/>
            <w:szCs w:val="20"/>
            <w:shd w:val="clear" w:color="auto" w:fill="FFFFFF"/>
            <w:lang w:val="en-US"/>
          </w:rPr>
          <w:t>https://doi.org/10.1177/0011128708321322</w:t>
        </w:r>
      </w:hyperlink>
    </w:p>
    <w:p w14:paraId="6F0E0D7A" w14:textId="70EC691D" w:rsidR="00FB38EC" w:rsidRDefault="00FB38EC"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FB38EC">
        <w:rPr>
          <w:rFonts w:ascii="Times New Roman" w:hAnsi="Times New Roman" w:cs="Times New Roman"/>
          <w:color w:val="000000" w:themeColor="text1"/>
          <w:sz w:val="20"/>
          <w:szCs w:val="20"/>
          <w:shd w:val="clear" w:color="auto" w:fill="FFFFFF"/>
          <w:lang w:val="en-US"/>
        </w:rPr>
        <w:t xml:space="preserve">Falla, D., Ortega-Ruiz, R., Runions, K. C., &amp; Romera, E. M. (2020). Why do victims become perpetrators of peer bullying? Moral disengagement in the cycle of violence. </w:t>
      </w:r>
      <w:r w:rsidRPr="00B16D35">
        <w:rPr>
          <w:rFonts w:ascii="Times New Roman" w:hAnsi="Times New Roman" w:cs="Times New Roman"/>
          <w:i/>
          <w:iCs/>
          <w:color w:val="000000" w:themeColor="text1"/>
          <w:sz w:val="20"/>
          <w:szCs w:val="20"/>
          <w:shd w:val="clear" w:color="auto" w:fill="FFFFFF"/>
          <w:lang w:val="en-US"/>
        </w:rPr>
        <w:t>Youth &amp; Society, 54</w:t>
      </w:r>
      <w:r w:rsidRPr="00FB38EC">
        <w:rPr>
          <w:rFonts w:ascii="Times New Roman" w:hAnsi="Times New Roman" w:cs="Times New Roman"/>
          <w:color w:val="000000" w:themeColor="text1"/>
          <w:sz w:val="20"/>
          <w:szCs w:val="20"/>
          <w:shd w:val="clear" w:color="auto" w:fill="FFFFFF"/>
          <w:lang w:val="en-US"/>
        </w:rPr>
        <w:t>(3), 397–418. https://doi.org/10.1177/0044118X20973702</w:t>
      </w:r>
    </w:p>
    <w:p w14:paraId="090E48C5" w14:textId="1F6B5040"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Farrington, D. P., Gaffney, H., &amp; Ttofi, M. M. (2017). Systematic reviews of explanatory risk factors for violence, offending, and delinquency. </w:t>
      </w:r>
      <w:r w:rsidRPr="00376E6E">
        <w:rPr>
          <w:rFonts w:ascii="Times New Roman" w:hAnsi="Times New Roman" w:cs="Times New Roman"/>
          <w:i/>
          <w:iCs/>
          <w:color w:val="000000" w:themeColor="text1"/>
          <w:sz w:val="20"/>
          <w:szCs w:val="20"/>
          <w:shd w:val="clear" w:color="auto" w:fill="FFFFFF"/>
          <w:lang w:val="en-US"/>
        </w:rPr>
        <w:t>Aggression and Violent Behavior, 33</w:t>
      </w:r>
      <w:r w:rsidRPr="00376E6E">
        <w:rPr>
          <w:rFonts w:ascii="Times New Roman" w:hAnsi="Times New Roman" w:cs="Times New Roman"/>
          <w:color w:val="000000" w:themeColor="text1"/>
          <w:sz w:val="20"/>
          <w:szCs w:val="20"/>
          <w:shd w:val="clear" w:color="auto" w:fill="FFFFFF"/>
          <w:lang w:val="en-US"/>
        </w:rPr>
        <w:t xml:space="preserve">, 24-36. </w:t>
      </w:r>
      <w:hyperlink r:id="rId36" w:history="1">
        <w:r w:rsidRPr="00376E6E">
          <w:rPr>
            <w:rStyle w:val="Hipervnculo"/>
            <w:rFonts w:ascii="Times New Roman" w:hAnsi="Times New Roman" w:cs="Times New Roman"/>
            <w:sz w:val="20"/>
            <w:szCs w:val="20"/>
            <w:shd w:val="clear" w:color="auto" w:fill="FFFFFF"/>
            <w:lang w:val="en-US"/>
          </w:rPr>
          <w:t>https://doi.org/10.1016/j.avb.2016.11.004</w:t>
        </w:r>
      </w:hyperlink>
    </w:p>
    <w:p w14:paraId="586A0B9D" w14:textId="77777777" w:rsidR="009A74A5" w:rsidRDefault="009A74A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9A74A5">
        <w:rPr>
          <w:rFonts w:ascii="Times New Roman" w:hAnsi="Times New Roman" w:cs="Times New Roman"/>
          <w:color w:val="000000" w:themeColor="text1"/>
          <w:sz w:val="20"/>
          <w:szCs w:val="20"/>
          <w:shd w:val="clear" w:color="auto" w:fill="FFFFFF"/>
          <w:lang w:val="en-US"/>
        </w:rPr>
        <w:t xml:space="preserve">Farrington, D. P., Loeber, R., Stallings, R., &amp; Homish, D. L. (2012). Early risk factors for young homicide offenders and victims. In M. DeLisi &amp; P. J. Conis (Eds.), </w:t>
      </w:r>
      <w:r w:rsidRPr="00B16D35">
        <w:rPr>
          <w:rFonts w:ascii="Times New Roman" w:hAnsi="Times New Roman" w:cs="Times New Roman"/>
          <w:i/>
          <w:iCs/>
          <w:color w:val="000000" w:themeColor="text1"/>
          <w:sz w:val="20"/>
          <w:szCs w:val="20"/>
          <w:shd w:val="clear" w:color="auto" w:fill="FFFFFF"/>
          <w:lang w:val="en-US"/>
        </w:rPr>
        <w:t>Violent offenders: Theory, research, policy, and practice</w:t>
      </w:r>
      <w:r w:rsidRPr="009A74A5">
        <w:rPr>
          <w:rFonts w:ascii="Times New Roman" w:hAnsi="Times New Roman" w:cs="Times New Roman"/>
          <w:color w:val="000000" w:themeColor="text1"/>
          <w:sz w:val="20"/>
          <w:szCs w:val="20"/>
          <w:shd w:val="clear" w:color="auto" w:fill="FFFFFF"/>
          <w:lang w:val="en-US"/>
        </w:rPr>
        <w:t xml:space="preserve"> (pp. 143–160). Jones &amp; Bartlett Learning.</w:t>
      </w:r>
      <w:r>
        <w:rPr>
          <w:rFonts w:ascii="Times New Roman" w:hAnsi="Times New Roman" w:cs="Times New Roman"/>
          <w:color w:val="000000" w:themeColor="text1"/>
          <w:sz w:val="20"/>
          <w:szCs w:val="20"/>
          <w:shd w:val="clear" w:color="auto" w:fill="FFFFFF"/>
          <w:lang w:val="en-US"/>
        </w:rPr>
        <w:t xml:space="preserve"> </w:t>
      </w:r>
    </w:p>
    <w:p w14:paraId="7144F363" w14:textId="5B7952CB" w:rsidR="00CA5025"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Felson, R. B., Savolainen, J., Aaltonen, M., &amp; Moustgaard, H. (2008). Is the association between alcohol use and delinquency causal or spurious? </w:t>
      </w:r>
      <w:r w:rsidRPr="00376E6E">
        <w:rPr>
          <w:rFonts w:ascii="Times New Roman" w:hAnsi="Times New Roman" w:cs="Times New Roman"/>
          <w:i/>
          <w:iCs/>
          <w:color w:val="000000" w:themeColor="text1"/>
          <w:sz w:val="20"/>
          <w:szCs w:val="20"/>
          <w:shd w:val="clear" w:color="auto" w:fill="FFFFFF"/>
          <w:lang w:val="en-US"/>
        </w:rPr>
        <w:t>Criminology 46</w:t>
      </w:r>
      <w:r w:rsidRPr="00376E6E">
        <w:rPr>
          <w:rFonts w:ascii="Times New Roman" w:hAnsi="Times New Roman" w:cs="Times New Roman"/>
          <w:color w:val="000000" w:themeColor="text1"/>
          <w:sz w:val="20"/>
          <w:szCs w:val="20"/>
          <w:shd w:val="clear" w:color="auto" w:fill="FFFFFF"/>
          <w:lang w:val="en-US"/>
        </w:rPr>
        <w:t xml:space="preserve">(3), 785-808. </w:t>
      </w:r>
      <w:hyperlink r:id="rId37" w:history="1">
        <w:r w:rsidRPr="00376E6E">
          <w:rPr>
            <w:rStyle w:val="Hipervnculo"/>
            <w:rFonts w:ascii="Times New Roman" w:hAnsi="Times New Roman" w:cs="Times New Roman"/>
            <w:sz w:val="20"/>
            <w:szCs w:val="20"/>
            <w:shd w:val="clear" w:color="auto" w:fill="FFFFFF"/>
            <w:lang w:val="en-US"/>
          </w:rPr>
          <w:t>https://doi.org/10.1111/j.1745-9125.2008.00120.x</w:t>
        </w:r>
      </w:hyperlink>
    </w:p>
    <w:p w14:paraId="0561F708" w14:textId="20A1FE70"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Ferguson, C. J., &amp; Hartley, R. D. (2022). Pornography and sexual aggression: Can meta-analysis find a link? </w:t>
      </w:r>
      <w:r w:rsidRPr="00376E6E">
        <w:rPr>
          <w:rFonts w:ascii="Times New Roman" w:hAnsi="Times New Roman" w:cs="Times New Roman"/>
          <w:i/>
          <w:iCs/>
          <w:color w:val="000000" w:themeColor="text1"/>
          <w:sz w:val="20"/>
          <w:szCs w:val="20"/>
          <w:shd w:val="clear" w:color="auto" w:fill="FFFFFF"/>
          <w:lang w:val="en-US"/>
        </w:rPr>
        <w:t>Trauma, Violence, &amp; Abuse, 23</w:t>
      </w:r>
      <w:r w:rsidRPr="00376E6E">
        <w:rPr>
          <w:rFonts w:ascii="Times New Roman" w:hAnsi="Times New Roman" w:cs="Times New Roman"/>
          <w:color w:val="000000" w:themeColor="text1"/>
          <w:sz w:val="20"/>
          <w:szCs w:val="20"/>
          <w:shd w:val="clear" w:color="auto" w:fill="FFFFFF"/>
          <w:lang w:val="en-US"/>
        </w:rPr>
        <w:t xml:space="preserve">(1), 278-287. </w:t>
      </w:r>
      <w:hyperlink r:id="rId38" w:history="1">
        <w:r w:rsidRPr="00376E6E">
          <w:rPr>
            <w:rStyle w:val="Hipervnculo"/>
            <w:rFonts w:ascii="Times New Roman" w:hAnsi="Times New Roman" w:cs="Times New Roman"/>
            <w:sz w:val="20"/>
            <w:szCs w:val="20"/>
            <w:shd w:val="clear" w:color="auto" w:fill="FFFFFF"/>
            <w:lang w:val="en-US"/>
          </w:rPr>
          <w:t>https://doi.org/10.1177/1524838020942754</w:t>
        </w:r>
      </w:hyperlink>
    </w:p>
    <w:p w14:paraId="0EFD90CB" w14:textId="33BDB0F3" w:rsidR="00404BFA" w:rsidRPr="00376E6E" w:rsidRDefault="00404BFA"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lastRenderedPageBreak/>
        <w:t xml:space="preserve">Finkelhor, D., Hamby, S. L., Ormrod, R., &amp; Turner, H. (2005). The Juvenile Victimization Questionnaire: Reliability, validity, and national norms. </w:t>
      </w:r>
      <w:r w:rsidRPr="00376E6E">
        <w:rPr>
          <w:rFonts w:ascii="Times New Roman" w:hAnsi="Times New Roman" w:cs="Times New Roman"/>
          <w:i/>
          <w:iCs/>
          <w:color w:val="000000" w:themeColor="text1"/>
          <w:sz w:val="20"/>
          <w:szCs w:val="20"/>
          <w:shd w:val="clear" w:color="auto" w:fill="FFFFFF"/>
          <w:lang w:val="en-US"/>
        </w:rPr>
        <w:t>Child Abuse &amp; Neglect, 29</w:t>
      </w:r>
      <w:r w:rsidRPr="00376E6E">
        <w:rPr>
          <w:rFonts w:ascii="Times New Roman" w:hAnsi="Times New Roman" w:cs="Times New Roman"/>
          <w:color w:val="000000" w:themeColor="text1"/>
          <w:sz w:val="20"/>
          <w:szCs w:val="20"/>
          <w:shd w:val="clear" w:color="auto" w:fill="FFFFFF"/>
          <w:lang w:val="en-US"/>
        </w:rPr>
        <w:t xml:space="preserve">, 383-412. </w:t>
      </w:r>
      <w:hyperlink r:id="rId39" w:history="1">
        <w:r w:rsidRPr="00376E6E">
          <w:rPr>
            <w:rStyle w:val="Hipervnculo"/>
            <w:rFonts w:ascii="Times New Roman" w:hAnsi="Times New Roman" w:cs="Times New Roman"/>
            <w:sz w:val="20"/>
            <w:szCs w:val="20"/>
            <w:shd w:val="clear" w:color="auto" w:fill="FFFFFF"/>
            <w:lang w:val="en-US"/>
          </w:rPr>
          <w:t>https://doi.org/10.1016/j.chiabu.2004.11.001</w:t>
        </w:r>
      </w:hyperlink>
    </w:p>
    <w:p w14:paraId="4D0F6450" w14:textId="285E7735"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Fitton, L., Yu, R., &amp; Fazel, S. (2020). Childhood maltreatment and violent outcomes: A systematic review and meta-analysis of prospective studies. </w:t>
      </w:r>
      <w:r w:rsidRPr="00376E6E">
        <w:rPr>
          <w:rFonts w:ascii="Times New Roman" w:hAnsi="Times New Roman" w:cs="Times New Roman"/>
          <w:i/>
          <w:iCs/>
          <w:color w:val="000000" w:themeColor="text1"/>
          <w:sz w:val="20"/>
          <w:szCs w:val="20"/>
          <w:shd w:val="clear" w:color="auto" w:fill="FFFFFF"/>
          <w:lang w:val="en-US"/>
        </w:rPr>
        <w:t>Trauma, Violence, &amp; Abuse, 21</w:t>
      </w:r>
      <w:r w:rsidRPr="00376E6E">
        <w:rPr>
          <w:rFonts w:ascii="Times New Roman" w:hAnsi="Times New Roman" w:cs="Times New Roman"/>
          <w:color w:val="000000" w:themeColor="text1"/>
          <w:sz w:val="20"/>
          <w:szCs w:val="20"/>
          <w:shd w:val="clear" w:color="auto" w:fill="FFFFFF"/>
          <w:lang w:val="en-US"/>
        </w:rPr>
        <w:t xml:space="preserve">(4), 754-768. </w:t>
      </w:r>
      <w:hyperlink r:id="rId40" w:history="1">
        <w:r w:rsidRPr="00376E6E">
          <w:rPr>
            <w:rStyle w:val="Hipervnculo"/>
            <w:rFonts w:ascii="Times New Roman" w:hAnsi="Times New Roman" w:cs="Times New Roman"/>
            <w:sz w:val="20"/>
            <w:szCs w:val="20"/>
            <w:shd w:val="clear" w:color="auto" w:fill="FFFFFF"/>
            <w:lang w:val="en-US"/>
          </w:rPr>
          <w:t>https://doi.org/10.1177/1524838018795269</w:t>
        </w:r>
      </w:hyperlink>
    </w:p>
    <w:p w14:paraId="5AA18B8D" w14:textId="004648F5"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Franchino-Olsen, H. (2021). Vulnerabilities relevant for commercial sexual exploitation of children/domestic minor sex trafficking: A systematic review of risk factors. </w:t>
      </w:r>
      <w:r w:rsidRPr="00376E6E">
        <w:rPr>
          <w:rFonts w:ascii="Times New Roman" w:hAnsi="Times New Roman" w:cs="Times New Roman"/>
          <w:i/>
          <w:iCs/>
          <w:color w:val="000000" w:themeColor="text1"/>
          <w:sz w:val="20"/>
          <w:szCs w:val="20"/>
          <w:shd w:val="clear" w:color="auto" w:fill="FFFFFF"/>
          <w:lang w:val="en-US"/>
        </w:rPr>
        <w:t>Trauma, Violence, &amp; Abuse, 22</w:t>
      </w:r>
      <w:r w:rsidRPr="00376E6E">
        <w:rPr>
          <w:rFonts w:ascii="Times New Roman" w:hAnsi="Times New Roman" w:cs="Times New Roman"/>
          <w:color w:val="000000" w:themeColor="text1"/>
          <w:sz w:val="20"/>
          <w:szCs w:val="20"/>
          <w:shd w:val="clear" w:color="auto" w:fill="FFFFFF"/>
          <w:lang w:val="en-US"/>
        </w:rPr>
        <w:t xml:space="preserve">(1), 99-111. </w:t>
      </w:r>
      <w:hyperlink r:id="rId41" w:history="1">
        <w:r w:rsidRPr="00376E6E">
          <w:rPr>
            <w:rStyle w:val="Hipervnculo"/>
            <w:rFonts w:ascii="Times New Roman" w:hAnsi="Times New Roman" w:cs="Times New Roman"/>
            <w:sz w:val="20"/>
            <w:szCs w:val="20"/>
            <w:shd w:val="clear" w:color="auto" w:fill="FFFFFF"/>
            <w:lang w:val="en-US"/>
          </w:rPr>
          <w:t>https://doi.org/10.1177/1524838018821956</w:t>
        </w:r>
      </w:hyperlink>
    </w:p>
    <w:p w14:paraId="7D71F3D3" w14:textId="1E0879DC" w:rsidR="006F3004" w:rsidRPr="00376E6E" w:rsidRDefault="006F3004"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Fredlund, C., Svensson, F., Svedin, C. G., Priebe, G., &amp; Wadsby, M. (2013). Adolescents' lifetime experience of selling sex: Development over five years. </w:t>
      </w:r>
      <w:r w:rsidRPr="00376E6E">
        <w:rPr>
          <w:rFonts w:ascii="Times New Roman" w:hAnsi="Times New Roman" w:cs="Times New Roman"/>
          <w:i/>
          <w:iCs/>
          <w:color w:val="000000" w:themeColor="text1"/>
          <w:sz w:val="20"/>
          <w:szCs w:val="20"/>
          <w:shd w:val="clear" w:color="auto" w:fill="FFFFFF"/>
          <w:lang w:val="en-US"/>
        </w:rPr>
        <w:t>Journal of Child Sexual Abuse, 22</w:t>
      </w:r>
      <w:r w:rsidRPr="00376E6E">
        <w:rPr>
          <w:rFonts w:ascii="Times New Roman" w:hAnsi="Times New Roman" w:cs="Times New Roman"/>
          <w:color w:val="000000" w:themeColor="text1"/>
          <w:sz w:val="20"/>
          <w:szCs w:val="20"/>
          <w:shd w:val="clear" w:color="auto" w:fill="FFFFFF"/>
          <w:lang w:val="en-US"/>
        </w:rPr>
        <w:t xml:space="preserve">(3), 312-325. </w:t>
      </w:r>
      <w:hyperlink r:id="rId42" w:history="1">
        <w:r w:rsidRPr="00376E6E">
          <w:rPr>
            <w:rStyle w:val="Hipervnculo"/>
            <w:rFonts w:ascii="Times New Roman" w:hAnsi="Times New Roman" w:cs="Times New Roman"/>
            <w:sz w:val="20"/>
            <w:szCs w:val="20"/>
            <w:shd w:val="clear" w:color="auto" w:fill="FFFFFF"/>
            <w:lang w:val="en-US"/>
          </w:rPr>
          <w:t>https://doi.org/10.1080/10538712.2013.743950</w:t>
        </w:r>
      </w:hyperlink>
    </w:p>
    <w:p w14:paraId="731E030C" w14:textId="77777777" w:rsidR="00BA5881"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Gatti, U., Haymoz, S., &amp; Schadee, H. M. (2011). Deviant youth groups in 30 countries: Results from the second international self-report delinquency study. </w:t>
      </w:r>
      <w:r w:rsidRPr="00376E6E">
        <w:rPr>
          <w:rFonts w:ascii="Times New Roman" w:hAnsi="Times New Roman" w:cs="Times New Roman"/>
          <w:i/>
          <w:iCs/>
          <w:color w:val="000000" w:themeColor="text1"/>
          <w:sz w:val="20"/>
          <w:szCs w:val="20"/>
          <w:shd w:val="clear" w:color="auto" w:fill="FFFFFF"/>
          <w:lang w:val="en-US"/>
        </w:rPr>
        <w:t>International Criminal Justice Review, 21</w:t>
      </w:r>
      <w:r w:rsidRPr="00376E6E">
        <w:rPr>
          <w:rFonts w:ascii="Times New Roman" w:hAnsi="Times New Roman" w:cs="Times New Roman"/>
          <w:color w:val="000000" w:themeColor="text1"/>
          <w:sz w:val="20"/>
          <w:szCs w:val="20"/>
          <w:shd w:val="clear" w:color="auto" w:fill="FFFFFF"/>
          <w:lang w:val="en-US"/>
        </w:rPr>
        <w:t xml:space="preserve">(3), 208-224. </w:t>
      </w:r>
      <w:hyperlink r:id="rId43" w:history="1">
        <w:r w:rsidRPr="00376E6E">
          <w:rPr>
            <w:rStyle w:val="Hipervnculo"/>
            <w:rFonts w:ascii="Times New Roman" w:hAnsi="Times New Roman" w:cs="Times New Roman"/>
            <w:sz w:val="20"/>
            <w:szCs w:val="20"/>
            <w:shd w:val="clear" w:color="auto" w:fill="FFFFFF"/>
            <w:lang w:val="en-US"/>
          </w:rPr>
          <w:t>https://doi.org/10.1177/1057567711418500</w:t>
        </w:r>
      </w:hyperlink>
    </w:p>
    <w:p w14:paraId="3E859820" w14:textId="6A956141" w:rsidR="005A1ED9" w:rsidRPr="00376E6E" w:rsidRDefault="005A1ED9"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Gini, G., Pozzoli, T., &amp; Hymel, S. (2014). Moral disengagement among children and youth: A meta‐analytic review of links to aggressive behavior. </w:t>
      </w:r>
      <w:r w:rsidRPr="00376E6E">
        <w:rPr>
          <w:rFonts w:ascii="Times New Roman" w:hAnsi="Times New Roman" w:cs="Times New Roman"/>
          <w:i/>
          <w:iCs/>
          <w:color w:val="000000" w:themeColor="text1"/>
          <w:sz w:val="20"/>
          <w:szCs w:val="20"/>
          <w:shd w:val="clear" w:color="auto" w:fill="FFFFFF"/>
          <w:lang w:val="en-US"/>
        </w:rPr>
        <w:t>Aggressive Behavior, 40</w:t>
      </w:r>
      <w:r w:rsidRPr="00376E6E">
        <w:rPr>
          <w:rFonts w:ascii="Times New Roman" w:hAnsi="Times New Roman" w:cs="Times New Roman"/>
          <w:color w:val="000000" w:themeColor="text1"/>
          <w:sz w:val="20"/>
          <w:szCs w:val="20"/>
          <w:shd w:val="clear" w:color="auto" w:fill="FFFFFF"/>
          <w:lang w:val="en-US"/>
        </w:rPr>
        <w:t xml:space="preserve">(1), 56-68. </w:t>
      </w:r>
      <w:hyperlink r:id="rId44" w:history="1">
        <w:r w:rsidRPr="00376E6E">
          <w:rPr>
            <w:rStyle w:val="Hipervnculo"/>
            <w:rFonts w:ascii="Times New Roman" w:hAnsi="Times New Roman" w:cs="Times New Roman"/>
            <w:sz w:val="20"/>
            <w:szCs w:val="20"/>
            <w:shd w:val="clear" w:color="auto" w:fill="FFFFFF"/>
            <w:lang w:val="en-US"/>
          </w:rPr>
          <w:t>https://doi.org/10.1002/ab.21502</w:t>
        </w:r>
      </w:hyperlink>
    </w:p>
    <w:p w14:paraId="0A7E8931" w14:textId="76710198" w:rsidR="0092514F" w:rsidRPr="00376E6E" w:rsidRDefault="0092514F"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sz w:val="20"/>
          <w:szCs w:val="20"/>
          <w:lang w:val="en-US"/>
        </w:rPr>
        <w:t>Gottfredson, M</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R., </w:t>
      </w:r>
      <w:r w:rsidR="00BA5881" w:rsidRPr="00376E6E">
        <w:rPr>
          <w:rFonts w:ascii="Times New Roman" w:hAnsi="Times New Roman" w:cs="Times New Roman"/>
          <w:sz w:val="20"/>
          <w:szCs w:val="20"/>
          <w:lang w:val="en-US"/>
        </w:rPr>
        <w:t xml:space="preserve">&amp; </w:t>
      </w:r>
      <w:r w:rsidRPr="00376E6E">
        <w:rPr>
          <w:rFonts w:ascii="Times New Roman" w:hAnsi="Times New Roman" w:cs="Times New Roman"/>
          <w:sz w:val="20"/>
          <w:szCs w:val="20"/>
          <w:lang w:val="en-US"/>
        </w:rPr>
        <w:t>Hirschi</w:t>
      </w:r>
      <w:r w:rsidR="00BA5881" w:rsidRPr="00376E6E">
        <w:rPr>
          <w:rFonts w:ascii="Times New Roman" w:hAnsi="Times New Roman" w:cs="Times New Roman"/>
          <w:sz w:val="20"/>
          <w:szCs w:val="20"/>
          <w:lang w:val="en-US"/>
        </w:rPr>
        <w:t>, T.</w:t>
      </w:r>
      <w:r w:rsidRPr="00376E6E">
        <w:rPr>
          <w:rFonts w:ascii="Times New Roman" w:hAnsi="Times New Roman" w:cs="Times New Roman"/>
          <w:sz w:val="20"/>
          <w:szCs w:val="20"/>
          <w:lang w:val="en-US"/>
        </w:rPr>
        <w:t xml:space="preserve"> </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1990</w:t>
      </w:r>
      <w:r w:rsidR="00BA5881"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 </w:t>
      </w:r>
      <w:r w:rsidRPr="00376E6E">
        <w:rPr>
          <w:rFonts w:ascii="Times New Roman" w:hAnsi="Times New Roman" w:cs="Times New Roman"/>
          <w:i/>
          <w:iCs/>
          <w:sz w:val="20"/>
          <w:szCs w:val="20"/>
          <w:lang w:val="en-US"/>
        </w:rPr>
        <w:t xml:space="preserve">A </w:t>
      </w:r>
      <w:r w:rsidR="00BA5881" w:rsidRPr="00376E6E">
        <w:rPr>
          <w:rFonts w:ascii="Times New Roman" w:hAnsi="Times New Roman" w:cs="Times New Roman"/>
          <w:i/>
          <w:iCs/>
          <w:sz w:val="20"/>
          <w:szCs w:val="20"/>
          <w:lang w:val="en-US"/>
        </w:rPr>
        <w:t>general theory of crime</w:t>
      </w:r>
      <w:r w:rsidRPr="00376E6E">
        <w:rPr>
          <w:rFonts w:ascii="Times New Roman" w:hAnsi="Times New Roman" w:cs="Times New Roman"/>
          <w:sz w:val="20"/>
          <w:szCs w:val="20"/>
          <w:lang w:val="en-US"/>
        </w:rPr>
        <w:t>. Stanford University Press.</w:t>
      </w:r>
    </w:p>
    <w:p w14:paraId="3571C5D2" w14:textId="7AB3C216"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Gunnoo, A., &amp; Powell, C. (2023). The association between pornography consumption and perceived realism in adolescents: A meta-analysis. </w:t>
      </w:r>
      <w:r w:rsidRPr="00376E6E">
        <w:rPr>
          <w:rFonts w:ascii="Times New Roman" w:hAnsi="Times New Roman" w:cs="Times New Roman"/>
          <w:i/>
          <w:iCs/>
          <w:color w:val="000000" w:themeColor="text1"/>
          <w:sz w:val="20"/>
          <w:szCs w:val="20"/>
          <w:shd w:val="clear" w:color="auto" w:fill="FFFFFF"/>
          <w:lang w:val="en-US"/>
        </w:rPr>
        <w:t>Sexuality &amp; Culture, 27</w:t>
      </w:r>
      <w:r w:rsidRPr="00376E6E">
        <w:rPr>
          <w:rFonts w:ascii="Times New Roman" w:hAnsi="Times New Roman" w:cs="Times New Roman"/>
          <w:color w:val="000000" w:themeColor="text1"/>
          <w:sz w:val="20"/>
          <w:szCs w:val="20"/>
          <w:shd w:val="clear" w:color="auto" w:fill="FFFFFF"/>
          <w:lang w:val="en-US"/>
        </w:rPr>
        <w:t xml:space="preserve">, 1880-1893. </w:t>
      </w:r>
      <w:hyperlink r:id="rId45" w:history="1">
        <w:r w:rsidRPr="00376E6E">
          <w:rPr>
            <w:rStyle w:val="Hipervnculo"/>
            <w:rFonts w:ascii="Times New Roman" w:hAnsi="Times New Roman" w:cs="Times New Roman"/>
            <w:sz w:val="20"/>
            <w:szCs w:val="20"/>
            <w:shd w:val="clear" w:color="auto" w:fill="FFFFFF"/>
            <w:lang w:val="en-US"/>
          </w:rPr>
          <w:t>https://doi.org/10.1007/s12119-023-10095-x</w:t>
        </w:r>
      </w:hyperlink>
    </w:p>
    <w:p w14:paraId="10E10A5E" w14:textId="189780C2" w:rsidR="00603185" w:rsidRPr="00376E6E" w:rsidRDefault="00603185"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sz w:val="20"/>
          <w:szCs w:val="20"/>
          <w:lang w:val="en-US"/>
        </w:rPr>
        <w:t xml:space="preserve">Haghish, E. F., Obaidi, M., Strømme, T., Bjørgo, T., &amp; Grønnerød, C. (2023). Mental health, well-being, and adolescent extremism: </w:t>
      </w:r>
      <w:r w:rsidR="000C699A" w:rsidRPr="00376E6E">
        <w:rPr>
          <w:rFonts w:ascii="Times New Roman" w:hAnsi="Times New Roman" w:cs="Times New Roman"/>
          <w:sz w:val="20"/>
          <w:szCs w:val="20"/>
          <w:lang w:val="en-US"/>
        </w:rPr>
        <w:t>A</w:t>
      </w:r>
      <w:r w:rsidRPr="00376E6E">
        <w:rPr>
          <w:rFonts w:ascii="Times New Roman" w:hAnsi="Times New Roman" w:cs="Times New Roman"/>
          <w:sz w:val="20"/>
          <w:szCs w:val="20"/>
          <w:lang w:val="en-US"/>
        </w:rPr>
        <w:t xml:space="preserve"> machine learning study on risk and protective factors. </w:t>
      </w:r>
      <w:r w:rsidRPr="00376E6E">
        <w:rPr>
          <w:rFonts w:ascii="Times New Roman" w:hAnsi="Times New Roman" w:cs="Times New Roman"/>
          <w:i/>
          <w:iCs/>
          <w:sz w:val="20"/>
          <w:szCs w:val="20"/>
          <w:lang w:val="en-US"/>
        </w:rPr>
        <w:t xml:space="preserve">Research on </w:t>
      </w:r>
      <w:r w:rsidR="000C699A" w:rsidRPr="00376E6E">
        <w:rPr>
          <w:rFonts w:ascii="Times New Roman" w:hAnsi="Times New Roman" w:cs="Times New Roman"/>
          <w:i/>
          <w:iCs/>
          <w:sz w:val="20"/>
          <w:szCs w:val="20"/>
          <w:lang w:val="en-US"/>
        </w:rPr>
        <w:t>Child and Adolescent Psychopathology</w:t>
      </w:r>
      <w:r w:rsidRPr="00376E6E">
        <w:rPr>
          <w:rFonts w:ascii="Times New Roman" w:hAnsi="Times New Roman" w:cs="Times New Roman"/>
          <w:i/>
          <w:iCs/>
          <w:sz w:val="20"/>
          <w:szCs w:val="20"/>
          <w:lang w:val="en-US"/>
        </w:rPr>
        <w:t>, 51</w:t>
      </w:r>
      <w:r w:rsidRPr="00376E6E">
        <w:rPr>
          <w:rFonts w:ascii="Times New Roman" w:hAnsi="Times New Roman" w:cs="Times New Roman"/>
          <w:sz w:val="20"/>
          <w:szCs w:val="20"/>
          <w:lang w:val="en-US"/>
        </w:rPr>
        <w:t xml:space="preserve">(11), 1699-1714. </w:t>
      </w:r>
      <w:hyperlink r:id="rId46" w:history="1">
        <w:r w:rsidR="000C699A" w:rsidRPr="00376E6E">
          <w:rPr>
            <w:rStyle w:val="Hipervnculo"/>
            <w:rFonts w:ascii="Times New Roman" w:hAnsi="Times New Roman" w:cs="Times New Roman"/>
            <w:sz w:val="20"/>
            <w:szCs w:val="20"/>
            <w:shd w:val="clear" w:color="auto" w:fill="FFFFFF"/>
            <w:lang w:val="en-US"/>
          </w:rPr>
          <w:t>https://doi.org/10.1007/s10802-023-01105-5</w:t>
        </w:r>
      </w:hyperlink>
    </w:p>
    <w:p w14:paraId="39A59558" w14:textId="5A63175D" w:rsidR="00702D88" w:rsidRPr="00376E6E" w:rsidRDefault="00702D88"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lastRenderedPageBreak/>
        <w:t xml:space="preserve">Heerde, J. A., &amp; Hemphill, S. A. (2019). Associations between individual-level characteristics and exposure to physically violent behavior among young people experiencing homelessness: A meta-analysis. </w:t>
      </w:r>
      <w:r w:rsidRPr="00376E6E">
        <w:rPr>
          <w:rFonts w:ascii="Times New Roman" w:hAnsi="Times New Roman" w:cs="Times New Roman"/>
          <w:i/>
          <w:iCs/>
          <w:color w:val="222222"/>
          <w:sz w:val="20"/>
          <w:szCs w:val="20"/>
          <w:shd w:val="clear" w:color="auto" w:fill="FFFFFF"/>
          <w:lang w:val="en-US"/>
        </w:rPr>
        <w:t>Aggression and Violent Behavior, 47</w:t>
      </w:r>
      <w:r w:rsidRPr="00376E6E">
        <w:rPr>
          <w:rFonts w:ascii="Times New Roman" w:hAnsi="Times New Roman" w:cs="Times New Roman"/>
          <w:color w:val="222222"/>
          <w:sz w:val="20"/>
          <w:szCs w:val="20"/>
          <w:shd w:val="clear" w:color="auto" w:fill="FFFFFF"/>
          <w:lang w:val="en-US"/>
        </w:rPr>
        <w:t xml:space="preserve">, 46-57. </w:t>
      </w:r>
      <w:hyperlink r:id="rId47" w:history="1">
        <w:r w:rsidRPr="00376E6E">
          <w:rPr>
            <w:rStyle w:val="Hipervnculo"/>
            <w:rFonts w:ascii="Times New Roman" w:hAnsi="Times New Roman" w:cs="Times New Roman"/>
            <w:sz w:val="20"/>
            <w:szCs w:val="20"/>
            <w:shd w:val="clear" w:color="auto" w:fill="FFFFFF"/>
            <w:lang w:val="en-US"/>
          </w:rPr>
          <w:t>https://doi.org/10.1016/j.avb.2019.03.002</w:t>
        </w:r>
      </w:hyperlink>
    </w:p>
    <w:p w14:paraId="000A6990" w14:textId="3CF685E5" w:rsidR="00BA5881" w:rsidRPr="00A606C8" w:rsidRDefault="00BA5881" w:rsidP="00016E22">
      <w:pPr>
        <w:spacing w:after="0" w:line="480" w:lineRule="auto"/>
        <w:ind w:left="426" w:hanging="426"/>
        <w:rPr>
          <w:rFonts w:ascii="Times New Roman" w:hAnsi="Times New Roman" w:cs="Times New Roman"/>
          <w:color w:val="222222"/>
          <w:sz w:val="20"/>
          <w:szCs w:val="20"/>
          <w:shd w:val="clear" w:color="auto" w:fill="FFFFFF"/>
          <w:lang w:val="en-US"/>
          <w:rPrChange w:id="878" w:author="Ignasi" w:date="2025-10-16T11:38:00Z">
            <w:rPr>
              <w:rFonts w:ascii="Times New Roman" w:hAnsi="Times New Roman" w:cs="Times New Roman"/>
              <w:color w:val="222222"/>
              <w:sz w:val="20"/>
              <w:szCs w:val="20"/>
              <w:shd w:val="clear" w:color="auto" w:fill="FFFFFF"/>
              <w:lang w:val="es-ES"/>
            </w:rPr>
          </w:rPrChange>
        </w:rPr>
      </w:pPr>
      <w:r w:rsidRPr="00376E6E">
        <w:rPr>
          <w:rFonts w:ascii="Times New Roman" w:hAnsi="Times New Roman" w:cs="Times New Roman"/>
          <w:color w:val="222222"/>
          <w:sz w:val="20"/>
          <w:szCs w:val="20"/>
          <w:shd w:val="clear" w:color="auto" w:fill="FFFFFF"/>
          <w:lang w:val="en-US"/>
        </w:rPr>
        <w:t xml:space="preserve">Hillis, S., Mercy, J., Amobi, A., &amp; Kress, H. (2016). Global prevalence of past-year violence against children: A systematic review and minimum estimates. </w:t>
      </w:r>
      <w:r w:rsidRPr="009F4535">
        <w:rPr>
          <w:rFonts w:ascii="Times New Roman" w:hAnsi="Times New Roman" w:cs="Times New Roman"/>
          <w:i/>
          <w:iCs/>
          <w:color w:val="222222"/>
          <w:sz w:val="20"/>
          <w:szCs w:val="20"/>
          <w:shd w:val="clear" w:color="auto" w:fill="FFFFFF"/>
          <w:lang w:val="es-ES"/>
        </w:rPr>
        <w:t>Pediatrics, 137</w:t>
      </w:r>
      <w:r w:rsidRPr="009F4535">
        <w:rPr>
          <w:rFonts w:ascii="Times New Roman" w:hAnsi="Times New Roman" w:cs="Times New Roman"/>
          <w:color w:val="222222"/>
          <w:sz w:val="20"/>
          <w:szCs w:val="20"/>
          <w:shd w:val="clear" w:color="auto" w:fill="FFFFFF"/>
          <w:lang w:val="es-ES"/>
        </w:rPr>
        <w:t xml:space="preserve">(3), e20154079. </w:t>
      </w:r>
      <w:r w:rsidR="0097288A">
        <w:fldChar w:fldCharType="begin"/>
      </w:r>
      <w:r w:rsidR="0097288A" w:rsidRPr="00F95903">
        <w:rPr>
          <w:lang w:val="es-ES"/>
          <w:rPrChange w:id="879" w:author="Oriol" w:date="2025-09-23T13:16:00Z">
            <w:rPr/>
          </w:rPrChange>
        </w:rPr>
        <w:instrText xml:space="preserve"> HYPERLINK "https://doi.org/10.1542/peds.2015-4079" </w:instrText>
      </w:r>
      <w:r w:rsidR="0097288A">
        <w:fldChar w:fldCharType="separate"/>
      </w:r>
      <w:r w:rsidRPr="00A606C8">
        <w:rPr>
          <w:rStyle w:val="Hipervnculo"/>
          <w:rFonts w:ascii="Times New Roman" w:hAnsi="Times New Roman" w:cs="Times New Roman"/>
          <w:sz w:val="20"/>
          <w:szCs w:val="20"/>
          <w:shd w:val="clear" w:color="auto" w:fill="FFFFFF"/>
          <w:lang w:val="en-US"/>
          <w:rPrChange w:id="880" w:author="Ignasi" w:date="2025-10-16T11:38:00Z">
            <w:rPr>
              <w:rStyle w:val="Hipervnculo"/>
              <w:rFonts w:ascii="Times New Roman" w:hAnsi="Times New Roman" w:cs="Times New Roman"/>
              <w:sz w:val="20"/>
              <w:szCs w:val="20"/>
              <w:shd w:val="clear" w:color="auto" w:fill="FFFFFF"/>
              <w:lang w:val="es-ES"/>
            </w:rPr>
          </w:rPrChange>
        </w:rPr>
        <w:t>https://doi.org/10.1542/peds.2015-4079</w:t>
      </w:r>
      <w:r w:rsidR="0097288A">
        <w:rPr>
          <w:rStyle w:val="Hipervnculo"/>
          <w:rFonts w:ascii="Times New Roman" w:hAnsi="Times New Roman" w:cs="Times New Roman"/>
          <w:sz w:val="20"/>
          <w:szCs w:val="20"/>
          <w:shd w:val="clear" w:color="auto" w:fill="FFFFFF"/>
          <w:lang w:val="es-ES"/>
        </w:rPr>
        <w:fldChar w:fldCharType="end"/>
      </w:r>
    </w:p>
    <w:p w14:paraId="01714929" w14:textId="0F3884B6" w:rsidR="00805A5E" w:rsidRPr="00376E6E" w:rsidRDefault="00805A5E"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A606C8">
        <w:rPr>
          <w:rFonts w:ascii="Times New Roman" w:hAnsi="Times New Roman" w:cs="Times New Roman"/>
          <w:color w:val="222222"/>
          <w:sz w:val="20"/>
          <w:szCs w:val="20"/>
          <w:shd w:val="clear" w:color="auto" w:fill="FFFFFF"/>
          <w:lang w:val="en-US"/>
          <w:rPrChange w:id="881" w:author="Ignasi" w:date="2025-10-16T11:38:00Z">
            <w:rPr>
              <w:rFonts w:ascii="Times New Roman" w:hAnsi="Times New Roman" w:cs="Times New Roman"/>
              <w:color w:val="222222"/>
              <w:sz w:val="20"/>
              <w:szCs w:val="20"/>
              <w:shd w:val="clear" w:color="auto" w:fill="FFFFFF"/>
              <w:lang w:val="es-ES"/>
            </w:rPr>
          </w:rPrChange>
        </w:rPr>
        <w:t xml:space="preserve">Hindelang, M. J., Gottfredson, M. R., &amp; Garofalo, J. (1978). </w:t>
      </w:r>
      <w:r w:rsidRPr="00376E6E">
        <w:rPr>
          <w:rFonts w:ascii="Times New Roman" w:hAnsi="Times New Roman" w:cs="Times New Roman"/>
          <w:i/>
          <w:iCs/>
          <w:color w:val="222222"/>
          <w:sz w:val="20"/>
          <w:szCs w:val="20"/>
          <w:shd w:val="clear" w:color="auto" w:fill="FFFFFF"/>
          <w:lang w:val="en-US"/>
        </w:rPr>
        <w:t>Victims of personal crime: An empirical foundation for a theory of personal victimization</w:t>
      </w:r>
      <w:r w:rsidRPr="00376E6E">
        <w:rPr>
          <w:rFonts w:ascii="Times New Roman" w:hAnsi="Times New Roman" w:cs="Times New Roman"/>
          <w:color w:val="222222"/>
          <w:sz w:val="20"/>
          <w:szCs w:val="20"/>
          <w:shd w:val="clear" w:color="auto" w:fill="FFFFFF"/>
          <w:lang w:val="en-US"/>
        </w:rPr>
        <w:t>. Ballinger.</w:t>
      </w:r>
    </w:p>
    <w:p w14:paraId="59C543F4" w14:textId="180976D4" w:rsidR="00702D88" w:rsidRPr="00376E6E" w:rsidRDefault="00702D88"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Jeanis, M. N., Fox, B. H., &amp; Muniz, C. N. (2019). Revitalizing profiles of runaways: A latent class analysis of delinquent runaway youth. </w:t>
      </w:r>
      <w:r w:rsidRPr="00376E6E">
        <w:rPr>
          <w:rFonts w:ascii="Times New Roman" w:hAnsi="Times New Roman" w:cs="Times New Roman"/>
          <w:i/>
          <w:iCs/>
          <w:color w:val="222222"/>
          <w:sz w:val="20"/>
          <w:szCs w:val="20"/>
          <w:shd w:val="clear" w:color="auto" w:fill="FFFFFF"/>
          <w:lang w:val="en-US"/>
        </w:rPr>
        <w:t>Child and Adolescent Social Work Journal, 36</w:t>
      </w:r>
      <w:r w:rsidRPr="00376E6E">
        <w:rPr>
          <w:rFonts w:ascii="Times New Roman" w:hAnsi="Times New Roman" w:cs="Times New Roman"/>
          <w:color w:val="222222"/>
          <w:sz w:val="20"/>
          <w:szCs w:val="20"/>
          <w:shd w:val="clear" w:color="auto" w:fill="FFFFFF"/>
          <w:lang w:val="en-US"/>
        </w:rPr>
        <w:t xml:space="preserve">, 171-187. </w:t>
      </w:r>
      <w:hyperlink r:id="rId48" w:history="1">
        <w:r w:rsidRPr="00376E6E">
          <w:rPr>
            <w:rStyle w:val="Hipervnculo"/>
            <w:rFonts w:ascii="Times New Roman" w:hAnsi="Times New Roman" w:cs="Times New Roman"/>
            <w:sz w:val="20"/>
            <w:szCs w:val="20"/>
            <w:shd w:val="clear" w:color="auto" w:fill="FFFFFF"/>
            <w:lang w:val="en-US"/>
          </w:rPr>
          <w:t>https://doi.org/10.1007/s10560-018-0561-5</w:t>
        </w:r>
      </w:hyperlink>
    </w:p>
    <w:p w14:paraId="193AC099" w14:textId="65F7B4B8" w:rsidR="00AF6A43" w:rsidRPr="009F4535" w:rsidRDefault="00AF6A43"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376E6E">
        <w:rPr>
          <w:rFonts w:ascii="Times New Roman" w:hAnsi="Times New Roman" w:cs="Times New Roman"/>
          <w:color w:val="222222"/>
          <w:sz w:val="20"/>
          <w:szCs w:val="20"/>
          <w:shd w:val="clear" w:color="auto" w:fill="FFFFFF"/>
          <w:lang w:val="en-US"/>
        </w:rPr>
        <w:t xml:space="preserve">Jennings, W. G., Higgins, G. E., Tewksbury, R., Gover, A. R., &amp; Piquero, A. R. (2010). A longitudinal assessment of the victim-offender overlap. </w:t>
      </w:r>
      <w:r w:rsidRPr="00376E6E">
        <w:rPr>
          <w:rFonts w:ascii="Times New Roman" w:hAnsi="Times New Roman" w:cs="Times New Roman"/>
          <w:i/>
          <w:iCs/>
          <w:color w:val="222222"/>
          <w:sz w:val="20"/>
          <w:szCs w:val="20"/>
          <w:shd w:val="clear" w:color="auto" w:fill="FFFFFF"/>
          <w:lang w:val="en-US"/>
        </w:rPr>
        <w:t>Journal of Interpersonal Violence, 25</w:t>
      </w:r>
      <w:r w:rsidRPr="00376E6E">
        <w:rPr>
          <w:rFonts w:ascii="Times New Roman" w:hAnsi="Times New Roman" w:cs="Times New Roman"/>
          <w:color w:val="222222"/>
          <w:sz w:val="20"/>
          <w:szCs w:val="20"/>
          <w:shd w:val="clear" w:color="auto" w:fill="FFFFFF"/>
          <w:lang w:val="en-US"/>
        </w:rPr>
        <w:t xml:space="preserve">(12), 2147-2174. </w:t>
      </w:r>
      <w:hyperlink r:id="rId49" w:history="1">
        <w:r w:rsidRPr="009F4535">
          <w:rPr>
            <w:rStyle w:val="Hipervnculo"/>
            <w:rFonts w:ascii="Times New Roman" w:hAnsi="Times New Roman" w:cs="Times New Roman"/>
            <w:sz w:val="20"/>
            <w:szCs w:val="20"/>
            <w:shd w:val="clear" w:color="auto" w:fill="FFFFFF"/>
            <w:lang w:val="es-ES"/>
          </w:rPr>
          <w:t>https://doi.org/10.1177/0886260509354888</w:t>
        </w:r>
      </w:hyperlink>
    </w:p>
    <w:p w14:paraId="2EB1D592" w14:textId="6A270D91" w:rsidR="002E2E7D" w:rsidRPr="00376E6E" w:rsidRDefault="002E2E7D"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9F4535">
        <w:rPr>
          <w:rFonts w:ascii="Times New Roman" w:hAnsi="Times New Roman" w:cs="Times New Roman"/>
          <w:color w:val="222222"/>
          <w:sz w:val="20"/>
          <w:szCs w:val="20"/>
          <w:shd w:val="clear" w:color="auto" w:fill="FFFFFF"/>
          <w:lang w:val="es-ES"/>
        </w:rPr>
        <w:t xml:space="preserve">Jennings, W. G., Piquero, A. R., &amp; Reingle, J. M. (2012). </w:t>
      </w:r>
      <w:r w:rsidRPr="00376E6E">
        <w:rPr>
          <w:rFonts w:ascii="Times New Roman" w:hAnsi="Times New Roman" w:cs="Times New Roman"/>
          <w:color w:val="222222"/>
          <w:sz w:val="20"/>
          <w:szCs w:val="20"/>
          <w:shd w:val="clear" w:color="auto" w:fill="FFFFFF"/>
          <w:lang w:val="en-US"/>
        </w:rPr>
        <w:t xml:space="preserve">On the overlap between victimization and offending: A review of the literature. </w:t>
      </w:r>
      <w:r w:rsidRPr="00376E6E">
        <w:rPr>
          <w:rFonts w:ascii="Times New Roman" w:hAnsi="Times New Roman" w:cs="Times New Roman"/>
          <w:i/>
          <w:iCs/>
          <w:color w:val="222222"/>
          <w:sz w:val="20"/>
          <w:szCs w:val="20"/>
          <w:shd w:val="clear" w:color="auto" w:fill="FFFFFF"/>
          <w:lang w:val="en-US"/>
        </w:rPr>
        <w:t>Aggression and Violent Behavior, 17</w:t>
      </w:r>
      <w:r w:rsidRPr="00376E6E">
        <w:rPr>
          <w:rFonts w:ascii="Times New Roman" w:hAnsi="Times New Roman" w:cs="Times New Roman"/>
          <w:color w:val="222222"/>
          <w:sz w:val="20"/>
          <w:szCs w:val="20"/>
          <w:shd w:val="clear" w:color="auto" w:fill="FFFFFF"/>
          <w:lang w:val="en-US"/>
        </w:rPr>
        <w:t xml:space="preserve">, 16-26. </w:t>
      </w:r>
      <w:hyperlink r:id="rId50" w:history="1">
        <w:r w:rsidRPr="00376E6E">
          <w:rPr>
            <w:rStyle w:val="Hipervnculo"/>
            <w:rFonts w:ascii="Times New Roman" w:hAnsi="Times New Roman" w:cs="Times New Roman"/>
            <w:sz w:val="20"/>
            <w:szCs w:val="20"/>
            <w:shd w:val="clear" w:color="auto" w:fill="FFFFFF"/>
            <w:lang w:val="en-US"/>
          </w:rPr>
          <w:t>https://doi.org/10.1016/j.avb.2011.09.003</w:t>
        </w:r>
      </w:hyperlink>
    </w:p>
    <w:p w14:paraId="45EED4DF" w14:textId="69F7A55D" w:rsidR="001C7D9F" w:rsidRPr="00376E6E" w:rsidRDefault="001C7D9F"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Kaufman, J. G., &amp; Widom, C. S. (1999). Childhood victimization, running away, and delinquency. </w:t>
      </w:r>
      <w:r w:rsidRPr="00376E6E">
        <w:rPr>
          <w:rFonts w:ascii="Times New Roman" w:hAnsi="Times New Roman" w:cs="Times New Roman"/>
          <w:i/>
          <w:iCs/>
          <w:color w:val="222222"/>
          <w:sz w:val="20"/>
          <w:szCs w:val="20"/>
          <w:shd w:val="clear" w:color="auto" w:fill="FFFFFF"/>
          <w:lang w:val="en-US"/>
        </w:rPr>
        <w:t>Journal of Research in Crime and Delinquency, 36</w:t>
      </w:r>
      <w:r w:rsidRPr="00376E6E">
        <w:rPr>
          <w:rFonts w:ascii="Times New Roman" w:hAnsi="Times New Roman" w:cs="Times New Roman"/>
          <w:color w:val="222222"/>
          <w:sz w:val="20"/>
          <w:szCs w:val="20"/>
          <w:shd w:val="clear" w:color="auto" w:fill="FFFFFF"/>
          <w:lang w:val="en-US"/>
        </w:rPr>
        <w:t xml:space="preserve">(4), 347-370. </w:t>
      </w:r>
      <w:hyperlink r:id="rId51" w:history="1">
        <w:r w:rsidRPr="00376E6E">
          <w:rPr>
            <w:rStyle w:val="Hipervnculo"/>
            <w:rFonts w:ascii="Times New Roman" w:hAnsi="Times New Roman" w:cs="Times New Roman"/>
            <w:sz w:val="20"/>
            <w:szCs w:val="20"/>
            <w:shd w:val="clear" w:color="auto" w:fill="FFFFFF"/>
            <w:lang w:val="en-US"/>
          </w:rPr>
          <w:t>https://doi.org/10.1177/0022427899036004001</w:t>
        </w:r>
      </w:hyperlink>
    </w:p>
    <w:p w14:paraId="24005609" w14:textId="074CCAC1" w:rsidR="003D3133" w:rsidRPr="00376E6E" w:rsidRDefault="003D3133"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376E6E">
        <w:rPr>
          <w:rFonts w:ascii="Times New Roman" w:hAnsi="Times New Roman" w:cs="Times New Roman"/>
          <w:color w:val="222222"/>
          <w:sz w:val="20"/>
          <w:szCs w:val="20"/>
          <w:shd w:val="clear" w:color="auto" w:fill="FFFFFF"/>
          <w:lang w:val="en-US"/>
        </w:rPr>
        <w:t xml:space="preserve">Kierkus, C. A., &amp; Hewitt, J. D. (2009). The contextual nature of the family structure/delinquency relationship. </w:t>
      </w:r>
      <w:r w:rsidRPr="00376E6E">
        <w:rPr>
          <w:rFonts w:ascii="Times New Roman" w:hAnsi="Times New Roman" w:cs="Times New Roman"/>
          <w:i/>
          <w:iCs/>
          <w:color w:val="222222"/>
          <w:sz w:val="20"/>
          <w:szCs w:val="20"/>
          <w:shd w:val="clear" w:color="auto" w:fill="FFFFFF"/>
          <w:lang w:val="en-US"/>
        </w:rPr>
        <w:t>Journal of Criminal Justice, 37</w:t>
      </w:r>
      <w:r w:rsidRPr="00376E6E">
        <w:rPr>
          <w:rFonts w:ascii="Times New Roman" w:hAnsi="Times New Roman" w:cs="Times New Roman"/>
          <w:color w:val="222222"/>
          <w:sz w:val="20"/>
          <w:szCs w:val="20"/>
          <w:shd w:val="clear" w:color="auto" w:fill="FFFFFF"/>
          <w:lang w:val="en-US"/>
        </w:rPr>
        <w:t>(2), 123-132.</w:t>
      </w:r>
      <w:r w:rsidR="00E07B98" w:rsidRPr="00376E6E">
        <w:rPr>
          <w:rFonts w:ascii="Times New Roman" w:hAnsi="Times New Roman" w:cs="Times New Roman"/>
          <w:color w:val="222222"/>
          <w:sz w:val="20"/>
          <w:szCs w:val="20"/>
          <w:shd w:val="clear" w:color="auto" w:fill="FFFFFF"/>
          <w:lang w:val="en-US"/>
        </w:rPr>
        <w:t xml:space="preserve"> </w:t>
      </w:r>
      <w:hyperlink r:id="rId52" w:history="1">
        <w:r w:rsidR="00E07B98" w:rsidRPr="00376E6E">
          <w:rPr>
            <w:rStyle w:val="Hipervnculo"/>
            <w:rFonts w:ascii="Times New Roman" w:hAnsi="Times New Roman" w:cs="Times New Roman"/>
            <w:sz w:val="20"/>
            <w:szCs w:val="20"/>
            <w:shd w:val="clear" w:color="auto" w:fill="FFFFFF"/>
            <w:lang w:val="en-US"/>
          </w:rPr>
          <w:t>https://doi.org/10.1016/j.jcrimjus.2009.02.008</w:t>
        </w:r>
      </w:hyperlink>
    </w:p>
    <w:p w14:paraId="04C82770" w14:textId="77777777" w:rsidR="0060583B" w:rsidRPr="000B128A" w:rsidRDefault="0060583B" w:rsidP="00016E22">
      <w:pPr>
        <w:spacing w:after="0" w:line="480" w:lineRule="auto"/>
        <w:ind w:left="567" w:hanging="567"/>
        <w:rPr>
          <w:rFonts w:ascii="Times New Roman" w:hAnsi="Times New Roman" w:cs="Times New Roman"/>
          <w:sz w:val="20"/>
          <w:szCs w:val="20"/>
          <w:rPrChange w:id="882" w:author="Ignasi" w:date="2026-03-30T16:24:00Z">
            <w:rPr>
              <w:rFonts w:ascii="Times New Roman" w:hAnsi="Times New Roman" w:cs="Times New Roman"/>
              <w:sz w:val="20"/>
              <w:szCs w:val="20"/>
              <w:lang w:val="es-ES"/>
            </w:rPr>
          </w:rPrChange>
        </w:rPr>
      </w:pPr>
      <w:r w:rsidRPr="008E0BFD">
        <w:rPr>
          <w:rFonts w:ascii="Times New Roman" w:hAnsi="Times New Roman" w:cs="Times New Roman"/>
          <w:sz w:val="20"/>
          <w:szCs w:val="20"/>
          <w:lang w:val="es-ES"/>
          <w:rPrChange w:id="883" w:author="Oriol" w:date="2025-09-23T13:29:00Z">
            <w:rPr>
              <w:rFonts w:ascii="Times New Roman" w:hAnsi="Times New Roman" w:cs="Times New Roman"/>
              <w:sz w:val="20"/>
              <w:szCs w:val="20"/>
              <w:lang w:val="en-US"/>
            </w:rPr>
          </w:rPrChange>
        </w:rPr>
        <w:t xml:space="preserve">Landeta, O., &amp; Calvete, E. (2002). </w:t>
      </w:r>
      <w:r w:rsidRPr="009F4535">
        <w:rPr>
          <w:rFonts w:ascii="Times New Roman" w:hAnsi="Times New Roman" w:cs="Times New Roman"/>
          <w:sz w:val="20"/>
          <w:szCs w:val="20"/>
          <w:lang w:val="es-ES"/>
        </w:rPr>
        <w:t xml:space="preserve">Adaptación y validación de la Escala Multidimensional de Apoyo Social Percibido [Adaptation and validation of the Multidimensional Scale of Perceived Social Support]. </w:t>
      </w:r>
      <w:r w:rsidRPr="009F4535">
        <w:rPr>
          <w:rFonts w:ascii="Times New Roman" w:hAnsi="Times New Roman" w:cs="Times New Roman"/>
          <w:i/>
          <w:iCs/>
          <w:sz w:val="20"/>
          <w:szCs w:val="20"/>
          <w:lang w:val="es-ES"/>
        </w:rPr>
        <w:t>Revista de Ansiedad y Estrés, 8</w:t>
      </w:r>
      <w:r w:rsidRPr="009F4535">
        <w:rPr>
          <w:rFonts w:ascii="Times New Roman" w:hAnsi="Times New Roman" w:cs="Times New Roman"/>
          <w:sz w:val="20"/>
          <w:szCs w:val="20"/>
          <w:lang w:val="es-ES"/>
        </w:rPr>
        <w:t xml:space="preserve"> (2-3), 173-182. </w:t>
      </w:r>
      <w:r w:rsidR="0097288A">
        <w:fldChar w:fldCharType="begin"/>
      </w:r>
      <w:r w:rsidR="0097288A" w:rsidRPr="00F95903">
        <w:rPr>
          <w:lang w:val="es-ES"/>
          <w:rPrChange w:id="884" w:author="Oriol" w:date="2025-09-23T13:16:00Z">
            <w:rPr/>
          </w:rPrChange>
        </w:rPr>
        <w:instrText xml:space="preserve"> HYPERLINK "https://www.ansiedadyestres.es/sites/default/files/rev/ucm/2002/anyes2002a13.pdf" </w:instrText>
      </w:r>
      <w:r w:rsidR="0097288A">
        <w:fldChar w:fldCharType="separate"/>
      </w:r>
      <w:r w:rsidRPr="000B128A">
        <w:rPr>
          <w:rStyle w:val="Hipervnculo"/>
          <w:rFonts w:ascii="Times New Roman" w:hAnsi="Times New Roman" w:cs="Times New Roman"/>
          <w:sz w:val="20"/>
          <w:szCs w:val="20"/>
          <w:rPrChange w:id="885" w:author="Ignasi" w:date="2026-03-30T16:24:00Z">
            <w:rPr>
              <w:rStyle w:val="Hipervnculo"/>
              <w:rFonts w:ascii="Times New Roman" w:hAnsi="Times New Roman" w:cs="Times New Roman"/>
              <w:sz w:val="20"/>
              <w:szCs w:val="20"/>
              <w:lang w:val="es-ES"/>
            </w:rPr>
          </w:rPrChange>
        </w:rPr>
        <w:t>https://www.ansiedadyestres.es/sites/default/files/rev/ucm/2002/anyes2002a13.pdf</w:t>
      </w:r>
      <w:r w:rsidR="0097288A">
        <w:rPr>
          <w:rStyle w:val="Hipervnculo"/>
          <w:rFonts w:ascii="Times New Roman" w:hAnsi="Times New Roman" w:cs="Times New Roman"/>
          <w:sz w:val="20"/>
          <w:szCs w:val="20"/>
          <w:lang w:val="es-ES"/>
        </w:rPr>
        <w:fldChar w:fldCharType="end"/>
      </w:r>
    </w:p>
    <w:p w14:paraId="575B60B3" w14:textId="3345F6B2" w:rsidR="00806E1C" w:rsidRPr="009F4535" w:rsidRDefault="00806E1C"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376E6E">
        <w:rPr>
          <w:rFonts w:ascii="Times New Roman" w:hAnsi="Times New Roman" w:cs="Times New Roman"/>
          <w:color w:val="222222"/>
          <w:sz w:val="20"/>
          <w:szCs w:val="20"/>
          <w:shd w:val="clear" w:color="auto" w:fill="FFFFFF"/>
          <w:lang w:val="en-US"/>
        </w:rPr>
        <w:lastRenderedPageBreak/>
        <w:t xml:space="preserve">Lauritsen, J. L., &amp; Laub, J. H. (2007). Understanding the link between victimization and offending: New reflections on an old idea. In M. Hough, &amp; M. Maxfield (Eds.) Crime Prevention Studies 22, (pp. 55-75). </w:t>
      </w:r>
      <w:r w:rsidRPr="009F4535">
        <w:rPr>
          <w:rFonts w:ascii="Times New Roman" w:hAnsi="Times New Roman" w:cs="Times New Roman"/>
          <w:color w:val="222222"/>
          <w:sz w:val="20"/>
          <w:szCs w:val="20"/>
          <w:shd w:val="clear" w:color="auto" w:fill="FFFFFF"/>
          <w:lang w:val="es-ES"/>
        </w:rPr>
        <w:t>Willow Tree Press.</w:t>
      </w:r>
    </w:p>
    <w:p w14:paraId="419BD2B6" w14:textId="06C86282" w:rsidR="006F3004" w:rsidRPr="00376E6E" w:rsidRDefault="006F3004" w:rsidP="00016E22">
      <w:pPr>
        <w:spacing w:after="0" w:line="480" w:lineRule="auto"/>
        <w:ind w:left="426" w:hanging="426"/>
        <w:rPr>
          <w:rFonts w:ascii="Times New Roman" w:hAnsi="Times New Roman" w:cs="Times New Roman"/>
          <w:color w:val="222222"/>
          <w:sz w:val="20"/>
          <w:szCs w:val="20"/>
          <w:shd w:val="clear" w:color="auto" w:fill="FFFFFF"/>
          <w:lang w:val="en-US"/>
        </w:rPr>
      </w:pPr>
      <w:r w:rsidRPr="009F4535">
        <w:rPr>
          <w:rFonts w:ascii="Times New Roman" w:hAnsi="Times New Roman" w:cs="Times New Roman"/>
          <w:color w:val="222222"/>
          <w:sz w:val="20"/>
          <w:szCs w:val="20"/>
          <w:shd w:val="clear" w:color="auto" w:fill="FFFFFF"/>
          <w:lang w:val="es-ES"/>
        </w:rPr>
        <w:t xml:space="preserve">Martínez-Loredo, V., Fernández-Hermida, J. R., Fernández-Artamendi, S., Carballo, J. L., &amp; García-Rodríguez, O. (2015). </w:t>
      </w:r>
      <w:r w:rsidRPr="00376E6E">
        <w:rPr>
          <w:rFonts w:ascii="Times New Roman" w:hAnsi="Times New Roman" w:cs="Times New Roman"/>
          <w:color w:val="222222"/>
          <w:sz w:val="20"/>
          <w:szCs w:val="20"/>
          <w:shd w:val="clear" w:color="auto" w:fill="FFFFFF"/>
          <w:lang w:val="en-US"/>
        </w:rPr>
        <w:t xml:space="preserve">Spanish adaptation and validation of the Barratt Impulsiveness Scale for early adolescents (BIS-11-A). </w:t>
      </w:r>
      <w:r w:rsidRPr="00376E6E">
        <w:rPr>
          <w:rFonts w:ascii="Times New Roman" w:hAnsi="Times New Roman" w:cs="Times New Roman"/>
          <w:i/>
          <w:iCs/>
          <w:color w:val="222222"/>
          <w:sz w:val="20"/>
          <w:szCs w:val="20"/>
          <w:shd w:val="clear" w:color="auto" w:fill="FFFFFF"/>
          <w:lang w:val="en-US"/>
        </w:rPr>
        <w:t>International Journal of Clinical and Health Psychology, 15</w:t>
      </w:r>
      <w:r w:rsidRPr="00376E6E">
        <w:rPr>
          <w:rFonts w:ascii="Times New Roman" w:hAnsi="Times New Roman" w:cs="Times New Roman"/>
          <w:color w:val="222222"/>
          <w:sz w:val="20"/>
          <w:szCs w:val="20"/>
          <w:shd w:val="clear" w:color="auto" w:fill="FFFFFF"/>
          <w:lang w:val="en-US"/>
        </w:rPr>
        <w:t xml:space="preserve">(3), 274-282. </w:t>
      </w:r>
      <w:hyperlink r:id="rId53" w:history="1">
        <w:r w:rsidRPr="00376E6E">
          <w:rPr>
            <w:rStyle w:val="Hipervnculo"/>
            <w:rFonts w:ascii="Times New Roman" w:hAnsi="Times New Roman" w:cs="Times New Roman"/>
            <w:sz w:val="20"/>
            <w:szCs w:val="20"/>
            <w:shd w:val="clear" w:color="auto" w:fill="FFFFFF"/>
            <w:lang w:val="en-US"/>
          </w:rPr>
          <w:t>https://doi.org/10.1016/j.ijchp.2015.07.002</w:t>
        </w:r>
      </w:hyperlink>
    </w:p>
    <w:p w14:paraId="7BB4EA5A" w14:textId="3069EB2A" w:rsidR="006F3004" w:rsidRPr="009F4535" w:rsidRDefault="006F3004" w:rsidP="00016E22">
      <w:pPr>
        <w:spacing w:after="0" w:line="480" w:lineRule="auto"/>
        <w:ind w:left="426" w:hanging="426"/>
        <w:rPr>
          <w:rFonts w:ascii="Times New Roman" w:hAnsi="Times New Roman" w:cs="Times New Roman"/>
          <w:color w:val="222222"/>
          <w:sz w:val="20"/>
          <w:szCs w:val="20"/>
          <w:shd w:val="clear" w:color="auto" w:fill="FFFFFF"/>
          <w:lang w:val="es-ES"/>
        </w:rPr>
      </w:pPr>
      <w:r w:rsidRPr="009F4535">
        <w:rPr>
          <w:rFonts w:ascii="Times New Roman" w:hAnsi="Times New Roman" w:cs="Times New Roman"/>
          <w:color w:val="222222"/>
          <w:sz w:val="20"/>
          <w:szCs w:val="20"/>
          <w:shd w:val="clear" w:color="auto" w:fill="FFFFFF"/>
          <w:lang w:val="es-ES"/>
        </w:rPr>
        <w:t xml:space="preserve">Montiel, I., &amp; Carbonell, E. (2012). </w:t>
      </w:r>
      <w:r w:rsidRPr="009F4535">
        <w:rPr>
          <w:rFonts w:ascii="Times New Roman" w:hAnsi="Times New Roman" w:cs="Times New Roman"/>
          <w:i/>
          <w:iCs/>
          <w:color w:val="222222"/>
          <w:sz w:val="20"/>
          <w:szCs w:val="20"/>
          <w:shd w:val="clear" w:color="auto" w:fill="FFFFFF"/>
          <w:lang w:val="es-ES"/>
        </w:rPr>
        <w:t>Cuestionario de victimización juvenil mediante internet y/o teléfono móvil [Juvenile Online Victimization Questionnaire, JOV-Q] Patent number 09/2011/1982</w:t>
      </w:r>
      <w:r w:rsidRPr="009F4535">
        <w:rPr>
          <w:rFonts w:ascii="Times New Roman" w:hAnsi="Times New Roman" w:cs="Times New Roman"/>
          <w:color w:val="222222"/>
          <w:sz w:val="20"/>
          <w:szCs w:val="20"/>
          <w:shd w:val="clear" w:color="auto" w:fill="FFFFFF"/>
          <w:lang w:val="es-ES"/>
        </w:rPr>
        <w:t>. Registro Propiedad Intelectual Comunidad Valenciana.</w:t>
      </w:r>
    </w:p>
    <w:p w14:paraId="00B62FE4" w14:textId="3D01AAA7" w:rsidR="00603185" w:rsidRPr="00376E6E" w:rsidRDefault="00603185"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Ni, Y., Barzman, D., Bachtel, A., Griffey, M., Osborn, A., &amp; Sorter, M. (2020). </w:t>
      </w:r>
      <w:r w:rsidRPr="00376E6E">
        <w:rPr>
          <w:rFonts w:ascii="Times New Roman" w:hAnsi="Times New Roman" w:cs="Times New Roman"/>
          <w:sz w:val="20"/>
          <w:szCs w:val="20"/>
          <w:lang w:val="en-US"/>
        </w:rPr>
        <w:t xml:space="preserve">Finding warning markers: </w:t>
      </w:r>
      <w:r w:rsidR="000C699A" w:rsidRPr="00376E6E">
        <w:rPr>
          <w:rFonts w:ascii="Times New Roman" w:hAnsi="Times New Roman" w:cs="Times New Roman"/>
          <w:sz w:val="20"/>
          <w:szCs w:val="20"/>
          <w:lang w:val="en-US"/>
        </w:rPr>
        <w:t>L</w:t>
      </w:r>
      <w:r w:rsidRPr="00376E6E">
        <w:rPr>
          <w:rFonts w:ascii="Times New Roman" w:hAnsi="Times New Roman" w:cs="Times New Roman"/>
          <w:sz w:val="20"/>
          <w:szCs w:val="20"/>
          <w:lang w:val="en-US"/>
        </w:rPr>
        <w:t xml:space="preserve">everaging natural language processing and machine learning technologies to detect risk of school violence. </w:t>
      </w:r>
      <w:r w:rsidRPr="00376E6E">
        <w:rPr>
          <w:rFonts w:ascii="Times New Roman" w:hAnsi="Times New Roman" w:cs="Times New Roman"/>
          <w:i/>
          <w:iCs/>
          <w:sz w:val="20"/>
          <w:szCs w:val="20"/>
          <w:lang w:val="en-US"/>
        </w:rPr>
        <w:t xml:space="preserve">International </w:t>
      </w:r>
      <w:r w:rsidR="000C699A" w:rsidRPr="00376E6E">
        <w:rPr>
          <w:rFonts w:ascii="Times New Roman" w:hAnsi="Times New Roman" w:cs="Times New Roman"/>
          <w:i/>
          <w:iCs/>
          <w:sz w:val="20"/>
          <w:szCs w:val="20"/>
          <w:lang w:val="en-US"/>
        </w:rPr>
        <w:t>Journal of Medical Informat</w:t>
      </w:r>
      <w:r w:rsidRPr="00376E6E">
        <w:rPr>
          <w:rFonts w:ascii="Times New Roman" w:hAnsi="Times New Roman" w:cs="Times New Roman"/>
          <w:i/>
          <w:iCs/>
          <w:sz w:val="20"/>
          <w:szCs w:val="20"/>
          <w:lang w:val="en-US"/>
        </w:rPr>
        <w:t>ics, 139</w:t>
      </w:r>
      <w:r w:rsidRPr="00376E6E">
        <w:rPr>
          <w:rFonts w:ascii="Times New Roman" w:hAnsi="Times New Roman" w:cs="Times New Roman"/>
          <w:sz w:val="20"/>
          <w:szCs w:val="20"/>
          <w:lang w:val="en-US"/>
        </w:rPr>
        <w:t>, 104137.</w:t>
      </w:r>
      <w:r w:rsidR="000C699A" w:rsidRPr="00376E6E">
        <w:rPr>
          <w:rFonts w:ascii="Times New Roman" w:hAnsi="Times New Roman" w:cs="Times New Roman"/>
          <w:sz w:val="20"/>
          <w:szCs w:val="20"/>
          <w:lang w:val="en-US"/>
        </w:rPr>
        <w:t xml:space="preserve"> </w:t>
      </w:r>
      <w:hyperlink r:id="rId54" w:history="1">
        <w:r w:rsidR="00806E1C" w:rsidRPr="00376E6E">
          <w:rPr>
            <w:rStyle w:val="Hipervnculo"/>
            <w:rFonts w:ascii="Times New Roman" w:hAnsi="Times New Roman" w:cs="Times New Roman"/>
            <w:sz w:val="20"/>
            <w:szCs w:val="20"/>
            <w:lang w:val="en-US"/>
          </w:rPr>
          <w:t>https://doi.org/10.1016/j.ijmedinf.2020.104137</w:t>
        </w:r>
      </w:hyperlink>
    </w:p>
    <w:p w14:paraId="4013ADD5" w14:textId="3E252A57" w:rsidR="00EA31F3" w:rsidRPr="00376E6E" w:rsidRDefault="00EA31F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Ousey, G. C., Wilcox, P., &amp; Fisher, B. S. (2011). Something old, something new: Revisiting competing hypotheses of the victimization-offending relationship among adolescents. </w:t>
      </w:r>
      <w:r w:rsidRPr="00376E6E">
        <w:rPr>
          <w:rFonts w:ascii="Times New Roman" w:hAnsi="Times New Roman" w:cs="Times New Roman"/>
          <w:i/>
          <w:iCs/>
          <w:sz w:val="20"/>
          <w:szCs w:val="20"/>
          <w:lang w:val="en-US"/>
        </w:rPr>
        <w:t>Journal of Quantitative Criminology, 27</w:t>
      </w:r>
      <w:r w:rsidRPr="00376E6E">
        <w:rPr>
          <w:rFonts w:ascii="Times New Roman" w:hAnsi="Times New Roman" w:cs="Times New Roman"/>
          <w:sz w:val="20"/>
          <w:szCs w:val="20"/>
          <w:lang w:val="en-US"/>
        </w:rPr>
        <w:t xml:space="preserve">(1), 53-84. </w:t>
      </w:r>
      <w:hyperlink r:id="rId55" w:history="1">
        <w:r w:rsidRPr="00376E6E">
          <w:rPr>
            <w:rStyle w:val="Hipervnculo"/>
            <w:rFonts w:ascii="Times New Roman" w:hAnsi="Times New Roman" w:cs="Times New Roman"/>
            <w:sz w:val="20"/>
            <w:szCs w:val="20"/>
            <w:lang w:val="en-US"/>
          </w:rPr>
          <w:t>https://doi.org/10.1007/s10940-010-9099-1</w:t>
        </w:r>
      </w:hyperlink>
    </w:p>
    <w:p w14:paraId="733E1484" w14:textId="443854A2" w:rsidR="008A7754" w:rsidRPr="009F4535" w:rsidRDefault="008A7754" w:rsidP="00016E22">
      <w:pPr>
        <w:spacing w:after="0" w:line="480" w:lineRule="auto"/>
        <w:ind w:left="426" w:hanging="426"/>
        <w:rPr>
          <w:rFonts w:ascii="Times New Roman" w:hAnsi="Times New Roman" w:cs="Times New Roman"/>
          <w:sz w:val="20"/>
          <w:szCs w:val="20"/>
          <w:lang w:val="es-ES"/>
        </w:rPr>
      </w:pPr>
      <w:r w:rsidRPr="00376E6E">
        <w:rPr>
          <w:rFonts w:ascii="Times New Roman" w:hAnsi="Times New Roman" w:cs="Times New Roman"/>
          <w:sz w:val="20"/>
          <w:szCs w:val="20"/>
          <w:lang w:val="en-US"/>
        </w:rPr>
        <w:t xml:space="preserve">Park, S., &amp; Kim, S. H. (2019). Who are the victims and who are the perpetrators in dating violence? Sharing the role of victim and perpetrator. </w:t>
      </w:r>
      <w:r w:rsidRPr="00376E6E">
        <w:rPr>
          <w:rFonts w:ascii="Times New Roman" w:hAnsi="Times New Roman" w:cs="Times New Roman"/>
          <w:i/>
          <w:iCs/>
          <w:sz w:val="20"/>
          <w:szCs w:val="20"/>
          <w:lang w:val="en-US"/>
        </w:rPr>
        <w:t xml:space="preserve">Trauma, </w:t>
      </w:r>
      <w:r w:rsidR="000C699A" w:rsidRPr="00376E6E">
        <w:rPr>
          <w:rFonts w:ascii="Times New Roman" w:hAnsi="Times New Roman" w:cs="Times New Roman"/>
          <w:i/>
          <w:iCs/>
          <w:sz w:val="20"/>
          <w:szCs w:val="20"/>
          <w:lang w:val="en-US"/>
        </w:rPr>
        <w:t>Violence, &amp; Abuse</w:t>
      </w:r>
      <w:r w:rsidRPr="00376E6E">
        <w:rPr>
          <w:rFonts w:ascii="Times New Roman" w:hAnsi="Times New Roman" w:cs="Times New Roman"/>
          <w:i/>
          <w:iCs/>
          <w:sz w:val="20"/>
          <w:szCs w:val="20"/>
          <w:lang w:val="en-US"/>
        </w:rPr>
        <w:t>, 20</w:t>
      </w:r>
      <w:r w:rsidRPr="00376E6E">
        <w:rPr>
          <w:rFonts w:ascii="Times New Roman" w:hAnsi="Times New Roman" w:cs="Times New Roman"/>
          <w:sz w:val="20"/>
          <w:szCs w:val="20"/>
          <w:lang w:val="en-US"/>
        </w:rPr>
        <w:t>(5), 732-741.</w:t>
      </w:r>
      <w:r w:rsidR="000C699A" w:rsidRPr="00376E6E">
        <w:rPr>
          <w:rFonts w:ascii="Times New Roman" w:hAnsi="Times New Roman" w:cs="Times New Roman"/>
          <w:sz w:val="20"/>
          <w:szCs w:val="20"/>
          <w:lang w:val="en-US"/>
        </w:rPr>
        <w:t xml:space="preserve"> </w:t>
      </w:r>
      <w:hyperlink r:id="rId56" w:history="1">
        <w:r w:rsidR="000C699A" w:rsidRPr="009F4535">
          <w:rPr>
            <w:rStyle w:val="Hipervnculo"/>
            <w:rFonts w:ascii="Times New Roman" w:hAnsi="Times New Roman" w:cs="Times New Roman"/>
            <w:sz w:val="20"/>
            <w:szCs w:val="20"/>
            <w:lang w:val="es-ES"/>
          </w:rPr>
          <w:t>https://doi.org/10.1177/1524838017730648</w:t>
        </w:r>
      </w:hyperlink>
    </w:p>
    <w:p w14:paraId="556AE655" w14:textId="38F09212" w:rsidR="006733CB" w:rsidRDefault="006733CB"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Peltonen, K., Ellonen, N., Pitkänen, J., Aaltonen, M., &amp; Martikainen, P. (2020). </w:t>
      </w:r>
      <w:r w:rsidRPr="006733CB">
        <w:rPr>
          <w:rFonts w:ascii="Times New Roman" w:hAnsi="Times New Roman" w:cs="Times New Roman"/>
          <w:sz w:val="20"/>
          <w:szCs w:val="20"/>
          <w:lang w:val="en-US"/>
        </w:rPr>
        <w:t xml:space="preserve">Trauma and violent offending among adolescents: a birth cohort study. </w:t>
      </w:r>
      <w:r w:rsidRPr="006733CB">
        <w:rPr>
          <w:rFonts w:ascii="Times New Roman" w:hAnsi="Times New Roman" w:cs="Times New Roman"/>
          <w:i/>
          <w:iCs/>
          <w:sz w:val="20"/>
          <w:szCs w:val="20"/>
          <w:lang w:val="en-US"/>
        </w:rPr>
        <w:t>Journal of Epidemiology &amp; Community Health, 74</w:t>
      </w:r>
      <w:r w:rsidRPr="006733CB">
        <w:rPr>
          <w:rFonts w:ascii="Times New Roman" w:hAnsi="Times New Roman" w:cs="Times New Roman"/>
          <w:sz w:val="20"/>
          <w:szCs w:val="20"/>
          <w:lang w:val="en-US"/>
        </w:rPr>
        <w:t>(10), 845-850.</w:t>
      </w:r>
      <w:r>
        <w:rPr>
          <w:rFonts w:ascii="Times New Roman" w:hAnsi="Times New Roman" w:cs="Times New Roman"/>
          <w:sz w:val="20"/>
          <w:szCs w:val="20"/>
          <w:lang w:val="en-US"/>
        </w:rPr>
        <w:t xml:space="preserve"> </w:t>
      </w:r>
      <w:hyperlink r:id="rId57" w:history="1">
        <w:r w:rsidRPr="00CB1ADF">
          <w:rPr>
            <w:rStyle w:val="Hipervnculo"/>
            <w:rFonts w:ascii="Times New Roman" w:hAnsi="Times New Roman" w:cs="Times New Roman"/>
            <w:sz w:val="20"/>
            <w:szCs w:val="20"/>
            <w:lang w:val="en-US"/>
          </w:rPr>
          <w:t>https://doi.org/10.1136/jech-2020-214188</w:t>
        </w:r>
      </w:hyperlink>
    </w:p>
    <w:p w14:paraId="3CCFDA71" w14:textId="6C951B0A" w:rsidR="00221329" w:rsidRPr="00376E6E" w:rsidRDefault="00221329" w:rsidP="00016E22">
      <w:pPr>
        <w:spacing w:after="0" w:line="480" w:lineRule="auto"/>
        <w:ind w:left="567" w:hanging="567"/>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Pereda, N. (Coord.) </w:t>
      </w:r>
      <w:r w:rsidRPr="009F4535">
        <w:rPr>
          <w:rFonts w:ascii="Times New Roman" w:hAnsi="Times New Roman" w:cs="Times New Roman"/>
          <w:sz w:val="20"/>
          <w:szCs w:val="20"/>
          <w:lang w:val="es-ES"/>
        </w:rPr>
        <w:t xml:space="preserve">(2020). </w:t>
      </w:r>
      <w:r w:rsidRPr="009F4535">
        <w:rPr>
          <w:rFonts w:ascii="Times New Roman" w:hAnsi="Times New Roman" w:cs="Times New Roman"/>
          <w:i/>
          <w:iCs/>
          <w:sz w:val="20"/>
          <w:szCs w:val="20"/>
          <w:lang w:val="es-ES"/>
        </w:rPr>
        <w:t>Informe de la Comisión de Expertos en relación con los casos de abuso y explotación sexual en el ámbito de las personas menores de edad con medida jurídica de protección de Mallorca</w:t>
      </w:r>
      <w:r w:rsidRPr="009F4535">
        <w:rPr>
          <w:rFonts w:ascii="Times New Roman" w:hAnsi="Times New Roman" w:cs="Times New Roman"/>
          <w:sz w:val="20"/>
          <w:szCs w:val="20"/>
          <w:lang w:val="es-ES"/>
        </w:rPr>
        <w:t xml:space="preserve">. </w:t>
      </w:r>
      <w:r w:rsidRPr="00376E6E">
        <w:rPr>
          <w:rFonts w:ascii="Times New Roman" w:hAnsi="Times New Roman" w:cs="Times New Roman"/>
          <w:sz w:val="20"/>
          <w:szCs w:val="20"/>
          <w:lang w:val="en-US"/>
        </w:rPr>
        <w:t xml:space="preserve">Institut Mallorquí d’Afers Socials. Retrieved from </w:t>
      </w:r>
      <w:hyperlink r:id="rId58" w:history="1">
        <w:r w:rsidRPr="00376E6E">
          <w:rPr>
            <w:rStyle w:val="Hipervnculo"/>
            <w:rFonts w:ascii="Times New Roman" w:hAnsi="Times New Roman" w:cs="Times New Roman"/>
            <w:sz w:val="20"/>
            <w:szCs w:val="20"/>
            <w:lang w:val="en-US"/>
          </w:rPr>
          <w:t>https://www.ub.edu/grevia/informe/Informe-comision-expertos-Mallorca-2020.pdf</w:t>
        </w:r>
      </w:hyperlink>
    </w:p>
    <w:p w14:paraId="3E5893BA" w14:textId="45893C01" w:rsidR="005A1ED9" w:rsidRPr="00376E6E" w:rsidRDefault="005A1ED9" w:rsidP="00016E22">
      <w:pPr>
        <w:spacing w:after="0" w:line="480" w:lineRule="auto"/>
        <w:ind w:left="567" w:hanging="567"/>
        <w:rPr>
          <w:rFonts w:ascii="Times New Roman" w:hAnsi="Times New Roman" w:cs="Times New Roman"/>
          <w:sz w:val="20"/>
          <w:szCs w:val="20"/>
          <w:lang w:val="en-GB"/>
        </w:rPr>
      </w:pPr>
      <w:r w:rsidRPr="009F4535">
        <w:rPr>
          <w:rFonts w:ascii="Times New Roman" w:hAnsi="Times New Roman" w:cs="Times New Roman"/>
          <w:sz w:val="20"/>
          <w:szCs w:val="20"/>
          <w:lang w:val="es-ES"/>
        </w:rPr>
        <w:lastRenderedPageBreak/>
        <w:t xml:space="preserve">Pereda, N., Gallardo-Pujol, D., &amp; Guilera, G. (2018). </w:t>
      </w:r>
      <w:r w:rsidRPr="00376E6E">
        <w:rPr>
          <w:rFonts w:ascii="Times New Roman" w:hAnsi="Times New Roman" w:cs="Times New Roman"/>
          <w:sz w:val="20"/>
          <w:szCs w:val="20"/>
          <w:lang w:val="en-US"/>
        </w:rPr>
        <w:t xml:space="preserve">Good practices in the assessment of victimization: The Spanish adaptation of the Juvenile Victimization Questionnaire. </w:t>
      </w:r>
      <w:r w:rsidRPr="00376E6E">
        <w:rPr>
          <w:rFonts w:ascii="Times New Roman" w:hAnsi="Times New Roman" w:cs="Times New Roman"/>
          <w:i/>
          <w:iCs/>
          <w:sz w:val="20"/>
          <w:szCs w:val="20"/>
          <w:lang w:val="en-US"/>
        </w:rPr>
        <w:t>Psychology of Violence, 8</w:t>
      </w:r>
      <w:r w:rsidRPr="00376E6E">
        <w:rPr>
          <w:rFonts w:ascii="Times New Roman" w:hAnsi="Times New Roman" w:cs="Times New Roman"/>
          <w:sz w:val="20"/>
          <w:szCs w:val="20"/>
          <w:lang w:val="en-US"/>
        </w:rPr>
        <w:t>(1), 76</w:t>
      </w:r>
      <w:r w:rsidRPr="00376E6E">
        <w:rPr>
          <w:rFonts w:ascii="Times New Roman" w:hAnsi="Times New Roman" w:cs="Times New Roman"/>
          <w:sz w:val="20"/>
          <w:szCs w:val="20"/>
          <w:lang w:val="en-GB"/>
        </w:rPr>
        <w:t xml:space="preserve">-86. </w:t>
      </w:r>
      <w:hyperlink r:id="rId59" w:history="1">
        <w:r w:rsidRPr="00376E6E">
          <w:rPr>
            <w:rStyle w:val="Hipervnculo"/>
            <w:rFonts w:ascii="Times New Roman" w:hAnsi="Times New Roman" w:cs="Times New Roman"/>
            <w:sz w:val="20"/>
            <w:szCs w:val="20"/>
            <w:lang w:val="en-GB"/>
          </w:rPr>
          <w:t>https://doi.org/10.1037/vio0000075</w:t>
        </w:r>
      </w:hyperlink>
    </w:p>
    <w:p w14:paraId="369F3C9D" w14:textId="3332A25C" w:rsidR="00AF6A43" w:rsidRDefault="008A7754" w:rsidP="00016E22">
      <w:pPr>
        <w:spacing w:after="0" w:line="480" w:lineRule="auto"/>
        <w:ind w:left="426" w:hanging="426"/>
        <w:rPr>
          <w:ins w:id="886" w:author="Oriol" w:date="2025-10-28T09:27:00Z"/>
          <w:rStyle w:val="Hipervnculo"/>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Pires, A. R., &amp; Almeida, T. C. (2024). Risk factors of poly-victimization and the impact on delinquency in youth: A systematic review. </w:t>
      </w:r>
      <w:r w:rsidRPr="00376E6E">
        <w:rPr>
          <w:rFonts w:ascii="Times New Roman" w:hAnsi="Times New Roman" w:cs="Times New Roman"/>
          <w:i/>
          <w:iCs/>
          <w:sz w:val="20"/>
          <w:szCs w:val="20"/>
          <w:lang w:val="en-US"/>
        </w:rPr>
        <w:t>Crime &amp; Delinquency, 70</w:t>
      </w:r>
      <w:r w:rsidRPr="00376E6E">
        <w:rPr>
          <w:rFonts w:ascii="Times New Roman" w:hAnsi="Times New Roman" w:cs="Times New Roman"/>
          <w:sz w:val="20"/>
          <w:szCs w:val="20"/>
          <w:lang w:val="en-US"/>
        </w:rPr>
        <w:t>(9), 2469-2487.</w:t>
      </w:r>
      <w:r w:rsidR="000C699A" w:rsidRPr="00376E6E">
        <w:rPr>
          <w:rFonts w:ascii="Times New Roman" w:hAnsi="Times New Roman" w:cs="Times New Roman"/>
          <w:sz w:val="20"/>
          <w:szCs w:val="20"/>
          <w:lang w:val="en-US"/>
        </w:rPr>
        <w:t xml:space="preserve"> </w:t>
      </w:r>
      <w:hyperlink r:id="rId60" w:history="1">
        <w:r w:rsidR="000C699A" w:rsidRPr="00376E6E">
          <w:rPr>
            <w:rStyle w:val="Hipervnculo"/>
            <w:rFonts w:ascii="Times New Roman" w:hAnsi="Times New Roman" w:cs="Times New Roman"/>
            <w:sz w:val="20"/>
            <w:szCs w:val="20"/>
            <w:lang w:val="en-US"/>
          </w:rPr>
          <w:t>https://doi.org/10.1177/00111287221148656</w:t>
        </w:r>
      </w:hyperlink>
    </w:p>
    <w:p w14:paraId="388B820F" w14:textId="29745BFB" w:rsidR="0070375B" w:rsidDel="00191D39" w:rsidRDefault="0070375B" w:rsidP="00016E22">
      <w:pPr>
        <w:spacing w:after="0" w:line="480" w:lineRule="auto"/>
        <w:ind w:left="426" w:hanging="426"/>
        <w:rPr>
          <w:del w:id="887" w:author="Oriol" w:date="2025-10-28T09:28:00Z"/>
          <w:rFonts w:ascii="Arial" w:hAnsi="Arial" w:cs="Arial"/>
          <w:color w:val="222222"/>
          <w:shd w:val="clear" w:color="auto" w:fill="FFFFFF"/>
        </w:rPr>
      </w:pPr>
      <w:ins w:id="888" w:author="Oriol" w:date="2025-10-28T09:28:00Z">
        <w:r w:rsidRPr="000B128A">
          <w:rPr>
            <w:rFonts w:ascii="Arial" w:hAnsi="Arial" w:cs="Arial"/>
            <w:color w:val="222222"/>
            <w:shd w:val="clear" w:color="auto" w:fill="FFFFFF"/>
            <w:lang w:val="en-US"/>
            <w:rPrChange w:id="889" w:author="Ignasi" w:date="2026-03-30T16:35:00Z">
              <w:rPr>
                <w:rFonts w:ascii="Arial" w:hAnsi="Arial" w:cs="Arial"/>
                <w:color w:val="222222"/>
                <w:shd w:val="clear" w:color="auto" w:fill="FFFFFF"/>
                <w:lang w:val="es-ES"/>
              </w:rPr>
            </w:rPrChange>
          </w:rPr>
          <w:t xml:space="preserve">Poslavskaya, Ekaterina, and Alexey Korolev. </w:t>
        </w:r>
        <w:r>
          <w:rPr>
            <w:rFonts w:ascii="Arial" w:hAnsi="Arial" w:cs="Arial"/>
            <w:color w:val="222222"/>
            <w:shd w:val="clear" w:color="auto" w:fill="FFFFFF"/>
          </w:rPr>
          <w:t>"Encoding categorical data: Is there yet anything'hotter'than one-hot encoding?." </w:t>
        </w:r>
        <w:r>
          <w:rPr>
            <w:rFonts w:ascii="Arial" w:hAnsi="Arial" w:cs="Arial"/>
            <w:i/>
            <w:iCs/>
            <w:color w:val="222222"/>
            <w:shd w:val="clear" w:color="auto" w:fill="FFFFFF"/>
          </w:rPr>
          <w:t>arXiv preprint arXiv:2312.16930</w:t>
        </w:r>
        <w:r>
          <w:rPr>
            <w:rFonts w:ascii="Arial" w:hAnsi="Arial" w:cs="Arial"/>
            <w:color w:val="222222"/>
            <w:shd w:val="clear" w:color="auto" w:fill="FFFFFF"/>
          </w:rPr>
          <w:t> (2023).</w:t>
        </w:r>
      </w:ins>
    </w:p>
    <w:p w14:paraId="58742E08" w14:textId="77777777" w:rsidR="00191D39" w:rsidRPr="00376E6E" w:rsidRDefault="00191D39" w:rsidP="00016E22">
      <w:pPr>
        <w:spacing w:after="0" w:line="480" w:lineRule="auto"/>
        <w:ind w:left="426" w:hanging="426"/>
        <w:rPr>
          <w:ins w:id="890" w:author="Marina Bartolome" w:date="2025-11-05T11:36:00Z"/>
          <w:rFonts w:ascii="Times New Roman" w:hAnsi="Times New Roman" w:cs="Times New Roman"/>
          <w:sz w:val="20"/>
          <w:szCs w:val="20"/>
          <w:lang w:val="en-US"/>
        </w:rPr>
      </w:pPr>
    </w:p>
    <w:p w14:paraId="2FD04510" w14:textId="771F52FE" w:rsidR="00CA5025" w:rsidRPr="00376E6E" w:rsidRDefault="00CA502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Popovici, I., Homer, J. F., Fang, H., &amp; French, M. T. (2012). Alcohol use and crime: Findings from a longitudinal sample of US adolescents and young adults. </w:t>
      </w:r>
      <w:r w:rsidRPr="00376E6E">
        <w:rPr>
          <w:rFonts w:ascii="Times New Roman" w:hAnsi="Times New Roman" w:cs="Times New Roman"/>
          <w:i/>
          <w:iCs/>
          <w:sz w:val="20"/>
          <w:szCs w:val="20"/>
          <w:lang w:val="en-US"/>
        </w:rPr>
        <w:t>Alcoholism: Clinical and Experimental Research, 36</w:t>
      </w:r>
      <w:r w:rsidRPr="00376E6E">
        <w:rPr>
          <w:rFonts w:ascii="Times New Roman" w:hAnsi="Times New Roman" w:cs="Times New Roman"/>
          <w:sz w:val="20"/>
          <w:szCs w:val="20"/>
          <w:lang w:val="en-US"/>
        </w:rPr>
        <w:t xml:space="preserve">(3), 532–543. </w:t>
      </w:r>
      <w:hyperlink r:id="rId61" w:history="1">
        <w:r w:rsidRPr="00376E6E">
          <w:rPr>
            <w:rStyle w:val="Hipervnculo"/>
            <w:rFonts w:ascii="Times New Roman" w:hAnsi="Times New Roman" w:cs="Times New Roman"/>
            <w:sz w:val="20"/>
            <w:szCs w:val="20"/>
            <w:lang w:val="en-US"/>
          </w:rPr>
          <w:t>https://doi.org/10.1111/j.1530-0277.2011.01641.x</w:t>
        </w:r>
      </w:hyperlink>
    </w:p>
    <w:p w14:paraId="15E5339F" w14:textId="2EA7A536" w:rsidR="00AF6A43" w:rsidRPr="00376E6E" w:rsidRDefault="00AF6A4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Pratt, T. C., &amp; Cullen, F. T. (2000). The empirical status of Gottfredson and Hirschi's general theory of crime: A meta‐analysis. </w:t>
      </w:r>
      <w:r w:rsidRPr="00376E6E">
        <w:rPr>
          <w:rFonts w:ascii="Times New Roman" w:hAnsi="Times New Roman" w:cs="Times New Roman"/>
          <w:i/>
          <w:iCs/>
          <w:sz w:val="20"/>
          <w:szCs w:val="20"/>
          <w:lang w:val="en-US"/>
        </w:rPr>
        <w:t>Criminology, 38</w:t>
      </w:r>
      <w:r w:rsidRPr="00376E6E">
        <w:rPr>
          <w:rFonts w:ascii="Times New Roman" w:hAnsi="Times New Roman" w:cs="Times New Roman"/>
          <w:sz w:val="20"/>
          <w:szCs w:val="20"/>
          <w:lang w:val="en-US"/>
        </w:rPr>
        <w:t xml:space="preserve">(3), 931-964. </w:t>
      </w:r>
      <w:hyperlink r:id="rId62" w:history="1">
        <w:r w:rsidRPr="00376E6E">
          <w:rPr>
            <w:rStyle w:val="Hipervnculo"/>
            <w:rFonts w:ascii="Times New Roman" w:hAnsi="Times New Roman" w:cs="Times New Roman"/>
            <w:sz w:val="20"/>
            <w:szCs w:val="20"/>
            <w:lang w:val="en-US"/>
          </w:rPr>
          <w:t>https://doi.org/10.1111/j.1745-9125.2000.tb00911.x</w:t>
        </w:r>
      </w:hyperlink>
    </w:p>
    <w:p w14:paraId="626077A1" w14:textId="45A2819A" w:rsidR="00AF6A43" w:rsidRPr="00376E6E" w:rsidRDefault="00AF6A4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Pratt, T. C., Turanovic, J. J., Fox, K. A., &amp; Wright, K. A. (2014). Self‐control and victimization: A meta‐analysis. </w:t>
      </w:r>
      <w:r w:rsidRPr="00376E6E">
        <w:rPr>
          <w:rFonts w:ascii="Times New Roman" w:hAnsi="Times New Roman" w:cs="Times New Roman"/>
          <w:i/>
          <w:iCs/>
          <w:sz w:val="20"/>
          <w:szCs w:val="20"/>
          <w:lang w:val="en-US"/>
        </w:rPr>
        <w:t>Criminology, 52</w:t>
      </w:r>
      <w:r w:rsidRPr="00376E6E">
        <w:rPr>
          <w:rFonts w:ascii="Times New Roman" w:hAnsi="Times New Roman" w:cs="Times New Roman"/>
          <w:sz w:val="20"/>
          <w:szCs w:val="20"/>
          <w:lang w:val="en-US"/>
        </w:rPr>
        <w:t xml:space="preserve">(1), 87-116. </w:t>
      </w:r>
      <w:hyperlink r:id="rId63" w:history="1">
        <w:r w:rsidRPr="00376E6E">
          <w:rPr>
            <w:rStyle w:val="Hipervnculo"/>
            <w:rFonts w:ascii="Times New Roman" w:hAnsi="Times New Roman" w:cs="Times New Roman"/>
            <w:sz w:val="20"/>
            <w:szCs w:val="20"/>
            <w:lang w:val="en-US"/>
          </w:rPr>
          <w:t>https://doi.org/10.1111/1745-9125.12030</w:t>
        </w:r>
      </w:hyperlink>
    </w:p>
    <w:p w14:paraId="11E3ECB6" w14:textId="5A54E3B7" w:rsidR="00E049E3" w:rsidRPr="00376E6E" w:rsidRDefault="00E049E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Pusch, N., &amp; Holtfreter, K. (2021). Sex-based differences in criminal victimization of adolescents: A meta-analysis. </w:t>
      </w:r>
      <w:r w:rsidRPr="00376E6E">
        <w:rPr>
          <w:rFonts w:ascii="Times New Roman" w:hAnsi="Times New Roman" w:cs="Times New Roman"/>
          <w:i/>
          <w:iCs/>
          <w:sz w:val="20"/>
          <w:szCs w:val="20"/>
          <w:lang w:val="en-US"/>
        </w:rPr>
        <w:t>Journal of Youth and Adolescence, 50</w:t>
      </w:r>
      <w:r w:rsidRPr="00376E6E">
        <w:rPr>
          <w:rFonts w:ascii="Times New Roman" w:hAnsi="Times New Roman" w:cs="Times New Roman"/>
          <w:sz w:val="20"/>
          <w:szCs w:val="20"/>
          <w:lang w:val="en-US"/>
        </w:rPr>
        <w:t xml:space="preserve">, 4-28. </w:t>
      </w:r>
      <w:hyperlink r:id="rId64" w:history="1">
        <w:r w:rsidRPr="00376E6E">
          <w:rPr>
            <w:rStyle w:val="Hipervnculo"/>
            <w:rFonts w:ascii="Times New Roman" w:hAnsi="Times New Roman" w:cs="Times New Roman"/>
            <w:sz w:val="20"/>
            <w:szCs w:val="20"/>
            <w:lang w:val="en-US"/>
          </w:rPr>
          <w:t>https://doi.org/10.1007/s10964-020-01321-y</w:t>
        </w:r>
      </w:hyperlink>
    </w:p>
    <w:p w14:paraId="7CD4A2A7" w14:textId="71F106BE" w:rsidR="006909B6" w:rsidRPr="00376E6E" w:rsidRDefault="006909B6"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Rosenbusch, H., Soldner, F., Evans, A. M., &amp; Zeelenberg, M. (2021). Supervised machine learning methods in psychology: A practical introduction with annotated R code. </w:t>
      </w:r>
      <w:r w:rsidRPr="00376E6E">
        <w:rPr>
          <w:rFonts w:ascii="Times New Roman" w:hAnsi="Times New Roman" w:cs="Times New Roman"/>
          <w:i/>
          <w:iCs/>
          <w:sz w:val="20"/>
          <w:szCs w:val="20"/>
          <w:lang w:val="en-US"/>
        </w:rPr>
        <w:t>Social and Personality Psychology Compass, 15</w:t>
      </w:r>
      <w:r w:rsidRPr="00376E6E">
        <w:rPr>
          <w:rFonts w:ascii="Times New Roman" w:hAnsi="Times New Roman" w:cs="Times New Roman"/>
          <w:sz w:val="20"/>
          <w:szCs w:val="20"/>
          <w:lang w:val="en-US"/>
        </w:rPr>
        <w:t xml:space="preserve">(2), e12579. </w:t>
      </w:r>
      <w:hyperlink r:id="rId65" w:history="1">
        <w:r w:rsidR="00F11350" w:rsidRPr="00376E6E">
          <w:rPr>
            <w:rStyle w:val="Hipervnculo"/>
            <w:rFonts w:ascii="Times New Roman" w:hAnsi="Times New Roman" w:cs="Times New Roman"/>
            <w:sz w:val="20"/>
            <w:szCs w:val="20"/>
            <w:lang w:val="en-US"/>
          </w:rPr>
          <w:t>https://doi.org/10.1111/spc3.12579</w:t>
        </w:r>
      </w:hyperlink>
    </w:p>
    <w:p w14:paraId="437D6238" w14:textId="5230C0C2" w:rsidR="00702D88"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Rothman, E. F., &amp; Adhia, A. (2016). Adolescent pornography use and dating violence among a sample of primarily Black and Hispanic, urban-residing, underage youth. </w:t>
      </w:r>
      <w:r w:rsidRPr="00376E6E">
        <w:rPr>
          <w:rFonts w:ascii="Times New Roman" w:hAnsi="Times New Roman" w:cs="Times New Roman"/>
          <w:i/>
          <w:iCs/>
          <w:sz w:val="20"/>
          <w:szCs w:val="20"/>
          <w:lang w:val="en-US"/>
        </w:rPr>
        <w:t>Behavioral Sciences, 6</w:t>
      </w:r>
      <w:r w:rsidRPr="00376E6E">
        <w:rPr>
          <w:rFonts w:ascii="Times New Roman" w:hAnsi="Times New Roman" w:cs="Times New Roman"/>
          <w:sz w:val="20"/>
          <w:szCs w:val="20"/>
          <w:lang w:val="en-US"/>
        </w:rPr>
        <w:t xml:space="preserve">(1), 1-11. </w:t>
      </w:r>
      <w:hyperlink r:id="rId66" w:history="1">
        <w:r w:rsidRPr="00376E6E">
          <w:rPr>
            <w:rStyle w:val="Hipervnculo"/>
            <w:rFonts w:ascii="Times New Roman" w:hAnsi="Times New Roman" w:cs="Times New Roman"/>
            <w:sz w:val="20"/>
            <w:szCs w:val="20"/>
            <w:lang w:val="en-US"/>
          </w:rPr>
          <w:t>https://doi.org/10.3390/bs6010001</w:t>
        </w:r>
      </w:hyperlink>
    </w:p>
    <w:p w14:paraId="703E6C6F" w14:textId="4DCE200A" w:rsidR="002E2E7D" w:rsidRPr="00376E6E" w:rsidRDefault="002E2E7D"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Schreck, C. J., Berg, M. T., Ousey, G. C., Stewart, E. A., &amp; Miller, J. M. (2017). Does the nature of the victimization–offending association fluctuate over the life course? An examination of adolescence and early adulthood. </w:t>
      </w:r>
      <w:r w:rsidRPr="00376E6E">
        <w:rPr>
          <w:rFonts w:ascii="Times New Roman" w:hAnsi="Times New Roman" w:cs="Times New Roman"/>
          <w:i/>
          <w:iCs/>
          <w:sz w:val="20"/>
          <w:szCs w:val="20"/>
          <w:lang w:val="en-US"/>
        </w:rPr>
        <w:t>Crime &amp; Delinquency, 63</w:t>
      </w:r>
      <w:r w:rsidRPr="00376E6E">
        <w:rPr>
          <w:rFonts w:ascii="Times New Roman" w:hAnsi="Times New Roman" w:cs="Times New Roman"/>
          <w:sz w:val="20"/>
          <w:szCs w:val="20"/>
          <w:lang w:val="en-US"/>
        </w:rPr>
        <w:t xml:space="preserve">(7), 786-813. </w:t>
      </w:r>
      <w:hyperlink r:id="rId67" w:history="1">
        <w:r w:rsidRPr="00376E6E">
          <w:rPr>
            <w:rStyle w:val="Hipervnculo"/>
            <w:rFonts w:ascii="Times New Roman" w:hAnsi="Times New Roman" w:cs="Times New Roman"/>
            <w:sz w:val="20"/>
            <w:szCs w:val="20"/>
            <w:lang w:val="en-US"/>
          </w:rPr>
          <w:t>https://doi.org/10.1177/0011128715619736</w:t>
        </w:r>
      </w:hyperlink>
    </w:p>
    <w:p w14:paraId="7A08C3BA" w14:textId="5143BC1A" w:rsidR="0060583B" w:rsidRDefault="0060583B" w:rsidP="00016E22">
      <w:pPr>
        <w:spacing w:after="0" w:line="480" w:lineRule="auto"/>
        <w:ind w:left="426" w:hanging="426"/>
        <w:rPr>
          <w:ins w:id="891" w:author="Oriol" w:date="2025-10-23T11:08:00Z"/>
          <w:rStyle w:val="Hipervnculo"/>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Schwarzer, R., &amp; Jerusalem, M. (1995). Generalized self-efficacy scale. In J. Weinman, S. Wright, &amp; M. Johnston (Eds.), </w:t>
      </w:r>
      <w:r w:rsidRPr="00376E6E">
        <w:rPr>
          <w:rFonts w:ascii="Times New Roman" w:hAnsi="Times New Roman" w:cs="Times New Roman"/>
          <w:i/>
          <w:iCs/>
          <w:sz w:val="20"/>
          <w:szCs w:val="20"/>
          <w:lang w:val="en-US"/>
        </w:rPr>
        <w:t xml:space="preserve">Measures in health psychology: A user’s portfolio. Causal and control beliefs </w:t>
      </w:r>
      <w:r w:rsidRPr="00376E6E">
        <w:rPr>
          <w:rFonts w:ascii="Times New Roman" w:hAnsi="Times New Roman" w:cs="Times New Roman"/>
          <w:sz w:val="20"/>
          <w:szCs w:val="20"/>
          <w:lang w:val="en-US"/>
        </w:rPr>
        <w:t xml:space="preserve">(pp. 35-37). NFER-Nelson. </w:t>
      </w:r>
      <w:hyperlink r:id="rId68" w:history="1">
        <w:r w:rsidRPr="00376E6E">
          <w:rPr>
            <w:rStyle w:val="Hipervnculo"/>
            <w:rFonts w:ascii="Times New Roman" w:hAnsi="Times New Roman" w:cs="Times New Roman"/>
            <w:sz w:val="20"/>
            <w:szCs w:val="20"/>
            <w:lang w:val="en-US"/>
          </w:rPr>
          <w:t>http://userpage.fu-berlin.de/health/engscal.htm</w:t>
        </w:r>
      </w:hyperlink>
    </w:p>
    <w:p w14:paraId="00A71F84" w14:textId="77777777" w:rsidR="003676D9" w:rsidRPr="00376E6E" w:rsidRDefault="003676D9" w:rsidP="003676D9">
      <w:pPr>
        <w:spacing w:after="0" w:line="480" w:lineRule="auto"/>
        <w:ind w:left="426" w:hanging="426"/>
        <w:rPr>
          <w:ins w:id="892" w:author="Oriol" w:date="2025-10-23T11:08:00Z"/>
          <w:rFonts w:ascii="Times New Roman" w:hAnsi="Times New Roman" w:cs="Times New Roman"/>
          <w:sz w:val="20"/>
          <w:szCs w:val="20"/>
          <w:lang w:val="en-US"/>
        </w:rPr>
      </w:pPr>
      <w:ins w:id="893" w:author="Oriol" w:date="2025-10-23T11:08:00Z">
        <w:r w:rsidRPr="003676D9">
          <w:rPr>
            <w:rFonts w:ascii="Times New Roman" w:hAnsi="Times New Roman" w:cs="Times New Roman"/>
            <w:sz w:val="20"/>
            <w:szCs w:val="20"/>
            <w:lang w:val="en-US"/>
          </w:rPr>
          <w:t>Shachar Kaufman; Saharon Rosset; Claudia Perlich (January 2011). "Leakage in data mining: Formulation, detection, and avoidance". Proceedings of the 17th ACM SIGKDD international conference on Knowledge discovery and data mining. Vol. 6. pp. 556–563. doi:10.1145/2020408.2020496. ISBN 9781450308137. S2CID 9168804. Retrieved 13 January 2020</w:t>
        </w:r>
      </w:ins>
    </w:p>
    <w:p w14:paraId="2E940C43" w14:textId="77777777" w:rsidR="003676D9" w:rsidRPr="00376E6E" w:rsidRDefault="003676D9" w:rsidP="00016E22">
      <w:pPr>
        <w:spacing w:after="0" w:line="480" w:lineRule="auto"/>
        <w:ind w:left="426" w:hanging="426"/>
        <w:rPr>
          <w:rFonts w:ascii="Times New Roman" w:hAnsi="Times New Roman" w:cs="Times New Roman"/>
          <w:sz w:val="20"/>
          <w:szCs w:val="20"/>
          <w:lang w:val="en-US"/>
        </w:rPr>
      </w:pPr>
    </w:p>
    <w:p w14:paraId="76A70814" w14:textId="52619960" w:rsidR="00085647" w:rsidRDefault="00085647" w:rsidP="00016E22">
      <w:pPr>
        <w:spacing w:after="0" w:line="480" w:lineRule="auto"/>
        <w:ind w:left="426" w:hanging="426"/>
        <w:rPr>
          <w:rFonts w:ascii="Times New Roman" w:hAnsi="Times New Roman" w:cs="Times New Roman"/>
          <w:sz w:val="20"/>
          <w:szCs w:val="20"/>
          <w:lang w:val="en-US"/>
        </w:rPr>
      </w:pPr>
      <w:r w:rsidRPr="00085647">
        <w:rPr>
          <w:rFonts w:ascii="Times New Roman" w:hAnsi="Times New Roman" w:cs="Times New Roman"/>
          <w:sz w:val="20"/>
          <w:szCs w:val="20"/>
          <w:lang w:val="en-US"/>
        </w:rPr>
        <w:t xml:space="preserve">Shaffer, J. N., &amp; Ruback, R. B. (2002). </w:t>
      </w:r>
      <w:r w:rsidRPr="00B16D35">
        <w:rPr>
          <w:rFonts w:ascii="Times New Roman" w:hAnsi="Times New Roman" w:cs="Times New Roman"/>
          <w:i/>
          <w:iCs/>
          <w:sz w:val="20"/>
          <w:szCs w:val="20"/>
          <w:lang w:val="en-US"/>
        </w:rPr>
        <w:t>Violent victimization as a risk factor for violent offending among juveniles</w:t>
      </w:r>
      <w:r w:rsidRPr="00085647">
        <w:rPr>
          <w:rFonts w:ascii="Times New Roman" w:hAnsi="Times New Roman" w:cs="Times New Roman"/>
          <w:sz w:val="20"/>
          <w:szCs w:val="20"/>
          <w:lang w:val="en-US"/>
        </w:rPr>
        <w:t>. Washington, DC: US Department of Justice, Office of Justice Programs, Office of Juvenile Justice and Delinquency Prevention.</w:t>
      </w:r>
    </w:p>
    <w:p w14:paraId="19B87287" w14:textId="2BBC6CCF" w:rsidR="00E049E3" w:rsidRPr="00376E6E" w:rsidRDefault="00E049E3"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Spruit, A., Schalkwijk, F., Van Vugt, E., &amp; Stams, G. J. (2016). The relation between self-conscious emotions and delinquency: A meta-analysis. </w:t>
      </w:r>
      <w:r w:rsidRPr="00376E6E">
        <w:rPr>
          <w:rFonts w:ascii="Times New Roman" w:hAnsi="Times New Roman" w:cs="Times New Roman"/>
          <w:i/>
          <w:iCs/>
          <w:sz w:val="20"/>
          <w:szCs w:val="20"/>
          <w:lang w:val="en-US"/>
        </w:rPr>
        <w:t>Aggression and Violent Behavior, 28</w:t>
      </w:r>
      <w:r w:rsidRPr="00376E6E">
        <w:rPr>
          <w:rFonts w:ascii="Times New Roman" w:hAnsi="Times New Roman" w:cs="Times New Roman"/>
          <w:sz w:val="20"/>
          <w:szCs w:val="20"/>
          <w:lang w:val="en-US"/>
        </w:rPr>
        <w:t xml:space="preserve">, 12-20. </w:t>
      </w:r>
      <w:hyperlink r:id="rId69" w:history="1">
        <w:r w:rsidRPr="00376E6E">
          <w:rPr>
            <w:rStyle w:val="Hipervnculo"/>
            <w:rFonts w:ascii="Times New Roman" w:hAnsi="Times New Roman" w:cs="Times New Roman"/>
            <w:sz w:val="20"/>
            <w:szCs w:val="20"/>
            <w:lang w:val="en-US"/>
          </w:rPr>
          <w:t>https://doi.org/10.1016/j.avb.2016.03.009</w:t>
        </w:r>
      </w:hyperlink>
    </w:p>
    <w:p w14:paraId="4456B1AD" w14:textId="4225A243" w:rsidR="00D63DB7" w:rsidRPr="00376E6E" w:rsidRDefault="00D63DB7"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Steffensmeier, D., Slepicka, J., &amp; Schwartz, J. (2025). International and historical variation in the age–crime curve. </w:t>
      </w:r>
      <w:r w:rsidRPr="00376E6E">
        <w:rPr>
          <w:rFonts w:ascii="Times New Roman" w:hAnsi="Times New Roman" w:cs="Times New Roman"/>
          <w:i/>
          <w:iCs/>
          <w:color w:val="000000" w:themeColor="text1"/>
          <w:sz w:val="20"/>
          <w:szCs w:val="20"/>
          <w:shd w:val="clear" w:color="auto" w:fill="FFFFFF"/>
          <w:lang w:val="en-US"/>
        </w:rPr>
        <w:t>Annual Review of Criminology</w:t>
      </w:r>
      <w:r w:rsidRPr="00376E6E">
        <w:rPr>
          <w:rFonts w:ascii="Times New Roman" w:hAnsi="Times New Roman" w:cs="Times New Roman"/>
          <w:color w:val="000000" w:themeColor="text1"/>
          <w:sz w:val="20"/>
          <w:szCs w:val="20"/>
          <w:shd w:val="clear" w:color="auto" w:fill="FFFFFF"/>
          <w:lang w:val="en-US"/>
        </w:rPr>
        <w:t>, </w:t>
      </w:r>
      <w:r w:rsidRPr="00376E6E">
        <w:rPr>
          <w:rFonts w:ascii="Times New Roman" w:hAnsi="Times New Roman" w:cs="Times New Roman"/>
          <w:i/>
          <w:iCs/>
          <w:color w:val="000000" w:themeColor="text1"/>
          <w:sz w:val="20"/>
          <w:szCs w:val="20"/>
          <w:shd w:val="clear" w:color="auto" w:fill="FFFFFF"/>
          <w:lang w:val="en-US"/>
        </w:rPr>
        <w:t>8</w:t>
      </w:r>
      <w:r w:rsidRPr="00376E6E">
        <w:rPr>
          <w:rFonts w:ascii="Times New Roman" w:hAnsi="Times New Roman" w:cs="Times New Roman"/>
          <w:color w:val="000000" w:themeColor="text1"/>
          <w:sz w:val="20"/>
          <w:szCs w:val="20"/>
          <w:shd w:val="clear" w:color="auto" w:fill="FFFFFF"/>
          <w:lang w:val="en-US"/>
        </w:rPr>
        <w:t xml:space="preserve">(1), 239-268. </w:t>
      </w:r>
      <w:hyperlink r:id="rId70" w:history="1">
        <w:r w:rsidRPr="00376E6E">
          <w:rPr>
            <w:rStyle w:val="Hipervnculo"/>
            <w:rFonts w:ascii="Times New Roman" w:hAnsi="Times New Roman" w:cs="Times New Roman"/>
            <w:sz w:val="20"/>
            <w:szCs w:val="20"/>
            <w:shd w:val="clear" w:color="auto" w:fill="FFFFFF"/>
            <w:lang w:val="en-US"/>
          </w:rPr>
          <w:t>https://doi.org/10.1146/annurev-criminol-111523-122451</w:t>
        </w:r>
      </w:hyperlink>
    </w:p>
    <w:p w14:paraId="3E888B18" w14:textId="0AA7E333" w:rsidR="006F3004" w:rsidRPr="00376E6E" w:rsidRDefault="006F3004"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Steinberg, L., Sharp, C., Stanford, M. S., &amp; Tharp, A. T. (2013). New tricks for an old measure: The development of the Barratt Impulsiveness Scale–Brief (BIS-Brief). </w:t>
      </w:r>
      <w:r w:rsidRPr="00376E6E">
        <w:rPr>
          <w:rFonts w:ascii="Times New Roman" w:hAnsi="Times New Roman" w:cs="Times New Roman"/>
          <w:i/>
          <w:iCs/>
          <w:color w:val="000000" w:themeColor="text1"/>
          <w:sz w:val="20"/>
          <w:szCs w:val="20"/>
          <w:shd w:val="clear" w:color="auto" w:fill="FFFFFF"/>
          <w:lang w:val="en-US"/>
        </w:rPr>
        <w:t>Psychological Assessment, 25</w:t>
      </w:r>
      <w:r w:rsidRPr="00376E6E">
        <w:rPr>
          <w:rFonts w:ascii="Times New Roman" w:hAnsi="Times New Roman" w:cs="Times New Roman"/>
          <w:color w:val="000000" w:themeColor="text1"/>
          <w:sz w:val="20"/>
          <w:szCs w:val="20"/>
          <w:shd w:val="clear" w:color="auto" w:fill="FFFFFF"/>
          <w:lang w:val="en-US"/>
        </w:rPr>
        <w:t xml:space="preserve">(1), 216-226. </w:t>
      </w:r>
      <w:hyperlink r:id="rId71" w:history="1">
        <w:r w:rsidRPr="00376E6E">
          <w:rPr>
            <w:rStyle w:val="Hipervnculo"/>
            <w:rFonts w:ascii="Times New Roman" w:hAnsi="Times New Roman" w:cs="Times New Roman"/>
            <w:sz w:val="20"/>
            <w:szCs w:val="20"/>
            <w:shd w:val="clear" w:color="auto" w:fill="FFFFFF"/>
            <w:lang w:val="en-US"/>
          </w:rPr>
          <w:t>https://doi.org/10.1037/a0030550</w:t>
        </w:r>
      </w:hyperlink>
    </w:p>
    <w:p w14:paraId="147DB535" w14:textId="4D72CE84"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Stoltenborgh, M., Bakermans‐Kranenburg, M. J., Alink, L. R., &amp; van IJzendoorn, M. H. (2015). The prevalence of child maltreatment across the globe: Review of a series of meta‐analyses. </w:t>
      </w:r>
      <w:r w:rsidRPr="00376E6E">
        <w:rPr>
          <w:rFonts w:ascii="Times New Roman" w:hAnsi="Times New Roman" w:cs="Times New Roman"/>
          <w:i/>
          <w:iCs/>
          <w:color w:val="000000" w:themeColor="text1"/>
          <w:sz w:val="20"/>
          <w:szCs w:val="20"/>
          <w:shd w:val="clear" w:color="auto" w:fill="FFFFFF"/>
          <w:lang w:val="en-US"/>
        </w:rPr>
        <w:t>Child Abuse Review, 24</w:t>
      </w:r>
      <w:r w:rsidRPr="00376E6E">
        <w:rPr>
          <w:rFonts w:ascii="Times New Roman" w:hAnsi="Times New Roman" w:cs="Times New Roman"/>
          <w:color w:val="000000" w:themeColor="text1"/>
          <w:sz w:val="20"/>
          <w:szCs w:val="20"/>
          <w:shd w:val="clear" w:color="auto" w:fill="FFFFFF"/>
          <w:lang w:val="en-US"/>
        </w:rPr>
        <w:t xml:space="preserve">(1), 37-50. </w:t>
      </w:r>
      <w:hyperlink r:id="rId72" w:history="1">
        <w:r w:rsidRPr="00376E6E">
          <w:rPr>
            <w:rStyle w:val="Hipervnculo"/>
            <w:rFonts w:ascii="Times New Roman" w:hAnsi="Times New Roman" w:cs="Times New Roman"/>
            <w:sz w:val="20"/>
            <w:szCs w:val="20"/>
            <w:shd w:val="clear" w:color="auto" w:fill="FFFFFF"/>
            <w:lang w:val="en-US"/>
          </w:rPr>
          <w:t>https://doi.org/10.1002/car.2353</w:t>
        </w:r>
      </w:hyperlink>
    </w:p>
    <w:p w14:paraId="1823DF69" w14:textId="0422D8F1" w:rsidR="00702D88" w:rsidRPr="00376E6E" w:rsidRDefault="00702D88"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Sundin, E. C., &amp; Baguley, T. (2015). Prevalence of childhood abuse among people who are homeless in Western countries: A systematic review and meta-analysis. </w:t>
      </w:r>
      <w:r w:rsidRPr="00376E6E">
        <w:rPr>
          <w:rFonts w:ascii="Times New Roman" w:hAnsi="Times New Roman" w:cs="Times New Roman"/>
          <w:i/>
          <w:iCs/>
          <w:color w:val="000000" w:themeColor="text1"/>
          <w:sz w:val="20"/>
          <w:szCs w:val="20"/>
          <w:shd w:val="clear" w:color="auto" w:fill="FFFFFF"/>
          <w:lang w:val="en-US"/>
        </w:rPr>
        <w:t>Social Psychiatry and Psychiatric Epidemiology, 50</w:t>
      </w:r>
      <w:r w:rsidRPr="00376E6E">
        <w:rPr>
          <w:rFonts w:ascii="Times New Roman" w:hAnsi="Times New Roman" w:cs="Times New Roman"/>
          <w:color w:val="000000" w:themeColor="text1"/>
          <w:sz w:val="20"/>
          <w:szCs w:val="20"/>
          <w:shd w:val="clear" w:color="auto" w:fill="FFFFFF"/>
          <w:lang w:val="en-US"/>
        </w:rPr>
        <w:t xml:space="preserve">, 183-194. </w:t>
      </w:r>
      <w:hyperlink r:id="rId73" w:history="1">
        <w:r w:rsidRPr="00376E6E">
          <w:rPr>
            <w:rStyle w:val="Hipervnculo"/>
            <w:rFonts w:ascii="Times New Roman" w:hAnsi="Times New Roman" w:cs="Times New Roman"/>
            <w:sz w:val="20"/>
            <w:szCs w:val="20"/>
            <w:shd w:val="clear" w:color="auto" w:fill="FFFFFF"/>
            <w:lang w:val="en-US"/>
          </w:rPr>
          <w:t>https://doi.org/10.1007/s00127-014-0937-6</w:t>
        </w:r>
      </w:hyperlink>
    </w:p>
    <w:p w14:paraId="7D363CB8" w14:textId="26706C95" w:rsidR="00BA5881" w:rsidRPr="00376E6E" w:rsidRDefault="00BA5881"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lastRenderedPageBreak/>
        <w:t xml:space="preserve">Trinidad, A., Vozmediano, L., &amp; San-Juan, C. (2018). Environmental factors in juvenile delinquency: A systematic review of the situational perspectives’ literature. </w:t>
      </w:r>
      <w:r w:rsidRPr="00376E6E">
        <w:rPr>
          <w:rFonts w:ascii="Times New Roman" w:hAnsi="Times New Roman" w:cs="Times New Roman"/>
          <w:i/>
          <w:iCs/>
          <w:color w:val="000000" w:themeColor="text1"/>
          <w:sz w:val="20"/>
          <w:szCs w:val="20"/>
          <w:shd w:val="clear" w:color="auto" w:fill="FFFFFF"/>
          <w:lang w:val="en-US"/>
        </w:rPr>
        <w:t>Crime Psychology Review, 4</w:t>
      </w:r>
      <w:r w:rsidRPr="00376E6E">
        <w:rPr>
          <w:rFonts w:ascii="Times New Roman" w:hAnsi="Times New Roman" w:cs="Times New Roman"/>
          <w:color w:val="000000" w:themeColor="text1"/>
          <w:sz w:val="20"/>
          <w:szCs w:val="20"/>
          <w:shd w:val="clear" w:color="auto" w:fill="FFFFFF"/>
          <w:lang w:val="en-US"/>
        </w:rPr>
        <w:t xml:space="preserve">(1), 45-71. </w:t>
      </w:r>
      <w:hyperlink r:id="rId74" w:history="1">
        <w:r w:rsidRPr="00376E6E">
          <w:rPr>
            <w:rStyle w:val="Hipervnculo"/>
            <w:rFonts w:ascii="Times New Roman" w:hAnsi="Times New Roman" w:cs="Times New Roman"/>
            <w:sz w:val="20"/>
            <w:szCs w:val="20"/>
            <w:shd w:val="clear" w:color="auto" w:fill="FFFFFF"/>
            <w:lang w:val="en-US"/>
          </w:rPr>
          <w:t>https://doi.org/10.1080/23744006.2019.1591693</w:t>
        </w:r>
      </w:hyperlink>
    </w:p>
    <w:p w14:paraId="27EB9234" w14:textId="2AE51D8E" w:rsidR="00191D39" w:rsidRDefault="00191D39" w:rsidP="00016E22">
      <w:pPr>
        <w:spacing w:after="0" w:line="480" w:lineRule="auto"/>
        <w:ind w:left="426" w:hanging="426"/>
        <w:rPr>
          <w:ins w:id="894" w:author="Marina Bartolome" w:date="2025-11-05T11:37:00Z"/>
          <w:rFonts w:ascii="Times New Roman" w:hAnsi="Times New Roman" w:cs="Times New Roman"/>
          <w:color w:val="000000" w:themeColor="text1"/>
          <w:sz w:val="20"/>
          <w:szCs w:val="20"/>
          <w:shd w:val="clear" w:color="auto" w:fill="FFFFFF"/>
          <w:lang w:val="en-US"/>
        </w:rPr>
      </w:pPr>
      <w:ins w:id="895" w:author="Marina Bartolome" w:date="2025-11-05T11:37:00Z">
        <w:r w:rsidRPr="00191D39">
          <w:rPr>
            <w:rFonts w:ascii="Times New Roman" w:hAnsi="Times New Roman" w:cs="Times New Roman"/>
            <w:color w:val="000000" w:themeColor="text1"/>
            <w:sz w:val="20"/>
            <w:szCs w:val="20"/>
            <w:shd w:val="clear" w:color="auto" w:fill="FFFFFF"/>
            <w:lang w:val="en-US"/>
          </w:rPr>
          <w:t xml:space="preserve">Turanovic, J. J. (2022). Exposure to violence and victimization: Reflections on 25 years of research from the national longitudinal study of adolescent to adult health. </w:t>
        </w:r>
        <w:r w:rsidRPr="00191D39">
          <w:rPr>
            <w:rFonts w:ascii="Times New Roman" w:hAnsi="Times New Roman" w:cs="Times New Roman"/>
            <w:i/>
            <w:iCs/>
            <w:color w:val="000000" w:themeColor="text1"/>
            <w:sz w:val="20"/>
            <w:szCs w:val="20"/>
            <w:shd w:val="clear" w:color="auto" w:fill="FFFFFF"/>
            <w:lang w:val="en-US"/>
            <w:rPrChange w:id="896" w:author="Marina Bartolome" w:date="2025-11-05T11:37:00Z">
              <w:rPr>
                <w:rFonts w:ascii="Times New Roman" w:hAnsi="Times New Roman" w:cs="Times New Roman"/>
                <w:color w:val="000000" w:themeColor="text1"/>
                <w:sz w:val="20"/>
                <w:szCs w:val="20"/>
                <w:shd w:val="clear" w:color="auto" w:fill="FFFFFF"/>
                <w:lang w:val="en-US"/>
              </w:rPr>
            </w:rPrChange>
          </w:rPr>
          <w:t>Journal of Adolescent Health, 71</w:t>
        </w:r>
        <w:r w:rsidRPr="00191D39">
          <w:rPr>
            <w:rFonts w:ascii="Times New Roman" w:hAnsi="Times New Roman" w:cs="Times New Roman"/>
            <w:color w:val="000000" w:themeColor="text1"/>
            <w:sz w:val="20"/>
            <w:szCs w:val="20"/>
            <w:shd w:val="clear" w:color="auto" w:fill="FFFFFF"/>
            <w:lang w:val="en-US"/>
          </w:rPr>
          <w:t>(6), S14-S23.</w:t>
        </w:r>
        <w:r>
          <w:rPr>
            <w:rFonts w:ascii="Times New Roman" w:hAnsi="Times New Roman" w:cs="Times New Roman"/>
            <w:color w:val="000000" w:themeColor="text1"/>
            <w:sz w:val="20"/>
            <w:szCs w:val="20"/>
            <w:shd w:val="clear" w:color="auto" w:fill="FFFFFF"/>
            <w:lang w:val="en-US"/>
          </w:rPr>
          <w:t xml:space="preserve"> </w:t>
        </w:r>
        <w:r>
          <w:rPr>
            <w:rFonts w:ascii="Times New Roman" w:hAnsi="Times New Roman" w:cs="Times New Roman"/>
            <w:color w:val="000000" w:themeColor="text1"/>
            <w:sz w:val="20"/>
            <w:szCs w:val="20"/>
            <w:shd w:val="clear" w:color="auto" w:fill="FFFFFF"/>
            <w:lang w:val="en-US"/>
          </w:rPr>
          <w:fldChar w:fldCharType="begin"/>
        </w:r>
        <w:r>
          <w:rPr>
            <w:rFonts w:ascii="Times New Roman" w:hAnsi="Times New Roman" w:cs="Times New Roman"/>
            <w:color w:val="000000" w:themeColor="text1"/>
            <w:sz w:val="20"/>
            <w:szCs w:val="20"/>
            <w:shd w:val="clear" w:color="auto" w:fill="FFFFFF"/>
            <w:lang w:val="en-US"/>
          </w:rPr>
          <w:instrText>HYPERLINK "https://doi.org/10.1016/j.jadohealth.2022.08.015"</w:instrText>
        </w:r>
        <w:r>
          <w:rPr>
            <w:rFonts w:ascii="Times New Roman" w:hAnsi="Times New Roman" w:cs="Times New Roman"/>
            <w:color w:val="000000" w:themeColor="text1"/>
            <w:sz w:val="20"/>
            <w:szCs w:val="20"/>
            <w:shd w:val="clear" w:color="auto" w:fill="FFFFFF"/>
            <w:lang w:val="en-US"/>
          </w:rPr>
          <w:fldChar w:fldCharType="separate"/>
        </w:r>
        <w:r w:rsidRPr="00191D39">
          <w:rPr>
            <w:rStyle w:val="Hipervnculo"/>
            <w:rFonts w:ascii="Times New Roman" w:hAnsi="Times New Roman" w:cs="Times New Roman"/>
            <w:sz w:val="20"/>
            <w:szCs w:val="20"/>
            <w:shd w:val="clear" w:color="auto" w:fill="FFFFFF"/>
            <w:lang w:val="en-US"/>
          </w:rPr>
          <w:t>https://doi.org/10.1016/j.jadohealth.2022.08.015</w:t>
        </w:r>
        <w:r>
          <w:rPr>
            <w:rFonts w:ascii="Times New Roman" w:hAnsi="Times New Roman" w:cs="Times New Roman"/>
            <w:color w:val="000000" w:themeColor="text1"/>
            <w:sz w:val="20"/>
            <w:szCs w:val="20"/>
            <w:shd w:val="clear" w:color="auto" w:fill="FFFFFF"/>
            <w:lang w:val="en-US"/>
          </w:rPr>
          <w:fldChar w:fldCharType="end"/>
        </w:r>
      </w:ins>
    </w:p>
    <w:p w14:paraId="2E13D8BE" w14:textId="2ACB3A87" w:rsidR="00CA5025" w:rsidRPr="00376E6E" w:rsidRDefault="00CA5025" w:rsidP="00016E22">
      <w:pPr>
        <w:spacing w:after="0" w:line="480" w:lineRule="auto"/>
        <w:ind w:left="426" w:hanging="426"/>
        <w:rPr>
          <w:rFonts w:ascii="Times New Roman" w:hAnsi="Times New Roman" w:cs="Times New Roman"/>
          <w:color w:val="000000" w:themeColor="text1"/>
          <w:sz w:val="20"/>
          <w:szCs w:val="20"/>
          <w:shd w:val="clear" w:color="auto" w:fill="FFFFFF"/>
          <w:lang w:val="en-US"/>
        </w:rPr>
      </w:pPr>
      <w:r w:rsidRPr="00376E6E">
        <w:rPr>
          <w:rFonts w:ascii="Times New Roman" w:hAnsi="Times New Roman" w:cs="Times New Roman"/>
          <w:color w:val="000000" w:themeColor="text1"/>
          <w:sz w:val="20"/>
          <w:szCs w:val="20"/>
          <w:shd w:val="clear" w:color="auto" w:fill="FFFFFF"/>
          <w:lang w:val="en-US"/>
        </w:rPr>
        <w:t xml:space="preserve">Turanovic, J. J., &amp; Pratt, T. C. (2014). “Can’t stop, won’t stop”: Self-control, risky lifestyles, and repeat victimization. </w:t>
      </w:r>
      <w:r w:rsidRPr="00376E6E">
        <w:rPr>
          <w:rFonts w:ascii="Times New Roman" w:hAnsi="Times New Roman" w:cs="Times New Roman"/>
          <w:i/>
          <w:iCs/>
          <w:color w:val="000000" w:themeColor="text1"/>
          <w:sz w:val="20"/>
          <w:szCs w:val="20"/>
          <w:shd w:val="clear" w:color="auto" w:fill="FFFFFF"/>
          <w:lang w:val="en-US"/>
        </w:rPr>
        <w:t>Journal of Quantitative Criminology, 30</w:t>
      </w:r>
      <w:r w:rsidRPr="00376E6E">
        <w:rPr>
          <w:rFonts w:ascii="Times New Roman" w:hAnsi="Times New Roman" w:cs="Times New Roman"/>
          <w:color w:val="000000" w:themeColor="text1"/>
          <w:sz w:val="20"/>
          <w:szCs w:val="20"/>
          <w:shd w:val="clear" w:color="auto" w:fill="FFFFFF"/>
          <w:lang w:val="en-US"/>
        </w:rPr>
        <w:t xml:space="preserve">, 29-56. </w:t>
      </w:r>
      <w:hyperlink r:id="rId75" w:history="1">
        <w:r w:rsidRPr="00376E6E">
          <w:rPr>
            <w:rStyle w:val="Hipervnculo"/>
            <w:rFonts w:ascii="Times New Roman" w:hAnsi="Times New Roman" w:cs="Times New Roman"/>
            <w:sz w:val="20"/>
            <w:szCs w:val="20"/>
            <w:shd w:val="clear" w:color="auto" w:fill="FFFFFF"/>
            <w:lang w:val="en-US"/>
          </w:rPr>
          <w:t>https://doi.org/10.1007/s10940-012-9188-4</w:t>
        </w:r>
      </w:hyperlink>
    </w:p>
    <w:p w14:paraId="759D9EF0" w14:textId="20215399" w:rsidR="00E07B98" w:rsidRPr="00376E6E" w:rsidRDefault="00E07B9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Turner, H. A., Finkelhor, D., Hamby, S. L., &amp; Shattuck, A. (2013). Family structure, victimization, and child mental health in a nationally representative sample. </w:t>
      </w:r>
      <w:r w:rsidRPr="00376E6E">
        <w:rPr>
          <w:rFonts w:ascii="Times New Roman" w:hAnsi="Times New Roman" w:cs="Times New Roman"/>
          <w:i/>
          <w:iCs/>
          <w:sz w:val="20"/>
          <w:szCs w:val="20"/>
          <w:lang w:val="en-US"/>
        </w:rPr>
        <w:t>Social Science &amp; Medicine, 87</w:t>
      </w:r>
      <w:r w:rsidRPr="00376E6E">
        <w:rPr>
          <w:rFonts w:ascii="Times New Roman" w:hAnsi="Times New Roman" w:cs="Times New Roman"/>
          <w:sz w:val="20"/>
          <w:szCs w:val="20"/>
          <w:lang w:val="en-US"/>
        </w:rPr>
        <w:t xml:space="preserve">, 39-51. </w:t>
      </w:r>
      <w:hyperlink r:id="rId76" w:history="1">
        <w:r w:rsidRPr="00376E6E">
          <w:rPr>
            <w:rStyle w:val="Hipervnculo"/>
            <w:rFonts w:ascii="Times New Roman" w:hAnsi="Times New Roman" w:cs="Times New Roman"/>
            <w:sz w:val="20"/>
            <w:szCs w:val="20"/>
            <w:lang w:val="en-US"/>
          </w:rPr>
          <w:t>https://doi.org/10.1016/j.socscimed.2013.02.034</w:t>
        </w:r>
      </w:hyperlink>
    </w:p>
    <w:p w14:paraId="7C18EC0F" w14:textId="161349EF"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van Gelder, J. L., Averdijk, M., Eisner, M., &amp; Ribaud, D. (2015). Unpacking the victim-offender overlap: On role differentiation and socio-psychological characteristics. </w:t>
      </w:r>
      <w:r w:rsidRPr="00376E6E">
        <w:rPr>
          <w:rFonts w:ascii="Times New Roman" w:hAnsi="Times New Roman" w:cs="Times New Roman"/>
          <w:i/>
          <w:iCs/>
          <w:sz w:val="20"/>
          <w:szCs w:val="20"/>
          <w:lang w:val="en-US"/>
        </w:rPr>
        <w:t>Journal of Quantitative Criminology, 31</w:t>
      </w:r>
      <w:r w:rsidRPr="00376E6E">
        <w:rPr>
          <w:rFonts w:ascii="Times New Roman" w:hAnsi="Times New Roman" w:cs="Times New Roman"/>
          <w:sz w:val="20"/>
          <w:szCs w:val="20"/>
          <w:lang w:val="en-US"/>
        </w:rPr>
        <w:t xml:space="preserve">(4), 653-675. </w:t>
      </w:r>
      <w:hyperlink r:id="rId77" w:history="1">
        <w:r w:rsidRPr="00376E6E">
          <w:rPr>
            <w:rStyle w:val="Hipervnculo"/>
            <w:rFonts w:ascii="Times New Roman" w:hAnsi="Times New Roman" w:cs="Times New Roman"/>
            <w:sz w:val="20"/>
            <w:szCs w:val="20"/>
            <w:lang w:val="en-US"/>
          </w:rPr>
          <w:t>https://doi.org/10.1007/s10940-014-9244-3</w:t>
        </w:r>
      </w:hyperlink>
    </w:p>
    <w:p w14:paraId="47E0363B" w14:textId="148B5611" w:rsidR="005A1ED9" w:rsidRPr="00376E6E" w:rsidRDefault="005A1ED9"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Walters, G. D. (2022). Conscience and delinquency: A developmentally informed meta-analysis. </w:t>
      </w:r>
      <w:r w:rsidRPr="00376E6E">
        <w:rPr>
          <w:rFonts w:ascii="Times New Roman" w:hAnsi="Times New Roman" w:cs="Times New Roman"/>
          <w:i/>
          <w:iCs/>
          <w:sz w:val="20"/>
          <w:szCs w:val="20"/>
          <w:lang w:val="en-US"/>
        </w:rPr>
        <w:t>Developmental Review, 65</w:t>
      </w:r>
      <w:r w:rsidRPr="00376E6E">
        <w:rPr>
          <w:rFonts w:ascii="Times New Roman" w:hAnsi="Times New Roman" w:cs="Times New Roman"/>
          <w:sz w:val="20"/>
          <w:szCs w:val="20"/>
          <w:lang w:val="en-US"/>
        </w:rPr>
        <w:t xml:space="preserve">, 101026. </w:t>
      </w:r>
      <w:hyperlink r:id="rId78" w:history="1">
        <w:r w:rsidRPr="00376E6E">
          <w:rPr>
            <w:rStyle w:val="Hipervnculo"/>
            <w:rFonts w:ascii="Times New Roman" w:hAnsi="Times New Roman" w:cs="Times New Roman"/>
            <w:sz w:val="20"/>
            <w:szCs w:val="20"/>
            <w:lang w:val="en-US"/>
          </w:rPr>
          <w:t>https://doi.org/10.1016/j.dr.2022.101026</w:t>
        </w:r>
      </w:hyperlink>
    </w:p>
    <w:p w14:paraId="0E56AC3D" w14:textId="220BE725" w:rsidR="00603185" w:rsidRPr="009F4535" w:rsidRDefault="00603185" w:rsidP="00016E22">
      <w:pPr>
        <w:spacing w:after="0" w:line="480" w:lineRule="auto"/>
        <w:ind w:left="426" w:hanging="426"/>
        <w:rPr>
          <w:rFonts w:ascii="Times New Roman" w:hAnsi="Times New Roman" w:cs="Times New Roman"/>
          <w:sz w:val="20"/>
          <w:szCs w:val="20"/>
          <w:lang w:val="es-ES"/>
        </w:rPr>
      </w:pPr>
      <w:r w:rsidRPr="00376E6E">
        <w:rPr>
          <w:rFonts w:ascii="Times New Roman" w:hAnsi="Times New Roman" w:cs="Times New Roman"/>
          <w:sz w:val="20"/>
          <w:szCs w:val="20"/>
          <w:lang w:val="en-US"/>
        </w:rPr>
        <w:t xml:space="preserve">Weller, O., Sagers, L., Hanson, C., Barnes, M., Snell, Q., &amp; Tass, E. S. (2021). Predicting suicidal thoughts and behavior among adolescents using the risk and protective factor framework: A large-scale machine learning approach. </w:t>
      </w:r>
      <w:r w:rsidRPr="009F4535">
        <w:rPr>
          <w:rFonts w:ascii="Times New Roman" w:hAnsi="Times New Roman" w:cs="Times New Roman"/>
          <w:i/>
          <w:iCs/>
          <w:sz w:val="20"/>
          <w:szCs w:val="20"/>
          <w:lang w:val="es-ES"/>
        </w:rPr>
        <w:t>PLoS One, 16</w:t>
      </w:r>
      <w:r w:rsidRPr="009F4535">
        <w:rPr>
          <w:rFonts w:ascii="Times New Roman" w:hAnsi="Times New Roman" w:cs="Times New Roman"/>
          <w:sz w:val="20"/>
          <w:szCs w:val="20"/>
          <w:lang w:val="es-ES"/>
        </w:rPr>
        <w:t>(11), e0258535.</w:t>
      </w:r>
      <w:r w:rsidR="00F11350" w:rsidRPr="009F4535">
        <w:rPr>
          <w:rFonts w:ascii="Times New Roman" w:hAnsi="Times New Roman" w:cs="Times New Roman"/>
          <w:sz w:val="20"/>
          <w:szCs w:val="20"/>
          <w:lang w:val="es-ES"/>
        </w:rPr>
        <w:t xml:space="preserve"> </w:t>
      </w:r>
      <w:r w:rsidR="0097288A">
        <w:fldChar w:fldCharType="begin"/>
      </w:r>
      <w:r w:rsidR="0097288A" w:rsidRPr="00F95903">
        <w:rPr>
          <w:lang w:val="es-ES"/>
          <w:rPrChange w:id="897" w:author="Oriol" w:date="2025-09-23T13:16:00Z">
            <w:rPr/>
          </w:rPrChange>
        </w:rPr>
        <w:instrText xml:space="preserve"> HYPERLINK "https://doi.org/10.1371/journal.pone.0258535" </w:instrText>
      </w:r>
      <w:r w:rsidR="0097288A">
        <w:fldChar w:fldCharType="separate"/>
      </w:r>
      <w:r w:rsidR="00F11350" w:rsidRPr="009F4535">
        <w:rPr>
          <w:rStyle w:val="Hipervnculo"/>
          <w:rFonts w:ascii="Times New Roman" w:hAnsi="Times New Roman" w:cs="Times New Roman"/>
          <w:sz w:val="20"/>
          <w:szCs w:val="20"/>
          <w:lang w:val="es-ES"/>
        </w:rPr>
        <w:t>https://doi.org/10.1371/journal.pone.0258535</w:t>
      </w:r>
      <w:r w:rsidR="0097288A">
        <w:rPr>
          <w:rStyle w:val="Hipervnculo"/>
          <w:rFonts w:ascii="Times New Roman" w:hAnsi="Times New Roman" w:cs="Times New Roman"/>
          <w:sz w:val="20"/>
          <w:szCs w:val="20"/>
          <w:lang w:val="es-ES"/>
        </w:rPr>
        <w:fldChar w:fldCharType="end"/>
      </w:r>
    </w:p>
    <w:p w14:paraId="315A20E0" w14:textId="42C3CD3D" w:rsidR="005A1ED9" w:rsidRPr="009F4535" w:rsidRDefault="005A1ED9" w:rsidP="00016E22">
      <w:pPr>
        <w:spacing w:after="0" w:line="480" w:lineRule="auto"/>
        <w:ind w:left="426" w:hanging="426"/>
        <w:rPr>
          <w:rFonts w:ascii="Times New Roman" w:hAnsi="Times New Roman" w:cs="Times New Roman"/>
          <w:sz w:val="20"/>
          <w:szCs w:val="20"/>
          <w:lang w:val="es-ES"/>
        </w:rPr>
      </w:pPr>
      <w:r w:rsidRPr="009F4535">
        <w:rPr>
          <w:rFonts w:ascii="Times New Roman" w:hAnsi="Times New Roman" w:cs="Times New Roman"/>
          <w:sz w:val="20"/>
          <w:szCs w:val="20"/>
          <w:lang w:val="es-ES"/>
        </w:rPr>
        <w:t xml:space="preserve">Whiffen, V. E., &amp; MacIntosh, H. B. (2005). </w:t>
      </w:r>
      <w:r w:rsidRPr="00376E6E">
        <w:rPr>
          <w:rFonts w:ascii="Times New Roman" w:hAnsi="Times New Roman" w:cs="Times New Roman"/>
          <w:sz w:val="20"/>
          <w:szCs w:val="20"/>
          <w:lang w:val="en-US"/>
        </w:rPr>
        <w:t xml:space="preserve">Mediators of the link between childhood sexual abuse and emotional distress: A critical review. </w:t>
      </w:r>
      <w:r w:rsidRPr="009F4535">
        <w:rPr>
          <w:rFonts w:ascii="Times New Roman" w:hAnsi="Times New Roman" w:cs="Times New Roman"/>
          <w:i/>
          <w:iCs/>
          <w:sz w:val="20"/>
          <w:szCs w:val="20"/>
          <w:lang w:val="es-ES"/>
        </w:rPr>
        <w:t>Trauma, Violence, &amp; Abuse, 6</w:t>
      </w:r>
      <w:r w:rsidRPr="009F4535">
        <w:rPr>
          <w:rFonts w:ascii="Times New Roman" w:hAnsi="Times New Roman" w:cs="Times New Roman"/>
          <w:sz w:val="20"/>
          <w:szCs w:val="20"/>
          <w:lang w:val="es-ES"/>
        </w:rPr>
        <w:t xml:space="preserve">(1), 24-39. </w:t>
      </w:r>
      <w:r w:rsidR="0097288A">
        <w:fldChar w:fldCharType="begin"/>
      </w:r>
      <w:r w:rsidR="0097288A" w:rsidRPr="00F95903">
        <w:rPr>
          <w:lang w:val="es-ES"/>
          <w:rPrChange w:id="898" w:author="Oriol" w:date="2025-09-23T13:16:00Z">
            <w:rPr/>
          </w:rPrChange>
        </w:rPr>
        <w:instrText xml:space="preserve"> HYPERLINK "https://doi.org/10.1177/1524838004272543" </w:instrText>
      </w:r>
      <w:r w:rsidR="0097288A">
        <w:fldChar w:fldCharType="separate"/>
      </w:r>
      <w:r w:rsidRPr="009F4535">
        <w:rPr>
          <w:rStyle w:val="Hipervnculo"/>
          <w:rFonts w:ascii="Times New Roman" w:hAnsi="Times New Roman" w:cs="Times New Roman"/>
          <w:sz w:val="20"/>
          <w:szCs w:val="20"/>
          <w:lang w:val="es-ES"/>
        </w:rPr>
        <w:t>https://doi.org/10.1177/1524838004272543</w:t>
      </w:r>
      <w:r w:rsidR="0097288A">
        <w:rPr>
          <w:rStyle w:val="Hipervnculo"/>
          <w:rFonts w:ascii="Times New Roman" w:hAnsi="Times New Roman" w:cs="Times New Roman"/>
          <w:sz w:val="20"/>
          <w:szCs w:val="20"/>
          <w:lang w:val="es-ES"/>
        </w:rPr>
        <w:fldChar w:fldCharType="end"/>
      </w:r>
    </w:p>
    <w:p w14:paraId="18895CC9" w14:textId="3DA2EFD1" w:rsidR="00CA5025" w:rsidRPr="00376E6E" w:rsidRDefault="00CA5025" w:rsidP="00016E22">
      <w:pPr>
        <w:spacing w:after="0" w:line="480" w:lineRule="auto"/>
        <w:ind w:left="426" w:hanging="426"/>
        <w:rPr>
          <w:rFonts w:ascii="Times New Roman" w:hAnsi="Times New Roman" w:cs="Times New Roman"/>
          <w:sz w:val="20"/>
          <w:szCs w:val="20"/>
          <w:lang w:val="en-US"/>
        </w:rPr>
      </w:pPr>
      <w:r w:rsidRPr="009F4535">
        <w:rPr>
          <w:rFonts w:ascii="Times New Roman" w:hAnsi="Times New Roman" w:cs="Times New Roman"/>
          <w:sz w:val="20"/>
          <w:szCs w:val="20"/>
          <w:lang w:val="es-ES"/>
        </w:rPr>
        <w:t xml:space="preserve">Willhelm, A. R., Pereira, A. S., Czermainski, F. R., Nogueira, M., Levandowski, D. G., Volpato, R. B., &amp; de Almeida, R. M. M. (2020). </w:t>
      </w:r>
      <w:r w:rsidRPr="00376E6E">
        <w:rPr>
          <w:rFonts w:ascii="Times New Roman" w:hAnsi="Times New Roman" w:cs="Times New Roman"/>
          <w:sz w:val="20"/>
          <w:szCs w:val="20"/>
          <w:lang w:val="en-US"/>
        </w:rPr>
        <w:t xml:space="preserve">Aggressiveness, impulsiveness, and the use of alcohol and drugs: understanding adolescence in different contexts. </w:t>
      </w:r>
      <w:r w:rsidRPr="00376E6E">
        <w:rPr>
          <w:rFonts w:ascii="Times New Roman" w:hAnsi="Times New Roman" w:cs="Times New Roman"/>
          <w:i/>
          <w:iCs/>
          <w:sz w:val="20"/>
          <w:szCs w:val="20"/>
          <w:lang w:val="en-US"/>
        </w:rPr>
        <w:t>Trends in Psychology, 28</w:t>
      </w:r>
      <w:r w:rsidRPr="00376E6E">
        <w:rPr>
          <w:rFonts w:ascii="Times New Roman" w:hAnsi="Times New Roman" w:cs="Times New Roman"/>
          <w:sz w:val="20"/>
          <w:szCs w:val="20"/>
          <w:lang w:val="en-US"/>
        </w:rPr>
        <w:t xml:space="preserve">(3), 381-398. </w:t>
      </w:r>
      <w:hyperlink r:id="rId79" w:history="1">
        <w:r w:rsidRPr="00376E6E">
          <w:rPr>
            <w:rStyle w:val="Hipervnculo"/>
            <w:rFonts w:ascii="Times New Roman" w:hAnsi="Times New Roman" w:cs="Times New Roman"/>
            <w:sz w:val="20"/>
            <w:szCs w:val="20"/>
            <w:lang w:val="en-US"/>
          </w:rPr>
          <w:t>https://doi.org/10.1007/s43076-020-00022-6</w:t>
        </w:r>
      </w:hyperlink>
    </w:p>
    <w:p w14:paraId="0E9A9C17" w14:textId="6CCE42BA" w:rsidR="00CA5025"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lastRenderedPageBreak/>
        <w:t xml:space="preserve">Wright, P. J., Tokunaga, R. S., &amp; Kraus, A. (2016). A meta-analysis of pornography consumption and actual acts of sexual aggression in general population studies. </w:t>
      </w:r>
      <w:r w:rsidRPr="00376E6E">
        <w:rPr>
          <w:rFonts w:ascii="Times New Roman" w:hAnsi="Times New Roman" w:cs="Times New Roman"/>
          <w:i/>
          <w:iCs/>
          <w:sz w:val="20"/>
          <w:szCs w:val="20"/>
          <w:lang w:val="en-US"/>
        </w:rPr>
        <w:t>Journal of Communication, 66</w:t>
      </w:r>
      <w:r w:rsidRPr="00376E6E">
        <w:rPr>
          <w:rFonts w:ascii="Times New Roman" w:hAnsi="Times New Roman" w:cs="Times New Roman"/>
          <w:sz w:val="20"/>
          <w:szCs w:val="20"/>
          <w:lang w:val="en-US"/>
        </w:rPr>
        <w:t xml:space="preserve">(1), 183-205. </w:t>
      </w:r>
      <w:hyperlink r:id="rId80" w:history="1">
        <w:r w:rsidRPr="00376E6E">
          <w:rPr>
            <w:rStyle w:val="Hipervnculo"/>
            <w:rFonts w:ascii="Times New Roman" w:hAnsi="Times New Roman" w:cs="Times New Roman"/>
            <w:sz w:val="20"/>
            <w:szCs w:val="20"/>
            <w:lang w:val="en-US"/>
          </w:rPr>
          <w:t>https://doi.org/10.1111/jcom.12201</w:t>
        </w:r>
      </w:hyperlink>
    </w:p>
    <w:p w14:paraId="05915965" w14:textId="17C97E8B" w:rsidR="00193BA5" w:rsidRPr="00376E6E" w:rsidRDefault="00193BA5"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Yarkoni, T., &amp;Westfall, J. (2017). Choosing prediction over explanation in psychology: Lessons from machine learning. </w:t>
      </w:r>
      <w:r w:rsidRPr="00376E6E">
        <w:rPr>
          <w:rFonts w:ascii="Times New Roman" w:hAnsi="Times New Roman" w:cs="Times New Roman"/>
          <w:i/>
          <w:iCs/>
          <w:sz w:val="20"/>
          <w:szCs w:val="20"/>
          <w:lang w:val="en-US"/>
        </w:rPr>
        <w:t>Perspectives on Psychological Science, 12</w:t>
      </w:r>
      <w:r w:rsidRPr="00376E6E">
        <w:rPr>
          <w:rFonts w:ascii="Times New Roman" w:hAnsi="Times New Roman" w:cs="Times New Roman"/>
          <w:sz w:val="20"/>
          <w:szCs w:val="20"/>
          <w:lang w:val="en-US"/>
        </w:rPr>
        <w:t>(6), 1100</w:t>
      </w:r>
      <w:r w:rsidR="00F11350" w:rsidRPr="00376E6E">
        <w:rPr>
          <w:rFonts w:ascii="Times New Roman" w:hAnsi="Times New Roman" w:cs="Times New Roman"/>
          <w:sz w:val="20"/>
          <w:szCs w:val="20"/>
          <w:lang w:val="en-US"/>
        </w:rPr>
        <w:t>-</w:t>
      </w:r>
      <w:r w:rsidRPr="00376E6E">
        <w:rPr>
          <w:rFonts w:ascii="Times New Roman" w:hAnsi="Times New Roman" w:cs="Times New Roman"/>
          <w:sz w:val="20"/>
          <w:szCs w:val="20"/>
          <w:lang w:val="en-US"/>
        </w:rPr>
        <w:t xml:space="preserve">1122. </w:t>
      </w:r>
      <w:hyperlink r:id="rId81" w:history="1">
        <w:r w:rsidR="00603185" w:rsidRPr="00376E6E">
          <w:rPr>
            <w:rStyle w:val="Hipervnculo"/>
            <w:rFonts w:ascii="Times New Roman" w:hAnsi="Times New Roman" w:cs="Times New Roman"/>
            <w:sz w:val="20"/>
            <w:szCs w:val="20"/>
            <w:lang w:val="en-US"/>
          </w:rPr>
          <w:t>https://doi.org/10.1177/1745691617693393</w:t>
        </w:r>
      </w:hyperlink>
    </w:p>
    <w:p w14:paraId="4294422F" w14:textId="7A4C5501" w:rsidR="00702D88" w:rsidRPr="00376E6E" w:rsidRDefault="00702D88"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Ybarra, M. L., Mitchell, K. J., Hamburger, M., Diener-West, M., &amp; Leaf, P. J. (2011). X-rated material and perpetration of sexually aggressive behavior among children and adolescents: Is there a link? </w:t>
      </w:r>
      <w:r w:rsidRPr="00376E6E">
        <w:rPr>
          <w:rFonts w:ascii="Times New Roman" w:hAnsi="Times New Roman" w:cs="Times New Roman"/>
          <w:i/>
          <w:iCs/>
          <w:sz w:val="20"/>
          <w:szCs w:val="20"/>
          <w:lang w:val="en-US"/>
        </w:rPr>
        <w:t>Aggressive Behavior, 37</w:t>
      </w:r>
      <w:r w:rsidRPr="00376E6E">
        <w:rPr>
          <w:rFonts w:ascii="Times New Roman" w:hAnsi="Times New Roman" w:cs="Times New Roman"/>
          <w:sz w:val="20"/>
          <w:szCs w:val="20"/>
          <w:lang w:val="en-US"/>
        </w:rPr>
        <w:t xml:space="preserve">(1), 1-18. </w:t>
      </w:r>
      <w:hyperlink r:id="rId82" w:history="1">
        <w:r w:rsidRPr="00376E6E">
          <w:rPr>
            <w:rStyle w:val="Hipervnculo"/>
            <w:rFonts w:ascii="Times New Roman" w:hAnsi="Times New Roman" w:cs="Times New Roman"/>
            <w:sz w:val="20"/>
            <w:szCs w:val="20"/>
            <w:lang w:val="en-US"/>
          </w:rPr>
          <w:t>https://doi.org/10.1002/ab.20367</w:t>
        </w:r>
      </w:hyperlink>
    </w:p>
    <w:p w14:paraId="62D7AD4A" w14:textId="264E34D0" w:rsidR="00806E1C" w:rsidRPr="00376E6E" w:rsidRDefault="00806E1C"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Zhou, H., Zheng, Q., Jiang, H., &amp; Lu, J. (2025). Exploring predictors of bullying perpetration among adolescents using machine learning approach. </w:t>
      </w:r>
      <w:r w:rsidRPr="00376E6E">
        <w:rPr>
          <w:rFonts w:ascii="Times New Roman" w:hAnsi="Times New Roman" w:cs="Times New Roman"/>
          <w:i/>
          <w:iCs/>
          <w:sz w:val="20"/>
          <w:szCs w:val="20"/>
          <w:lang w:val="en-US"/>
        </w:rPr>
        <w:t>Journal of Interpersonal Violence</w:t>
      </w:r>
      <w:r w:rsidRPr="00376E6E">
        <w:rPr>
          <w:rFonts w:ascii="Times New Roman" w:hAnsi="Times New Roman" w:cs="Times New Roman"/>
          <w:sz w:val="20"/>
          <w:szCs w:val="20"/>
          <w:lang w:val="en-US"/>
        </w:rPr>
        <w:t xml:space="preserve">, 08862605251336348. </w:t>
      </w:r>
      <w:hyperlink r:id="rId83" w:history="1">
        <w:r w:rsidRPr="00376E6E">
          <w:rPr>
            <w:rStyle w:val="Hipervnculo"/>
            <w:rFonts w:ascii="Times New Roman" w:hAnsi="Times New Roman" w:cs="Times New Roman"/>
            <w:sz w:val="20"/>
            <w:szCs w:val="20"/>
            <w:lang w:val="en-US"/>
          </w:rPr>
          <w:t>https://doi.org/10.1177/08862605251336348</w:t>
        </w:r>
      </w:hyperlink>
    </w:p>
    <w:p w14:paraId="7B07E723" w14:textId="77777777" w:rsidR="0060583B" w:rsidRPr="00376E6E" w:rsidRDefault="0060583B" w:rsidP="00016E22">
      <w:pPr>
        <w:spacing w:after="0" w:line="480" w:lineRule="auto"/>
        <w:ind w:left="567" w:hanging="567"/>
        <w:rPr>
          <w:rFonts w:ascii="Times New Roman" w:hAnsi="Times New Roman" w:cs="Times New Roman"/>
          <w:sz w:val="20"/>
          <w:szCs w:val="20"/>
          <w:shd w:val="clear" w:color="auto" w:fill="FFFFFF"/>
          <w:lang w:val="en-US"/>
        </w:rPr>
      </w:pPr>
      <w:r w:rsidRPr="00376E6E">
        <w:rPr>
          <w:rFonts w:ascii="Times New Roman" w:hAnsi="Times New Roman" w:cs="Times New Roman"/>
          <w:sz w:val="20"/>
          <w:szCs w:val="20"/>
          <w:shd w:val="clear" w:color="auto" w:fill="FFFFFF"/>
          <w:lang w:val="en-US"/>
        </w:rPr>
        <w:t xml:space="preserve">Zimet, G. D., Dahlem, N. W., Zimet, S. G., &amp; Farley, G. K. (1988). The Multidimensional Scale of Perceived Social Support. </w:t>
      </w:r>
      <w:r w:rsidRPr="00376E6E">
        <w:rPr>
          <w:rFonts w:ascii="Times New Roman" w:hAnsi="Times New Roman" w:cs="Times New Roman"/>
          <w:i/>
          <w:iCs/>
          <w:sz w:val="20"/>
          <w:szCs w:val="20"/>
          <w:shd w:val="clear" w:color="auto" w:fill="FFFFFF"/>
          <w:lang w:val="en-US"/>
        </w:rPr>
        <w:t>Journal of Personality Assessment, 52</w:t>
      </w:r>
      <w:r w:rsidRPr="00376E6E">
        <w:rPr>
          <w:rFonts w:ascii="Times New Roman" w:hAnsi="Times New Roman" w:cs="Times New Roman"/>
          <w:sz w:val="20"/>
          <w:szCs w:val="20"/>
          <w:shd w:val="clear" w:color="auto" w:fill="FFFFFF"/>
          <w:lang w:val="en-US"/>
        </w:rPr>
        <w:t xml:space="preserve">(1), 30-41. </w:t>
      </w:r>
      <w:hyperlink r:id="rId84" w:history="1">
        <w:r w:rsidRPr="00376E6E">
          <w:rPr>
            <w:rStyle w:val="Hipervnculo"/>
            <w:rFonts w:ascii="Times New Roman" w:hAnsi="Times New Roman" w:cs="Times New Roman"/>
            <w:sz w:val="20"/>
            <w:szCs w:val="20"/>
            <w:shd w:val="clear" w:color="auto" w:fill="FFFFFF"/>
            <w:lang w:val="en-US"/>
          </w:rPr>
          <w:t>https://doi.org/10.1207/s15327752jpa5201_2</w:t>
        </w:r>
      </w:hyperlink>
    </w:p>
    <w:p w14:paraId="47755342" w14:textId="28A7C841" w:rsidR="0060583B" w:rsidRPr="00376E6E" w:rsidRDefault="0060583B" w:rsidP="00016E22">
      <w:pPr>
        <w:spacing w:after="0" w:line="480" w:lineRule="auto"/>
        <w:ind w:left="567" w:hanging="567"/>
        <w:rPr>
          <w:rFonts w:ascii="Times New Roman" w:hAnsi="Times New Roman" w:cs="Times New Roman"/>
          <w:sz w:val="20"/>
          <w:szCs w:val="20"/>
        </w:rPr>
      </w:pPr>
      <w:r w:rsidRPr="00376E6E">
        <w:rPr>
          <w:rFonts w:ascii="Times New Roman" w:hAnsi="Times New Roman" w:cs="Times New Roman"/>
          <w:sz w:val="20"/>
          <w:szCs w:val="20"/>
          <w:shd w:val="clear" w:color="auto" w:fill="FFFFFF"/>
          <w:lang w:val="en-US"/>
        </w:rPr>
        <w:t xml:space="preserve">Zimet, G. D., Powell, S. S., Farley, G. K., Werkman, S., &amp; Berkoff, K. A. (1990). Psychometric characteristics of the Multidimensional Scale of Perceived Social Support. </w:t>
      </w:r>
      <w:r w:rsidRPr="00376E6E">
        <w:rPr>
          <w:rFonts w:ascii="Times New Roman" w:hAnsi="Times New Roman" w:cs="Times New Roman"/>
          <w:i/>
          <w:iCs/>
          <w:sz w:val="20"/>
          <w:szCs w:val="20"/>
          <w:shd w:val="clear" w:color="auto" w:fill="FFFFFF"/>
          <w:lang w:val="en-US"/>
        </w:rPr>
        <w:t>Journal of Personality Assessment, 55</w:t>
      </w:r>
      <w:r w:rsidRPr="00376E6E">
        <w:rPr>
          <w:rFonts w:ascii="Times New Roman" w:hAnsi="Times New Roman" w:cs="Times New Roman"/>
          <w:sz w:val="20"/>
          <w:szCs w:val="20"/>
          <w:shd w:val="clear" w:color="auto" w:fill="FFFFFF"/>
          <w:lang w:val="en-US"/>
        </w:rPr>
        <w:t xml:space="preserve">(3-4), 610-617. </w:t>
      </w:r>
      <w:hyperlink r:id="rId85" w:history="1">
        <w:r w:rsidRPr="00376E6E">
          <w:rPr>
            <w:rStyle w:val="Hipervnculo"/>
            <w:rFonts w:ascii="Times New Roman" w:hAnsi="Times New Roman" w:cs="Times New Roman"/>
            <w:sz w:val="20"/>
            <w:szCs w:val="20"/>
            <w:shd w:val="clear" w:color="auto" w:fill="FFFFFF"/>
            <w:lang w:val="en-US"/>
          </w:rPr>
          <w:t>https://doi.org/10.1080/00223891.1990.9674095</w:t>
        </w:r>
      </w:hyperlink>
    </w:p>
    <w:p w14:paraId="7AE59A02" w14:textId="32E0E644" w:rsidR="0060583B" w:rsidRPr="00376E6E" w:rsidRDefault="0060583B" w:rsidP="00016E22">
      <w:pPr>
        <w:spacing w:after="0" w:line="480" w:lineRule="auto"/>
        <w:ind w:left="426" w:hanging="426"/>
        <w:rPr>
          <w:rFonts w:ascii="Times New Roman" w:hAnsi="Times New Roman" w:cs="Times New Roman"/>
          <w:sz w:val="20"/>
          <w:szCs w:val="20"/>
          <w:lang w:val="en-US"/>
        </w:rPr>
      </w:pPr>
      <w:r w:rsidRPr="00376E6E">
        <w:rPr>
          <w:rFonts w:ascii="Times New Roman" w:hAnsi="Times New Roman" w:cs="Times New Roman"/>
          <w:sz w:val="20"/>
          <w:szCs w:val="20"/>
          <w:lang w:val="en-US"/>
        </w:rPr>
        <w:t xml:space="preserve">z-proso Project Team (2024). </w:t>
      </w:r>
      <w:r w:rsidRPr="00376E6E">
        <w:rPr>
          <w:rFonts w:ascii="Times New Roman" w:hAnsi="Times New Roman" w:cs="Times New Roman"/>
          <w:i/>
          <w:iCs/>
          <w:sz w:val="20"/>
          <w:szCs w:val="20"/>
          <w:lang w:val="en-US"/>
        </w:rPr>
        <w:t>z-proso Handbook: Instruments and Procedures in the Adolescent and Young Adult Surveys (Age 11 to 24; Waves K4-K9)</w:t>
      </w:r>
      <w:r w:rsidRPr="00376E6E">
        <w:rPr>
          <w:rFonts w:ascii="Times New Roman" w:hAnsi="Times New Roman" w:cs="Times New Roman"/>
          <w:sz w:val="20"/>
          <w:szCs w:val="20"/>
          <w:lang w:val="en-US"/>
        </w:rPr>
        <w:t xml:space="preserve">. Jacobs Center for Productive Youth Development, University of Zurich (Version 1.0.2). </w:t>
      </w:r>
      <w:hyperlink r:id="rId86" w:history="1">
        <w:r w:rsidRPr="00376E6E">
          <w:rPr>
            <w:rStyle w:val="Hipervnculo"/>
            <w:rFonts w:ascii="Times New Roman" w:hAnsi="Times New Roman" w:cs="Times New Roman"/>
            <w:sz w:val="20"/>
            <w:szCs w:val="20"/>
            <w:lang w:val="en-US"/>
          </w:rPr>
          <w:t>https://doi.org/10.5167/uzh253680</w:t>
        </w:r>
      </w:hyperlink>
    </w:p>
    <w:p w14:paraId="6C716B25" w14:textId="18370ACA" w:rsidR="00806E1C" w:rsidRPr="00376E6E" w:rsidRDefault="00A646F3" w:rsidP="00016E22">
      <w:pPr>
        <w:spacing w:after="0" w:line="480" w:lineRule="auto"/>
        <w:ind w:left="426" w:hanging="426"/>
        <w:rPr>
          <w:rFonts w:ascii="Times New Roman" w:hAnsi="Times New Roman" w:cs="Times New Roman"/>
          <w:sz w:val="20"/>
          <w:szCs w:val="20"/>
          <w:lang w:val="en-US"/>
        </w:rPr>
      </w:pPr>
      <w:r w:rsidRPr="00A646F3">
        <w:rPr>
          <w:rFonts w:ascii="Times New Roman" w:hAnsi="Times New Roman" w:cs="Times New Roman"/>
          <w:sz w:val="20"/>
          <w:szCs w:val="20"/>
          <w:lang w:val="en-US"/>
        </w:rPr>
        <w:t xml:space="preserve">Zun, L. S., Downey, L., &amp; Rosen, J. (2005). Who are the young victims of violence? </w:t>
      </w:r>
      <w:r w:rsidRPr="00B16D35">
        <w:rPr>
          <w:rFonts w:ascii="Times New Roman" w:hAnsi="Times New Roman" w:cs="Times New Roman"/>
          <w:i/>
          <w:iCs/>
          <w:sz w:val="20"/>
          <w:szCs w:val="20"/>
          <w:lang w:val="en-US"/>
        </w:rPr>
        <w:t xml:space="preserve">Pediatric </w:t>
      </w:r>
      <w:r>
        <w:rPr>
          <w:rFonts w:ascii="Times New Roman" w:hAnsi="Times New Roman" w:cs="Times New Roman"/>
          <w:i/>
          <w:iCs/>
          <w:sz w:val="20"/>
          <w:szCs w:val="20"/>
          <w:lang w:val="en-US"/>
        </w:rPr>
        <w:t>E</w:t>
      </w:r>
      <w:r w:rsidRPr="00B16D35">
        <w:rPr>
          <w:rFonts w:ascii="Times New Roman" w:hAnsi="Times New Roman" w:cs="Times New Roman"/>
          <w:i/>
          <w:iCs/>
          <w:sz w:val="20"/>
          <w:szCs w:val="20"/>
          <w:lang w:val="en-US"/>
        </w:rPr>
        <w:t xml:space="preserve">mergency </w:t>
      </w:r>
      <w:r>
        <w:rPr>
          <w:rFonts w:ascii="Times New Roman" w:hAnsi="Times New Roman" w:cs="Times New Roman"/>
          <w:i/>
          <w:iCs/>
          <w:sz w:val="20"/>
          <w:szCs w:val="20"/>
          <w:lang w:val="en-US"/>
        </w:rPr>
        <w:t>C</w:t>
      </w:r>
      <w:r w:rsidRPr="00B16D35">
        <w:rPr>
          <w:rFonts w:ascii="Times New Roman" w:hAnsi="Times New Roman" w:cs="Times New Roman"/>
          <w:i/>
          <w:iCs/>
          <w:sz w:val="20"/>
          <w:szCs w:val="20"/>
          <w:lang w:val="en-US"/>
        </w:rPr>
        <w:t>are, 21</w:t>
      </w:r>
      <w:r w:rsidRPr="00A646F3">
        <w:rPr>
          <w:rFonts w:ascii="Times New Roman" w:hAnsi="Times New Roman" w:cs="Times New Roman"/>
          <w:sz w:val="20"/>
          <w:szCs w:val="20"/>
          <w:lang w:val="en-US"/>
        </w:rPr>
        <w:t>(9), 568-573.</w:t>
      </w:r>
    </w:p>
    <w:p w14:paraId="12DF6256" w14:textId="77777777" w:rsidR="00603185" w:rsidRPr="00376E6E" w:rsidRDefault="00603185" w:rsidP="00016E22">
      <w:pPr>
        <w:spacing w:after="0" w:line="480" w:lineRule="auto"/>
        <w:ind w:left="426" w:hanging="426"/>
        <w:rPr>
          <w:rFonts w:ascii="Times New Roman" w:hAnsi="Times New Roman" w:cs="Times New Roman"/>
          <w:sz w:val="20"/>
          <w:szCs w:val="20"/>
          <w:lang w:val="en-US"/>
        </w:rPr>
      </w:pPr>
    </w:p>
    <w:p w14:paraId="4724B239" w14:textId="13878B8A" w:rsidR="00C52390" w:rsidRPr="006A4A57" w:rsidRDefault="00C52390" w:rsidP="006A4A57">
      <w:pPr>
        <w:spacing w:line="480" w:lineRule="auto"/>
        <w:rPr>
          <w:rFonts w:ascii="Times New Roman" w:hAnsi="Times New Roman" w:cs="Times New Roman"/>
          <w:sz w:val="20"/>
          <w:szCs w:val="20"/>
          <w:lang w:val="en-US"/>
        </w:rPr>
      </w:pPr>
    </w:p>
    <w:sectPr w:rsidR="00C52390" w:rsidRPr="006A4A57">
      <w:headerReference w:type="even" r:id="rId87"/>
      <w:headerReference w:type="default" r:id="rId88"/>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oemí Pereda" w:date="2025-08-28T16:37:00Z" w:initials="NP">
    <w:p w14:paraId="722C9A28" w14:textId="77777777" w:rsidR="002E4354" w:rsidRPr="009F4535" w:rsidRDefault="002E4354" w:rsidP="00376E6E">
      <w:pPr>
        <w:rPr>
          <w:lang w:val="es-ES"/>
        </w:rPr>
      </w:pPr>
      <w:r>
        <w:rPr>
          <w:rStyle w:val="Refdecomentario"/>
        </w:rPr>
        <w:annotationRef/>
      </w:r>
      <w:r w:rsidRPr="009F4535">
        <w:rPr>
          <w:sz w:val="20"/>
          <w:szCs w:val="20"/>
          <w:lang w:val="es-ES"/>
        </w:rPr>
        <w:t>SI PREDECIMOS LOS TRES ROLES ESTE DEBE SER EL TÍTULO, SI NOS ENFOCAMOS EN EL OVERLAP, HAY QUE CAMBIARLO POR ESTE OTRO TÍTULO: Disentangling Victim–Perpetrator Overlap: A Dual-Classifier Analysis Using Global Predictors from a Representative Violence Survey of Adolescents</w:t>
      </w:r>
    </w:p>
  </w:comment>
  <w:comment w:id="1" w:author="Noemí Pereda" w:date="2025-08-24T15:48:00Z" w:initials="NP">
    <w:p w14:paraId="2B46590B" w14:textId="4CAEB77B" w:rsidR="002E4354" w:rsidRPr="009F4535" w:rsidRDefault="002E4354" w:rsidP="007E160F">
      <w:pPr>
        <w:rPr>
          <w:lang w:val="es-ES"/>
        </w:rPr>
      </w:pPr>
      <w:r>
        <w:rPr>
          <w:rStyle w:val="Refdecomentario"/>
        </w:rPr>
        <w:annotationRef/>
      </w:r>
      <w:r w:rsidRPr="009F4535">
        <w:rPr>
          <w:sz w:val="20"/>
          <w:szCs w:val="20"/>
          <w:lang w:val="es-ES"/>
        </w:rPr>
        <w:t>TOT EL QUE ES PUGUI PASSAR A SUPPLEMENTAL MATERIALS S'HA DE PASSAR. EN EL TEXT CAL DEIXAR NOMÉS L'INDISPENSABLE PER A COMPRENDRE LES ANÀLISIS I ELS RESULTATS.</w:t>
      </w:r>
    </w:p>
  </w:comment>
  <w:comment w:id="2" w:author="Noemí Pereda" w:date="2025-08-27T12:56:00Z" w:initials="NP">
    <w:p w14:paraId="5F563904" w14:textId="2B96BB56" w:rsidR="002E4354" w:rsidRPr="009F4535" w:rsidRDefault="002E4354" w:rsidP="00EF49AC">
      <w:pPr>
        <w:rPr>
          <w:lang w:val="es-ES"/>
        </w:rPr>
      </w:pPr>
      <w:r>
        <w:rPr>
          <w:rStyle w:val="Refdecomentario"/>
        </w:rPr>
        <w:annotationRef/>
      </w:r>
      <w:r w:rsidRPr="009F4535">
        <w:rPr>
          <w:sz w:val="20"/>
          <w:szCs w:val="20"/>
          <w:lang w:val="es-ES"/>
        </w:rPr>
        <w:t xml:space="preserve">He reduit les futures línies d'estudi i eliminat les dues taules del final. </w:t>
      </w:r>
    </w:p>
  </w:comment>
  <w:comment w:id="3" w:author="Noemí Pereda" w:date="2025-08-27T12:56:00Z" w:initials="NP">
    <w:p w14:paraId="2ACABA96" w14:textId="77777777" w:rsidR="002E4354" w:rsidRPr="009F4535" w:rsidRDefault="002E4354" w:rsidP="00376E6E">
      <w:pPr>
        <w:rPr>
          <w:lang w:val="es-ES"/>
        </w:rPr>
      </w:pPr>
      <w:r>
        <w:rPr>
          <w:rStyle w:val="Refdecomentario"/>
        </w:rPr>
        <w:annotationRef/>
      </w:r>
      <w:r w:rsidRPr="009F4535">
        <w:rPr>
          <w:sz w:val="20"/>
          <w:szCs w:val="20"/>
          <w:lang w:val="es-ES"/>
        </w:rPr>
        <w:t>Entenc que totes les variables s'han de traduir a l'anglés a les taules, o potser no?</w:t>
      </w:r>
    </w:p>
  </w:comment>
  <w:comment w:id="4" w:author="Microsoft Office User" w:date="2025-09-22T17:33:00Z" w:initials="MOU">
    <w:p w14:paraId="60B91EDD" w14:textId="649CDCB8" w:rsidR="002E4354" w:rsidRPr="007B3BD3" w:rsidRDefault="002E4354">
      <w:pPr>
        <w:pStyle w:val="Textocomentario"/>
        <w:rPr>
          <w:lang w:val="es-ES"/>
        </w:rPr>
      </w:pPr>
      <w:r>
        <w:rPr>
          <w:rStyle w:val="Refdecomentario"/>
        </w:rPr>
        <w:annotationRef/>
      </w:r>
      <w:r w:rsidRPr="007B3BD3">
        <w:rPr>
          <w:lang w:val="es-ES"/>
        </w:rPr>
        <w:t>Jo ho traduiria, pero a veure que op</w:t>
      </w:r>
      <w:r>
        <w:rPr>
          <w:lang w:val="es-ES"/>
        </w:rPr>
        <w:t>inen la resta</w:t>
      </w:r>
    </w:p>
  </w:comment>
  <w:comment w:id="11" w:author="Noemí Pereda" w:date="2025-08-24T15:49:00Z" w:initials="NP">
    <w:p w14:paraId="2CB7BC30" w14:textId="77777777" w:rsidR="002E4354" w:rsidRPr="009F4535" w:rsidRDefault="002E4354" w:rsidP="00376E6E">
      <w:pPr>
        <w:rPr>
          <w:lang w:val="es-ES"/>
        </w:rPr>
      </w:pPr>
      <w:r>
        <w:rPr>
          <w:rStyle w:val="Refdecomentario"/>
        </w:rPr>
        <w:annotationRef/>
      </w:r>
      <w:r w:rsidRPr="009F4535">
        <w:rPr>
          <w:sz w:val="20"/>
          <w:szCs w:val="20"/>
          <w:lang w:val="es-ES"/>
        </w:rPr>
        <w:t>REVISEU perquè l'he tocat i no vull dir res que no hàgim fet.</w:t>
      </w:r>
    </w:p>
  </w:comment>
  <w:comment w:id="12" w:author="Marina Bartolome" w:date="2025-11-05T11:27:00Z" w:initials="MB">
    <w:p w14:paraId="597E4120" w14:textId="77777777" w:rsidR="002E4354" w:rsidRPr="000B128A" w:rsidRDefault="002E4354" w:rsidP="00406A5A">
      <w:pPr>
        <w:rPr>
          <w:lang w:val="es-ES"/>
        </w:rPr>
      </w:pPr>
      <w:r>
        <w:rPr>
          <w:rStyle w:val="Refdecomentario"/>
        </w:rPr>
        <w:annotationRef/>
      </w:r>
      <w:r w:rsidRPr="000B128A">
        <w:rPr>
          <w:sz w:val="20"/>
          <w:szCs w:val="20"/>
          <w:lang w:val="es-ES"/>
        </w:rPr>
        <w:t>En principi és màxim 250 paraules però diuen a les guidelines que es poden fer exceptions. Ara en tenim 280.</w:t>
      </w:r>
    </w:p>
  </w:comment>
  <w:comment w:id="14" w:author="Noemí Pereda" w:date="2025-08-28T16:36:00Z" w:initials="NP">
    <w:p w14:paraId="7FCEAB02" w14:textId="1B6449CE" w:rsidR="002E4354" w:rsidRPr="009F4535" w:rsidRDefault="002E4354" w:rsidP="00376E6E">
      <w:pPr>
        <w:rPr>
          <w:lang w:val="es-ES"/>
        </w:rPr>
      </w:pPr>
      <w:r>
        <w:rPr>
          <w:rStyle w:val="Refdecomentario"/>
        </w:rPr>
        <w:annotationRef/>
      </w:r>
      <w:r w:rsidRPr="009F4535">
        <w:rPr>
          <w:sz w:val="20"/>
          <w:szCs w:val="20"/>
          <w:lang w:val="es-ES"/>
        </w:rPr>
        <w:t>¿ES ESTE EL OBJETIVO O PREDECIR LOS TRES PERFILES?</w:t>
      </w:r>
    </w:p>
    <w:p w14:paraId="5CF5C521" w14:textId="77777777" w:rsidR="002E4354" w:rsidRPr="009F4535" w:rsidRDefault="002E4354" w:rsidP="00376E6E">
      <w:pPr>
        <w:rPr>
          <w:lang w:val="es-ES"/>
        </w:rPr>
      </w:pPr>
      <w:r w:rsidRPr="009F4535">
        <w:rPr>
          <w:sz w:val="20"/>
          <w:szCs w:val="20"/>
          <w:lang w:val="es-ES"/>
        </w:rPr>
        <w:t>JO DIRIA QUE ELS TRES PERFILS...</w:t>
      </w:r>
    </w:p>
  </w:comment>
  <w:comment w:id="15" w:author="Oriol" w:date="2025-09-15T11:36:00Z" w:initials="O">
    <w:p w14:paraId="3C0BC505" w14:textId="5D576064" w:rsidR="002E4354" w:rsidRPr="009F4535" w:rsidRDefault="002E4354">
      <w:pPr>
        <w:pStyle w:val="Textocomentario"/>
        <w:rPr>
          <w:lang w:val="es-ES"/>
        </w:rPr>
      </w:pPr>
      <w:r>
        <w:rPr>
          <w:rStyle w:val="Refdecomentario"/>
        </w:rPr>
        <w:annotationRef/>
      </w:r>
      <w:r>
        <w:rPr>
          <w:lang w:val="es-ES"/>
        </w:rPr>
        <w:t xml:space="preserve">Modificado con sugerencia Marina </w:t>
      </w:r>
    </w:p>
  </w:comment>
  <w:comment w:id="18" w:author="Marina Bartolome" w:date="2025-09-05T09:01:00Z" w:initials="MB">
    <w:p w14:paraId="7CA9F79D" w14:textId="77777777" w:rsidR="002E4354" w:rsidRPr="00924E07" w:rsidRDefault="002E4354" w:rsidP="00FF792A">
      <w:pPr>
        <w:rPr>
          <w:lang w:val="es-ES"/>
        </w:rPr>
      </w:pPr>
      <w:r>
        <w:rPr>
          <w:rStyle w:val="Refdecomentario"/>
        </w:rPr>
        <w:annotationRef/>
      </w:r>
      <w:r w:rsidRPr="00924E07">
        <w:rPr>
          <w:sz w:val="20"/>
          <w:szCs w:val="20"/>
          <w:lang w:val="es-ES"/>
        </w:rPr>
        <w:t>Si fem dels tres jo diria: of being victims, perpetrators or both.</w:t>
      </w:r>
    </w:p>
  </w:comment>
  <w:comment w:id="19" w:author="Oriol" w:date="2025-09-15T11:38:00Z" w:initials="O">
    <w:p w14:paraId="3205DA53" w14:textId="6CB02D67" w:rsidR="002E4354" w:rsidRPr="00790CD1" w:rsidRDefault="002E4354">
      <w:pPr>
        <w:pStyle w:val="Textocomentario"/>
        <w:rPr>
          <w:lang w:val="es-ES"/>
        </w:rPr>
      </w:pPr>
      <w:r>
        <w:rPr>
          <w:rStyle w:val="Refdecomentario"/>
        </w:rPr>
        <w:annotationRef/>
      </w:r>
      <w:r w:rsidRPr="00790CD1">
        <w:rPr>
          <w:lang w:val="es-ES"/>
        </w:rPr>
        <w:t>Sí perfecte.</w:t>
      </w:r>
    </w:p>
  </w:comment>
  <w:comment w:id="13" w:author="Oriol" w:date="2025-09-15T14:39:00Z" w:initials="O">
    <w:p w14:paraId="01096496" w14:textId="31FF8E35" w:rsidR="002E4354" w:rsidRPr="000A04A9" w:rsidRDefault="002E4354">
      <w:pPr>
        <w:pStyle w:val="Textocomentario"/>
        <w:rPr>
          <w:lang w:val="es-ES"/>
        </w:rPr>
      </w:pPr>
      <w:r>
        <w:rPr>
          <w:rStyle w:val="Refdecomentario"/>
        </w:rPr>
        <w:annotationRef/>
      </w:r>
      <w:r w:rsidRPr="000A04A9">
        <w:rPr>
          <w:lang w:val="es-ES"/>
        </w:rPr>
        <w:t>No superar las 250 palabras</w:t>
      </w:r>
    </w:p>
  </w:comment>
  <w:comment w:id="26" w:author="Oriol" w:date="2025-09-15T14:41:00Z" w:initials="O">
    <w:p w14:paraId="5EAB32F0" w14:textId="59C75560" w:rsidR="002E4354" w:rsidRPr="003C6FCC" w:rsidRDefault="002E4354">
      <w:pPr>
        <w:pStyle w:val="Textocomentario"/>
        <w:rPr>
          <w:lang w:val="es-ES"/>
        </w:rPr>
      </w:pPr>
      <w:r>
        <w:rPr>
          <w:rStyle w:val="Refdecomentario"/>
        </w:rPr>
        <w:annotationRef/>
      </w:r>
      <w:r w:rsidRPr="008C61A8">
        <w:rPr>
          <w:lang w:val="es-ES"/>
        </w:rPr>
        <w:t>4-6 palabras clave</w:t>
      </w:r>
    </w:p>
  </w:comment>
  <w:comment w:id="46" w:author="Marina Bartolome" w:date="2025-12-15T09:49:00Z" w:initials="MB">
    <w:p w14:paraId="622802FE" w14:textId="77777777" w:rsidR="002E4354" w:rsidRPr="000B128A" w:rsidRDefault="002E4354" w:rsidP="00C03DBE">
      <w:pPr>
        <w:rPr>
          <w:lang w:val="es-ES"/>
        </w:rPr>
      </w:pPr>
      <w:r>
        <w:rPr>
          <w:rStyle w:val="Refdecomentario"/>
        </w:rPr>
        <w:annotationRef/>
      </w:r>
      <w:r w:rsidRPr="000B128A">
        <w:rPr>
          <w:color w:val="000000"/>
          <w:sz w:val="20"/>
          <w:szCs w:val="20"/>
          <w:lang w:val="es-ES"/>
        </w:rPr>
        <w:t>Això m’ho he inventat una mica però em sembla que serveix per justificar més l’estudi d’overlap.</w:t>
      </w:r>
    </w:p>
  </w:comment>
  <w:comment w:id="79" w:author="Marina Bartolome" w:date="2025-09-05T11:12:00Z" w:initials="MB">
    <w:p w14:paraId="6216ECD7" w14:textId="358D0D5D" w:rsidR="002E4354" w:rsidRPr="009F4535" w:rsidRDefault="002E4354" w:rsidP="005B5B14">
      <w:pPr>
        <w:rPr>
          <w:lang w:val="es-ES"/>
        </w:rPr>
      </w:pPr>
      <w:r>
        <w:rPr>
          <w:rStyle w:val="Refdecomentario"/>
        </w:rPr>
        <w:annotationRef/>
      </w:r>
      <w:r w:rsidRPr="000B128A">
        <w:rPr>
          <w:color w:val="000000"/>
          <w:sz w:val="20"/>
          <w:szCs w:val="20"/>
          <w:lang w:val="en-US"/>
        </w:rPr>
        <w:t xml:space="preserve">Veig que just surt més abaix aquests exemple. </w:t>
      </w:r>
      <w:r w:rsidRPr="009F4535">
        <w:rPr>
          <w:color w:val="000000"/>
          <w:sz w:val="20"/>
          <w:szCs w:val="20"/>
          <w:lang w:val="es-ES"/>
        </w:rPr>
        <w:t>Es pot canviar per sexual promiscuity.</w:t>
      </w:r>
    </w:p>
  </w:comment>
  <w:comment w:id="80" w:author="Oriol" w:date="2025-09-15T11:48:00Z" w:initials="O">
    <w:p w14:paraId="47BA975E" w14:textId="516725F1" w:rsidR="002E4354" w:rsidRPr="006F16E7" w:rsidRDefault="002E4354">
      <w:pPr>
        <w:pStyle w:val="Textocomentario"/>
        <w:rPr>
          <w:lang w:val="es-ES"/>
        </w:rPr>
      </w:pPr>
      <w:r>
        <w:rPr>
          <w:rStyle w:val="Refdecomentario"/>
        </w:rPr>
        <w:annotationRef/>
      </w:r>
      <w:r w:rsidRPr="006F16E7">
        <w:rPr>
          <w:lang w:val="es-ES"/>
        </w:rPr>
        <w:t>Em se</w:t>
      </w:r>
      <w:r>
        <w:rPr>
          <w:lang w:val="es-ES"/>
        </w:rPr>
        <w:t>mbla bé.</w:t>
      </w:r>
    </w:p>
  </w:comment>
  <w:comment w:id="96" w:author="Marina Bartolome" w:date="2025-12-15T09:50:00Z" w:initials="MB">
    <w:p w14:paraId="42386FCD" w14:textId="77777777" w:rsidR="002E4354" w:rsidRPr="000B128A" w:rsidRDefault="002E4354" w:rsidP="00C03DBE">
      <w:pPr>
        <w:rPr>
          <w:lang w:val="es-ES"/>
        </w:rPr>
      </w:pPr>
      <w:r>
        <w:rPr>
          <w:rStyle w:val="Refdecomentario"/>
        </w:rPr>
        <w:annotationRef/>
      </w:r>
      <w:r w:rsidRPr="000B128A">
        <w:rPr>
          <w:color w:val="000000"/>
          <w:sz w:val="20"/>
          <w:szCs w:val="20"/>
          <w:lang w:val="es-ES"/>
        </w:rPr>
        <w:t>Tot això és nou, a veure què en penseu…</w:t>
      </w:r>
    </w:p>
  </w:comment>
  <w:comment w:id="97" w:author="Marina Bartolome" w:date="2025-12-15T10:25:00Z" w:initials="MB">
    <w:p w14:paraId="030C6F45" w14:textId="77777777" w:rsidR="002E4354" w:rsidRPr="000B128A" w:rsidRDefault="002E4354" w:rsidP="007E2354">
      <w:pPr>
        <w:rPr>
          <w:lang w:val="es-ES"/>
        </w:rPr>
      </w:pPr>
      <w:r>
        <w:rPr>
          <w:rStyle w:val="Refdecomentario"/>
        </w:rPr>
        <w:annotationRef/>
      </w:r>
      <w:r w:rsidRPr="000B128A">
        <w:rPr>
          <w:color w:val="000000"/>
          <w:sz w:val="20"/>
          <w:szCs w:val="20"/>
          <w:lang w:val="es-ES"/>
        </w:rPr>
        <w:t>Help Georgina, segur que tu això ho saps molt millor…</w:t>
      </w:r>
    </w:p>
  </w:comment>
  <w:comment w:id="98" w:author="Marina Bartolome" w:date="2025-12-15T11:19:00Z" w:initials="MB">
    <w:p w14:paraId="2E210283" w14:textId="77777777" w:rsidR="002E4354" w:rsidRPr="000B128A" w:rsidRDefault="002E4354" w:rsidP="00C30F45">
      <w:pPr>
        <w:rPr>
          <w:lang w:val="es-ES"/>
        </w:rPr>
      </w:pPr>
      <w:r>
        <w:rPr>
          <w:rStyle w:val="Refdecomentario"/>
        </w:rPr>
        <w:annotationRef/>
      </w:r>
      <w:r w:rsidRPr="000B128A">
        <w:rPr>
          <w:color w:val="000000"/>
          <w:sz w:val="20"/>
          <w:szCs w:val="20"/>
          <w:lang w:val="es-ES"/>
        </w:rPr>
        <w:t>Bé, això ho puc revisar i acabar de redactar, però primer m’agradaria que em diguessis si creu que vai bé Georgina i si saps articles/referències per sustentar-ho també aniria molt bé…</w:t>
      </w:r>
    </w:p>
  </w:comment>
  <w:comment w:id="99" w:author="Marina Bartolome" w:date="2025-12-15T10:31:00Z" w:initials="MB">
    <w:p w14:paraId="3D5DDB27" w14:textId="2D4FF8A7" w:rsidR="002E4354" w:rsidRPr="000B128A" w:rsidRDefault="002E4354" w:rsidP="007E2354">
      <w:pPr>
        <w:rPr>
          <w:lang w:val="es-ES"/>
        </w:rPr>
      </w:pPr>
      <w:r>
        <w:rPr>
          <w:rStyle w:val="Refdecomentario"/>
        </w:rPr>
        <w:annotationRef/>
      </w:r>
      <w:r w:rsidRPr="000B128A">
        <w:rPr>
          <w:color w:val="000000"/>
          <w:sz w:val="20"/>
          <w:szCs w:val="20"/>
          <w:lang w:val="es-ES"/>
        </w:rPr>
        <w:t>Això és el que van dir, almenys, l’Ignasi i l’Oriol</w:t>
      </w:r>
    </w:p>
  </w:comment>
  <w:comment w:id="100" w:author="Marina Bartolome" w:date="2025-12-15T11:11:00Z" w:initials="MB">
    <w:p w14:paraId="39C52AB8" w14:textId="77777777" w:rsidR="002E4354" w:rsidRPr="000B128A" w:rsidRDefault="002E4354" w:rsidP="00C30F45">
      <w:pPr>
        <w:rPr>
          <w:lang w:val="es-ES"/>
        </w:rPr>
      </w:pPr>
      <w:r>
        <w:rPr>
          <w:rStyle w:val="Refdecomentario"/>
        </w:rPr>
        <w:annotationRef/>
      </w:r>
      <w:r w:rsidRPr="000B128A">
        <w:rPr>
          <w:color w:val="000000"/>
          <w:sz w:val="20"/>
          <w:szCs w:val="20"/>
          <w:lang w:val="es-ES"/>
        </w:rPr>
        <w:t>Això també ho van dir al debat sobre IA i Crimi que vaig fer</w:t>
      </w:r>
    </w:p>
  </w:comment>
  <w:comment w:id="150" w:author="Marina Bartolome" w:date="2025-09-08T09:05:00Z" w:initials="MB">
    <w:p w14:paraId="02AA7DA1" w14:textId="1E8F3F81" w:rsidR="002E4354" w:rsidRPr="00924E07" w:rsidRDefault="002E4354" w:rsidP="004F097F">
      <w:pPr>
        <w:rPr>
          <w:lang w:val="es-ES"/>
        </w:rPr>
      </w:pPr>
      <w:r>
        <w:rPr>
          <w:rStyle w:val="Refdecomentario"/>
        </w:rPr>
        <w:annotationRef/>
      </w:r>
      <w:r w:rsidRPr="00924E07">
        <w:rPr>
          <w:color w:val="000000"/>
          <w:sz w:val="20"/>
          <w:szCs w:val="20"/>
          <w:lang w:val="es-ES"/>
        </w:rPr>
        <w:t>Afegim objectius o passem?</w:t>
      </w:r>
    </w:p>
  </w:comment>
  <w:comment w:id="151" w:author="Noemí Pereda" w:date="2025-09-09T16:15:00Z" w:initials="NP">
    <w:p w14:paraId="662D77E4" w14:textId="77777777" w:rsidR="002E4354" w:rsidRPr="009F4535" w:rsidRDefault="002E4354" w:rsidP="00B16D35">
      <w:pPr>
        <w:rPr>
          <w:lang w:val="es-ES"/>
        </w:rPr>
      </w:pPr>
      <w:r>
        <w:rPr>
          <w:rStyle w:val="Refdecomentario"/>
        </w:rPr>
        <w:annotationRef/>
      </w:r>
      <w:r w:rsidRPr="009F4535">
        <w:rPr>
          <w:sz w:val="20"/>
          <w:szCs w:val="20"/>
          <w:lang w:val="es-ES"/>
        </w:rPr>
        <w:t>De moment hem de TALLAR TEXT. Potser sí que caldria posar-los...</w:t>
      </w:r>
    </w:p>
  </w:comment>
  <w:comment w:id="101" w:author="Oriol" w:date="2025-09-15T15:05:00Z" w:initials="O">
    <w:p w14:paraId="369A3BB7" w14:textId="77777777" w:rsidR="002E4354" w:rsidRPr="00924E07" w:rsidRDefault="002E4354">
      <w:pPr>
        <w:pStyle w:val="Textocomentario"/>
        <w:rPr>
          <w:lang w:val="es-ES"/>
        </w:rPr>
      </w:pPr>
      <w:r>
        <w:rPr>
          <w:rStyle w:val="Refdecomentario"/>
        </w:rPr>
        <w:annotationRef/>
      </w:r>
      <w:r w:rsidRPr="00924E07">
        <w:rPr>
          <w:lang w:val="es-ES"/>
        </w:rPr>
        <w:t xml:space="preserve">Hay que modificar esto: </w:t>
      </w:r>
    </w:p>
    <w:p w14:paraId="00DC124F" w14:textId="77777777" w:rsidR="002E4354" w:rsidRPr="00B260EC" w:rsidRDefault="002E4354" w:rsidP="00B260EC">
      <w:pPr>
        <w:pStyle w:val="Textocomentario"/>
        <w:rPr>
          <w:lang w:val="es-ES"/>
        </w:rPr>
      </w:pPr>
      <w:r w:rsidRPr="00B260EC">
        <w:rPr>
          <w:lang w:val="es-ES"/>
        </w:rPr>
        <w:t xml:space="preserve">- Se habla de “mecanismos”, pero el diseño es transversal y no causal; no infiere causalidad. </w:t>
      </w:r>
    </w:p>
    <w:p w14:paraId="7D37665D" w14:textId="15B7196C" w:rsidR="002E4354" w:rsidRPr="00B260EC" w:rsidRDefault="002E4354" w:rsidP="00B260EC">
      <w:pPr>
        <w:pStyle w:val="Textocomentario"/>
        <w:rPr>
          <w:lang w:val="es-ES"/>
        </w:rPr>
      </w:pPr>
      <w:r w:rsidRPr="00B260EC">
        <w:rPr>
          <w:lang w:val="es-ES"/>
        </w:rPr>
        <w:t xml:space="preserve"> - Se cita la polivictimización, pero no se modela: se excluyen ítems definitorios de víctima/perpetrador para evitar leakage.</w:t>
      </w:r>
    </w:p>
  </w:comment>
  <w:comment w:id="102" w:author="Marina Bartolome" w:date="2025-11-05T12:40:00Z" w:initials="MB">
    <w:p w14:paraId="54F5944B" w14:textId="77777777" w:rsidR="002E4354" w:rsidRPr="000B128A" w:rsidRDefault="002E4354" w:rsidP="00447D4C">
      <w:pPr>
        <w:rPr>
          <w:lang w:val="es-ES"/>
        </w:rPr>
      </w:pPr>
      <w:r>
        <w:rPr>
          <w:rStyle w:val="Refdecomentario"/>
        </w:rPr>
        <w:annotationRef/>
      </w:r>
      <w:r w:rsidRPr="000B128A">
        <w:rPr>
          <w:sz w:val="20"/>
          <w:szCs w:val="20"/>
          <w:lang w:val="es-ES"/>
        </w:rPr>
        <w:t xml:space="preserve">He modificado el texto para reflejar esto pero valdría la pena revisarlo de nuevo. </w:t>
      </w:r>
    </w:p>
  </w:comment>
  <w:comment w:id="155" w:author="Noemí Pereda" w:date="2025-08-27T13:47:00Z" w:initials="NP">
    <w:p w14:paraId="3280856A" w14:textId="37C97B4F" w:rsidR="002E4354" w:rsidRPr="009F4535" w:rsidRDefault="002E4354" w:rsidP="00543475">
      <w:pPr>
        <w:rPr>
          <w:lang w:val="es-ES"/>
        </w:rPr>
      </w:pPr>
      <w:r>
        <w:rPr>
          <w:rStyle w:val="Refdecomentario"/>
        </w:rPr>
        <w:annotationRef/>
      </w:r>
      <w:r w:rsidRPr="009F4535">
        <w:rPr>
          <w:sz w:val="20"/>
          <w:szCs w:val="20"/>
          <w:lang w:val="es-ES"/>
        </w:rPr>
        <w:t>Passar el màxim que es pugui a supplemental materials.</w:t>
      </w:r>
    </w:p>
  </w:comment>
  <w:comment w:id="167" w:author="Oriol" w:date="2025-09-17T09:17:00Z" w:initials="O">
    <w:p w14:paraId="402837CB" w14:textId="66258293" w:rsidR="002E4354" w:rsidRPr="003333C7" w:rsidRDefault="002E4354">
      <w:pPr>
        <w:pStyle w:val="Textocomentario"/>
        <w:rPr>
          <w:lang w:val="es-ES"/>
        </w:rPr>
      </w:pPr>
      <w:r>
        <w:rPr>
          <w:rStyle w:val="Refdecomentario"/>
        </w:rPr>
        <w:annotationRef/>
      </w:r>
      <w:r w:rsidRPr="003333C7">
        <w:rPr>
          <w:lang w:val="es-ES"/>
        </w:rPr>
        <w:t>He eliminado la referencia a la tabla de la categorización de variables, dado que la información que nos aporta ya esta reflejada en dicho parrafo.</w:t>
      </w:r>
    </w:p>
  </w:comment>
  <w:comment w:id="184" w:author="Microsoft Office User" w:date="2025-09-22T17:41:00Z" w:initials="MOU">
    <w:p w14:paraId="4ECA0EB7" w14:textId="551A071A" w:rsidR="002E4354" w:rsidRPr="00F95903" w:rsidRDefault="002E4354">
      <w:pPr>
        <w:pStyle w:val="Textocomentario"/>
        <w:rPr>
          <w:lang w:val="es-ES"/>
        </w:rPr>
      </w:pPr>
      <w:r>
        <w:rPr>
          <w:rStyle w:val="Refdecomentario"/>
        </w:rPr>
        <w:annotationRef/>
      </w:r>
      <w:r w:rsidRPr="00F95903">
        <w:rPr>
          <w:lang w:val="es-ES"/>
        </w:rPr>
        <w:t>Mejor que entered</w:t>
      </w:r>
    </w:p>
  </w:comment>
  <w:comment w:id="156" w:author="Oriol" w:date="2025-09-19T13:17:00Z" w:initials="O">
    <w:p w14:paraId="1B440A0E" w14:textId="1BD35462" w:rsidR="002E4354" w:rsidRPr="005079CA" w:rsidRDefault="002E4354">
      <w:pPr>
        <w:pStyle w:val="Textocomentario"/>
        <w:rPr>
          <w:lang w:val="es-ES"/>
        </w:rPr>
      </w:pPr>
      <w:r>
        <w:rPr>
          <w:rStyle w:val="Refdecomentario"/>
        </w:rPr>
        <w:annotationRef/>
      </w:r>
      <w:r w:rsidRPr="005079CA">
        <w:rPr>
          <w:lang w:val="es-ES"/>
        </w:rPr>
        <w:t xml:space="preserve">Esta sección parece dividida en dos bloques (survey data y measures). Propongo integrarlos en un único apartado y simplificar los detalles técnicos del procesamiento. Podemos dejar esos detalles completos referenciados en </w:t>
      </w:r>
      <w:r w:rsidRPr="005079CA">
        <w:rPr>
          <w:rStyle w:val="nfasis"/>
          <w:lang w:val="es-ES"/>
        </w:rPr>
        <w:t>Supplemental Materials</w:t>
      </w:r>
      <w:r w:rsidRPr="005079CA">
        <w:rPr>
          <w:lang w:val="es-ES"/>
        </w:rPr>
        <w:t>. ¿Os parece?</w:t>
      </w:r>
    </w:p>
  </w:comment>
  <w:comment w:id="157" w:author="Marina Bartolome" w:date="2025-11-06T10:13:00Z" w:initials="MB">
    <w:p w14:paraId="5E797B97" w14:textId="77777777" w:rsidR="002E4354" w:rsidRPr="000B128A" w:rsidRDefault="002E4354" w:rsidP="006D3F36">
      <w:pPr>
        <w:rPr>
          <w:lang w:val="es-ES"/>
        </w:rPr>
      </w:pPr>
      <w:r>
        <w:rPr>
          <w:rStyle w:val="Refdecomentario"/>
        </w:rPr>
        <w:annotationRef/>
      </w:r>
      <w:r w:rsidRPr="000B128A">
        <w:rPr>
          <w:color w:val="000000"/>
          <w:sz w:val="20"/>
          <w:szCs w:val="20"/>
          <w:lang w:val="es-ES"/>
        </w:rPr>
        <w:t xml:space="preserve">Justamente esta estructura del artículo es bastante clásica e informadora. Si hay que eliminar partes igual no sé si lo haría de aquí. </w:t>
      </w:r>
    </w:p>
  </w:comment>
  <w:comment w:id="261" w:author="Microsoft Office User" w:date="2025-09-22T17:43:00Z" w:initials="MOU">
    <w:p w14:paraId="44B4A9A4" w14:textId="321AFC78" w:rsidR="002E4354" w:rsidRDefault="002E4354">
      <w:pPr>
        <w:pStyle w:val="Textocomentario"/>
        <w:rPr>
          <w:lang w:val="es-ES"/>
        </w:rPr>
      </w:pPr>
      <w:r>
        <w:rPr>
          <w:rStyle w:val="Refdecomentario"/>
        </w:rPr>
        <w:annotationRef/>
      </w:r>
      <w:r w:rsidRPr="00DD15EA">
        <w:rPr>
          <w:lang w:val="es-ES"/>
        </w:rPr>
        <w:t>Oriol: Busca una referencia que expl</w:t>
      </w:r>
      <w:r>
        <w:rPr>
          <w:lang w:val="es-ES"/>
        </w:rPr>
        <w:t>ique esto a profanos de la estadística.</w:t>
      </w:r>
    </w:p>
    <w:p w14:paraId="38396963" w14:textId="77777777" w:rsidR="002E4354" w:rsidRPr="00F95903" w:rsidRDefault="002E4354" w:rsidP="00DD15EA">
      <w:pPr>
        <w:rPr>
          <w:lang w:val="es-ES"/>
        </w:rPr>
      </w:pPr>
      <w:r>
        <w:rPr>
          <w:lang w:val="es-ES"/>
        </w:rPr>
        <w:t>Creo que esta puede servir, pero mira si te gusta:</w:t>
      </w:r>
      <w:r>
        <w:rPr>
          <w:lang w:val="es-ES"/>
        </w:rPr>
        <w:br/>
      </w:r>
      <w:bookmarkStart w:id="271" w:name="_Hlk212110083"/>
      <w:r w:rsidRPr="00DD15EA">
        <w:rPr>
          <w:rFonts w:ascii="Arial" w:hAnsi="Arial" w:cs="Arial"/>
          <w:color w:val="202122"/>
          <w:shd w:val="clear" w:color="auto" w:fill="FFFFFF"/>
          <w:lang w:val="es-ES"/>
        </w:rPr>
        <w:t>Shachar Kaufman; Saharon Rosset; Claudia Perlich (January 2011). </w:t>
      </w:r>
      <w:hyperlink r:id="rId1" w:history="1">
        <w:r>
          <w:rPr>
            <w:rStyle w:val="Hipervnculo"/>
            <w:rFonts w:ascii="Arial" w:hAnsi="Arial" w:cs="Arial"/>
            <w:color w:val="3366CC"/>
          </w:rPr>
          <w:t>"Leakage in data mining: Formulation, detection, and avoidance"</w:t>
        </w:r>
      </w:hyperlink>
      <w:r>
        <w:rPr>
          <w:rFonts w:ascii="Arial" w:hAnsi="Arial" w:cs="Arial"/>
          <w:color w:val="202122"/>
          <w:shd w:val="clear" w:color="auto" w:fill="FFFFFF"/>
        </w:rPr>
        <w:t>. </w:t>
      </w:r>
      <w:r>
        <w:rPr>
          <w:rFonts w:ascii="Arial" w:hAnsi="Arial" w:cs="Arial"/>
          <w:i/>
          <w:iCs/>
          <w:color w:val="202122"/>
          <w:shd w:val="clear" w:color="auto" w:fill="FFFFFF"/>
        </w:rPr>
        <w:t>Proceedings of the 17th ACM SIGKDD international conference on Knowledge discovery and data mining</w:t>
      </w:r>
      <w:r>
        <w:rPr>
          <w:rFonts w:ascii="Arial" w:hAnsi="Arial" w:cs="Arial"/>
          <w:color w:val="202122"/>
          <w:shd w:val="clear" w:color="auto" w:fill="FFFFFF"/>
        </w:rPr>
        <w:t xml:space="preserve">. </w:t>
      </w:r>
      <w:r w:rsidRPr="00F95903">
        <w:rPr>
          <w:rFonts w:ascii="Arial" w:hAnsi="Arial" w:cs="Arial"/>
          <w:color w:val="202122"/>
          <w:shd w:val="clear" w:color="auto" w:fill="FFFFFF"/>
          <w:lang w:val="es-ES"/>
        </w:rPr>
        <w:t>Vol. 6. pp. </w:t>
      </w:r>
      <w:r w:rsidRPr="00F95903">
        <w:rPr>
          <w:rStyle w:val="nowrap"/>
          <w:rFonts w:ascii="Arial" w:hAnsi="Arial" w:cs="Arial"/>
          <w:color w:val="202122"/>
          <w:shd w:val="clear" w:color="auto" w:fill="FFFFFF"/>
          <w:lang w:val="es-ES"/>
        </w:rPr>
        <w:t>556–</w:t>
      </w:r>
      <w:r w:rsidRPr="00F95903">
        <w:rPr>
          <w:rFonts w:ascii="Arial" w:hAnsi="Arial" w:cs="Arial"/>
          <w:color w:val="202122"/>
          <w:shd w:val="clear" w:color="auto" w:fill="FFFFFF"/>
          <w:lang w:val="es-ES"/>
        </w:rPr>
        <w:t>563. </w:t>
      </w:r>
      <w:hyperlink r:id="rId2" w:tooltip="Doi (identifier)" w:history="1">
        <w:r w:rsidRPr="00F95903">
          <w:rPr>
            <w:rStyle w:val="Hipervnculo"/>
            <w:rFonts w:ascii="Arial" w:hAnsi="Arial" w:cs="Arial"/>
            <w:color w:val="3366CC"/>
            <w:shd w:val="clear" w:color="auto" w:fill="FFFFFF"/>
            <w:lang w:val="es-ES"/>
          </w:rPr>
          <w:t>doi</w:t>
        </w:r>
      </w:hyperlink>
      <w:r w:rsidRPr="00F95903">
        <w:rPr>
          <w:rFonts w:ascii="Arial" w:hAnsi="Arial" w:cs="Arial"/>
          <w:color w:val="202122"/>
          <w:shd w:val="clear" w:color="auto" w:fill="FFFFFF"/>
          <w:lang w:val="es-ES"/>
        </w:rPr>
        <w:t>:</w:t>
      </w:r>
      <w:hyperlink r:id="rId3" w:history="1">
        <w:r w:rsidRPr="00F95903">
          <w:rPr>
            <w:rStyle w:val="Hipervnculo"/>
            <w:rFonts w:ascii="Arial" w:hAnsi="Arial" w:cs="Arial"/>
            <w:color w:val="3366CC"/>
            <w:lang w:val="es-ES"/>
          </w:rPr>
          <w:t>10.1145/2020408.2020496</w:t>
        </w:r>
      </w:hyperlink>
      <w:r w:rsidRPr="00F95903">
        <w:rPr>
          <w:rFonts w:ascii="Arial" w:hAnsi="Arial" w:cs="Arial"/>
          <w:color w:val="202122"/>
          <w:shd w:val="clear" w:color="auto" w:fill="FFFFFF"/>
          <w:lang w:val="es-ES"/>
        </w:rPr>
        <w:t>. </w:t>
      </w:r>
      <w:hyperlink r:id="rId4" w:tooltip="ISBN (identifier)" w:history="1">
        <w:r w:rsidRPr="00F95903">
          <w:rPr>
            <w:rStyle w:val="Hipervnculo"/>
            <w:rFonts w:ascii="Arial" w:hAnsi="Arial" w:cs="Arial"/>
            <w:color w:val="3366CC"/>
            <w:shd w:val="clear" w:color="auto" w:fill="FFFFFF"/>
            <w:lang w:val="es-ES"/>
          </w:rPr>
          <w:t>ISBN</w:t>
        </w:r>
      </w:hyperlink>
      <w:r w:rsidRPr="00F95903">
        <w:rPr>
          <w:rFonts w:ascii="Arial" w:hAnsi="Arial" w:cs="Arial"/>
          <w:color w:val="202122"/>
          <w:shd w:val="clear" w:color="auto" w:fill="FFFFFF"/>
          <w:lang w:val="es-ES"/>
        </w:rPr>
        <w:t> </w:t>
      </w:r>
      <w:hyperlink r:id="rId5" w:tooltip="Special:BookSources/9781450308137" w:history="1">
        <w:r w:rsidRPr="00F95903">
          <w:rPr>
            <w:rStyle w:val="Hipervnculo"/>
            <w:rFonts w:ascii="Arial" w:hAnsi="Arial" w:cs="Arial"/>
            <w:color w:val="3366CC"/>
            <w:shd w:val="clear" w:color="auto" w:fill="FFFFFF"/>
            <w:lang w:val="es-ES"/>
          </w:rPr>
          <w:t>9781450308137</w:t>
        </w:r>
      </w:hyperlink>
      <w:r w:rsidRPr="00F95903">
        <w:rPr>
          <w:rFonts w:ascii="Arial" w:hAnsi="Arial" w:cs="Arial"/>
          <w:color w:val="202122"/>
          <w:shd w:val="clear" w:color="auto" w:fill="FFFFFF"/>
          <w:lang w:val="es-ES"/>
        </w:rPr>
        <w:t>. </w:t>
      </w:r>
      <w:hyperlink r:id="rId6" w:tooltip="S2CID (identifier)" w:history="1">
        <w:r w:rsidRPr="00F95903">
          <w:rPr>
            <w:rStyle w:val="Hipervnculo"/>
            <w:rFonts w:ascii="Arial" w:hAnsi="Arial" w:cs="Arial"/>
            <w:color w:val="3366CC"/>
            <w:shd w:val="clear" w:color="auto" w:fill="FFFFFF"/>
            <w:lang w:val="es-ES"/>
          </w:rPr>
          <w:t>S2CID</w:t>
        </w:r>
      </w:hyperlink>
      <w:r w:rsidRPr="00F95903">
        <w:rPr>
          <w:rFonts w:ascii="Arial" w:hAnsi="Arial" w:cs="Arial"/>
          <w:color w:val="202122"/>
          <w:shd w:val="clear" w:color="auto" w:fill="FFFFFF"/>
          <w:lang w:val="es-ES"/>
        </w:rPr>
        <w:t> </w:t>
      </w:r>
      <w:hyperlink r:id="rId7" w:history="1">
        <w:r w:rsidRPr="00F95903">
          <w:rPr>
            <w:rStyle w:val="Hipervnculo"/>
            <w:rFonts w:ascii="Arial" w:hAnsi="Arial" w:cs="Arial"/>
            <w:color w:val="3366CC"/>
            <w:lang w:val="es-ES"/>
          </w:rPr>
          <w:t>9168804</w:t>
        </w:r>
      </w:hyperlink>
      <w:r w:rsidRPr="00F95903">
        <w:rPr>
          <w:rStyle w:val="reference-accessdate"/>
          <w:rFonts w:ascii="Arial" w:hAnsi="Arial" w:cs="Arial"/>
          <w:color w:val="202122"/>
          <w:shd w:val="clear" w:color="auto" w:fill="FFFFFF"/>
          <w:lang w:val="es-ES"/>
        </w:rPr>
        <w:t>. Retrieved </w:t>
      </w:r>
      <w:r w:rsidRPr="00F95903">
        <w:rPr>
          <w:rStyle w:val="nowrap"/>
          <w:rFonts w:ascii="Arial" w:hAnsi="Arial" w:cs="Arial"/>
          <w:color w:val="202122"/>
          <w:shd w:val="clear" w:color="auto" w:fill="FFFFFF"/>
          <w:lang w:val="es-ES"/>
        </w:rPr>
        <w:t>13 January</w:t>
      </w:r>
      <w:r w:rsidRPr="00F95903">
        <w:rPr>
          <w:rStyle w:val="reference-accessdate"/>
          <w:rFonts w:ascii="Arial" w:hAnsi="Arial" w:cs="Arial"/>
          <w:color w:val="202122"/>
          <w:shd w:val="clear" w:color="auto" w:fill="FFFFFF"/>
          <w:lang w:val="es-ES"/>
        </w:rPr>
        <w:t> 2020</w:t>
      </w:r>
      <w:bookmarkEnd w:id="271"/>
      <w:r w:rsidRPr="00F95903">
        <w:rPr>
          <w:rFonts w:ascii="Arial" w:hAnsi="Arial" w:cs="Arial"/>
          <w:color w:val="202122"/>
          <w:shd w:val="clear" w:color="auto" w:fill="FFFFFF"/>
          <w:lang w:val="es-ES"/>
        </w:rPr>
        <w:t>.</w:t>
      </w:r>
    </w:p>
    <w:p w14:paraId="6CCBD98D" w14:textId="0AC3073C" w:rsidR="002E4354" w:rsidRPr="00DD15EA" w:rsidRDefault="002E4354">
      <w:pPr>
        <w:pStyle w:val="Textocomentario"/>
        <w:rPr>
          <w:lang w:val="es-ES"/>
        </w:rPr>
      </w:pPr>
    </w:p>
  </w:comment>
  <w:comment w:id="262" w:author="Oriol" w:date="2025-09-23T13:15:00Z" w:initials="O">
    <w:p w14:paraId="603A5088" w14:textId="6D90A32C" w:rsidR="002E4354" w:rsidRPr="00F95903" w:rsidRDefault="002E4354">
      <w:pPr>
        <w:pStyle w:val="Textocomentario"/>
        <w:rPr>
          <w:lang w:val="es-ES"/>
        </w:rPr>
      </w:pPr>
      <w:r>
        <w:rPr>
          <w:rStyle w:val="Refdecomentario"/>
        </w:rPr>
        <w:annotationRef/>
      </w:r>
      <w:r w:rsidRPr="00F95903">
        <w:rPr>
          <w:lang w:val="es-ES"/>
        </w:rPr>
        <w:t>Veo bien esta referencia p</w:t>
      </w:r>
      <w:r>
        <w:rPr>
          <w:lang w:val="es-ES"/>
        </w:rPr>
        <w:t xml:space="preserve">ara explicar el leakage. </w:t>
      </w:r>
    </w:p>
  </w:comment>
  <w:comment w:id="342" w:author="Marina Bartolome" w:date="2025-11-06T10:59:00Z" w:initials="MB">
    <w:p w14:paraId="596E1500" w14:textId="77777777" w:rsidR="002E4354" w:rsidRPr="000B128A" w:rsidRDefault="002E4354" w:rsidP="00A77CD1">
      <w:pPr>
        <w:rPr>
          <w:lang w:val="es-ES"/>
        </w:rPr>
      </w:pPr>
      <w:r>
        <w:rPr>
          <w:rStyle w:val="Refdecomentario"/>
        </w:rPr>
        <w:annotationRef/>
      </w:r>
      <w:r w:rsidRPr="000B128A">
        <w:rPr>
          <w:color w:val="000000"/>
          <w:sz w:val="20"/>
          <w:szCs w:val="20"/>
          <w:lang w:val="es-ES"/>
        </w:rPr>
        <w:t>Esto es así? Qué significa en este contexto “high risk”?</w:t>
      </w:r>
    </w:p>
  </w:comment>
  <w:comment w:id="347" w:author="Ignasi" w:date="2025-10-16T11:46:00Z" w:initials="I">
    <w:p w14:paraId="4777A91A" w14:textId="2BB6C71F" w:rsidR="002E4354" w:rsidRPr="000B128A" w:rsidRDefault="002E4354">
      <w:pPr>
        <w:pStyle w:val="Textocomentario"/>
        <w:rPr>
          <w:lang w:val="es-ES"/>
        </w:rPr>
      </w:pPr>
      <w:r>
        <w:rPr>
          <w:rStyle w:val="Refdecomentario"/>
        </w:rPr>
        <w:annotationRef/>
      </w:r>
      <w:r w:rsidRPr="00956B43">
        <w:rPr>
          <w:lang w:val="es-ES"/>
        </w:rPr>
        <w:t>TBD</w:t>
      </w:r>
      <w:r>
        <w:rPr>
          <w:lang w:val="es-ES"/>
        </w:rPr>
        <w:t xml:space="preserve"> @Oriol </w:t>
      </w:r>
      <w:r w:rsidRPr="00956B43">
        <w:rPr>
          <w:lang w:val="es-ES"/>
        </w:rPr>
        <w:t xml:space="preserve">: Añadir cita </w:t>
      </w:r>
      <w:r w:rsidRPr="00956B43">
        <w:rPr>
          <w:rFonts w:ascii="Arial" w:hAnsi="Arial" w:cs="Arial"/>
          <w:color w:val="222222"/>
          <w:shd w:val="clear" w:color="auto" w:fill="FFFFFF"/>
          <w:lang w:val="es-ES"/>
        </w:rPr>
        <w:t xml:space="preserve">Poslavskaya, Ekaterina, and Alexey Korolev. </w:t>
      </w:r>
      <w:r>
        <w:rPr>
          <w:rFonts w:ascii="Arial" w:hAnsi="Arial" w:cs="Arial"/>
          <w:color w:val="222222"/>
          <w:shd w:val="clear" w:color="auto" w:fill="FFFFFF"/>
        </w:rPr>
        <w:t>"Encoding categorical data: Is there yet anything'hotter'than one-hot encoding?." </w:t>
      </w:r>
      <w:r w:rsidRPr="000B128A">
        <w:rPr>
          <w:rFonts w:ascii="Arial" w:hAnsi="Arial" w:cs="Arial"/>
          <w:i/>
          <w:iCs/>
          <w:color w:val="222222"/>
          <w:shd w:val="clear" w:color="auto" w:fill="FFFFFF"/>
          <w:lang w:val="es-ES"/>
        </w:rPr>
        <w:t>arXiv preprint arXiv:2312.16930</w:t>
      </w:r>
      <w:r w:rsidRPr="000B128A">
        <w:rPr>
          <w:rFonts w:ascii="Arial" w:hAnsi="Arial" w:cs="Arial"/>
          <w:color w:val="222222"/>
          <w:shd w:val="clear" w:color="auto" w:fill="FFFFFF"/>
          <w:lang w:val="es-ES"/>
        </w:rPr>
        <w:t> (2023).</w:t>
      </w:r>
    </w:p>
  </w:comment>
  <w:comment w:id="348" w:author="Ignasi" w:date="2025-10-16T11:50:00Z" w:initials="I">
    <w:p w14:paraId="24F79E5D" w14:textId="4A832343" w:rsidR="002E4354" w:rsidRPr="000B128A" w:rsidRDefault="002E4354">
      <w:pPr>
        <w:pStyle w:val="Textocomentario"/>
        <w:rPr>
          <w:lang w:val="es-ES"/>
        </w:rPr>
      </w:pPr>
      <w:r>
        <w:rPr>
          <w:rStyle w:val="Refdecomentario"/>
        </w:rPr>
        <w:annotationRef/>
      </w:r>
    </w:p>
  </w:comment>
  <w:comment w:id="387" w:author="Marina Bartolome" w:date="2025-09-08T07:50:00Z" w:initials="MB">
    <w:p w14:paraId="60913BB2" w14:textId="77777777" w:rsidR="002E4354" w:rsidRPr="009F4535" w:rsidRDefault="002E4354" w:rsidP="003D2663">
      <w:pPr>
        <w:rPr>
          <w:lang w:val="es-ES"/>
        </w:rPr>
      </w:pPr>
      <w:r>
        <w:rPr>
          <w:rStyle w:val="Refdecomentario"/>
        </w:rPr>
        <w:annotationRef/>
      </w:r>
      <w:r w:rsidRPr="009F4535">
        <w:rPr>
          <w:sz w:val="20"/>
          <w:szCs w:val="20"/>
          <w:lang w:val="es-ES"/>
        </w:rPr>
        <w:t xml:space="preserve">Esta tabla igual se podría poner en resultados, porque  qué componentes concentran la mayor parte de la varianza es parte de lo que hemos descubierto ¿no? </w:t>
      </w:r>
    </w:p>
  </w:comment>
  <w:comment w:id="388" w:author="Oriol" w:date="2025-09-15T12:49:00Z" w:initials="O">
    <w:p w14:paraId="3EAC12EA" w14:textId="77777777" w:rsidR="002E4354" w:rsidRPr="007A5D3A" w:rsidRDefault="002E4354" w:rsidP="003D2663">
      <w:pPr>
        <w:pStyle w:val="Textocomentario"/>
        <w:rPr>
          <w:lang w:val="es-ES"/>
        </w:rPr>
      </w:pPr>
      <w:r>
        <w:rPr>
          <w:rStyle w:val="Refdecomentario"/>
        </w:rPr>
        <w:annotationRef/>
      </w:r>
      <w:r w:rsidRPr="007A5D3A">
        <w:rPr>
          <w:lang w:val="es-ES"/>
        </w:rPr>
        <w:t>Sí que podría ponerse e</w:t>
      </w:r>
      <w:r>
        <w:rPr>
          <w:lang w:val="es-ES"/>
        </w:rPr>
        <w:t xml:space="preserve">n resultados y de hecho con un mapa de temperatura que es más visual que los propios valores. </w:t>
      </w:r>
    </w:p>
  </w:comment>
  <w:comment w:id="186" w:author="Oriol" w:date="2025-09-19T13:23:00Z" w:initials="O">
    <w:p w14:paraId="6F5EBD23" w14:textId="18CA1D00" w:rsidR="002E4354" w:rsidRPr="005079CA" w:rsidRDefault="002E4354">
      <w:pPr>
        <w:pStyle w:val="Textocomentario"/>
        <w:rPr>
          <w:lang w:val="es-ES"/>
        </w:rPr>
      </w:pPr>
      <w:r>
        <w:rPr>
          <w:rStyle w:val="Refdecomentario"/>
        </w:rPr>
        <w:annotationRef/>
      </w:r>
      <w:r>
        <w:rPr>
          <w:lang w:val="es-ES"/>
        </w:rPr>
        <w:t>M</w:t>
      </w:r>
      <w:r w:rsidRPr="005079CA">
        <w:rPr>
          <w:lang w:val="es-ES"/>
        </w:rPr>
        <w:t xml:space="preserve">e gusta la subdivisión en tres secciones. Propongo reducir el número de bullets, mantener el contenido a un nivel más alto y trasladar los detalles técnicos a </w:t>
      </w:r>
      <w:r w:rsidRPr="005079CA">
        <w:rPr>
          <w:rStyle w:val="nfasis"/>
          <w:lang w:val="es-ES"/>
        </w:rPr>
        <w:t>Supplemental Materials</w:t>
      </w:r>
      <w:r w:rsidRPr="005079CA">
        <w:rPr>
          <w:lang w:val="es-ES"/>
        </w:rPr>
        <w:t>.</w:t>
      </w:r>
    </w:p>
  </w:comment>
  <w:comment w:id="187" w:author="Marina Bartolome" w:date="2025-11-06T10:26:00Z" w:initials="MB">
    <w:p w14:paraId="2D5088F5" w14:textId="77777777" w:rsidR="002E4354" w:rsidRPr="000B128A" w:rsidRDefault="002E4354" w:rsidP="00084F00">
      <w:pPr>
        <w:rPr>
          <w:lang w:val="es-ES"/>
        </w:rPr>
      </w:pPr>
      <w:r>
        <w:rPr>
          <w:rStyle w:val="Refdecomentario"/>
        </w:rPr>
        <w:annotationRef/>
      </w:r>
      <w:r w:rsidRPr="000B128A">
        <w:rPr>
          <w:sz w:val="20"/>
          <w:szCs w:val="20"/>
          <w:lang w:val="es-ES"/>
        </w:rPr>
        <w:t xml:space="preserve">Me gusta la estructura. He hecho una propuesta que es necesario revisar. La idea es eliminar información de esta sección, así que todo lo que penséis que se puede acortar, adelante. </w:t>
      </w:r>
    </w:p>
  </w:comment>
  <w:comment w:id="456" w:author="Microsoft Office User" w:date="2025-09-22T17:45:00Z" w:initials="MOU">
    <w:p w14:paraId="0D8CBEA1" w14:textId="2C897FB1" w:rsidR="002E4354" w:rsidRPr="00DD15EA" w:rsidRDefault="002E4354">
      <w:pPr>
        <w:pStyle w:val="Textocomentario"/>
        <w:rPr>
          <w:lang w:val="es-ES"/>
        </w:rPr>
      </w:pPr>
      <w:r>
        <w:rPr>
          <w:rStyle w:val="Refdecomentario"/>
        </w:rPr>
        <w:annotationRef/>
      </w:r>
      <w:r w:rsidRPr="00DD15EA">
        <w:rPr>
          <w:lang w:val="es-ES"/>
        </w:rPr>
        <w:t>Ejemplo de que vale más una imagen que mil palabras.</w:t>
      </w:r>
    </w:p>
  </w:comment>
  <w:comment w:id="463" w:author="Microsoft Office User" w:date="2025-09-22T17:46:00Z" w:initials="MOU">
    <w:p w14:paraId="36B4F912" w14:textId="21758889" w:rsidR="002E4354" w:rsidRPr="008E0BFD" w:rsidRDefault="002E4354">
      <w:pPr>
        <w:pStyle w:val="Textocomentario"/>
        <w:rPr>
          <w:lang w:val="en-US"/>
        </w:rPr>
      </w:pPr>
      <w:r>
        <w:rPr>
          <w:rStyle w:val="Refdecomentario"/>
        </w:rPr>
        <w:annotationRef/>
      </w:r>
      <w:r w:rsidRPr="008E0BFD">
        <w:rPr>
          <w:lang w:val="en-US"/>
        </w:rPr>
        <w:t>Referenciadlo</w:t>
      </w:r>
    </w:p>
  </w:comment>
  <w:comment w:id="464" w:author="Oriol" w:date="2025-09-23T13:22:00Z" w:initials="O">
    <w:p w14:paraId="2E5ACC5E" w14:textId="45533D5F" w:rsidR="002E4354" w:rsidRDefault="002E4354">
      <w:pPr>
        <w:pStyle w:val="Textocomentario"/>
      </w:pPr>
      <w:r>
        <w:rPr>
          <w:rStyle w:val="Refdecomentario"/>
        </w:rPr>
        <w:annotationRef/>
      </w:r>
      <w:r>
        <w:t xml:space="preserve">Wythoff, B. J. (1993). Backpropagation neural networks: A tutorial. </w:t>
      </w:r>
      <w:r>
        <w:rPr>
          <w:rStyle w:val="nfasis"/>
        </w:rPr>
        <w:t>Chemometrics and Intelligent Laboratory Systems, 18</w:t>
      </w:r>
      <w:r>
        <w:t>(2), 115–155. https://doi.org/10.1016/0169-7439(93)80052-J</w:t>
      </w:r>
    </w:p>
  </w:comment>
  <w:comment w:id="468" w:author="Microsoft Office User" w:date="2025-09-22T17:46:00Z" w:initials="MOU">
    <w:p w14:paraId="77C20E8C" w14:textId="58E1AB18" w:rsidR="002E4354" w:rsidRPr="008E0BFD" w:rsidRDefault="002E4354">
      <w:pPr>
        <w:pStyle w:val="Textocomentario"/>
        <w:rPr>
          <w:lang w:val="en-US"/>
        </w:rPr>
      </w:pPr>
      <w:r>
        <w:rPr>
          <w:rStyle w:val="Refdecomentario"/>
        </w:rPr>
        <w:annotationRef/>
      </w:r>
      <w:r w:rsidRPr="008E0BFD">
        <w:rPr>
          <w:lang w:val="en-US"/>
        </w:rPr>
        <w:t>Añadid referencia</w:t>
      </w:r>
    </w:p>
  </w:comment>
  <w:comment w:id="469" w:author="Oriol" w:date="2025-09-23T13:23:00Z" w:initials="O">
    <w:p w14:paraId="1C4835C8" w14:textId="77B49B0D" w:rsidR="002E4354" w:rsidRDefault="002E4354">
      <w:pPr>
        <w:pStyle w:val="Textocomentario"/>
      </w:pPr>
      <w:r>
        <w:rPr>
          <w:rStyle w:val="Refdecomentario"/>
        </w:rPr>
        <w:annotationRef/>
      </w:r>
      <w:r w:rsidRPr="00E217AA">
        <w:rPr>
          <w:lang w:val="es-ES"/>
        </w:rPr>
        <w:t xml:space="preserve">Gewers, F. L., Ferreira, G. R., de Arruda, H. F., Silva, F. N., Comin, C. H., Amancio, D. R., &amp; da F. Costa, L. (2021). </w:t>
      </w:r>
      <w:r>
        <w:t xml:space="preserve">Principal component analysis: A natural approach to data exploration. </w:t>
      </w:r>
      <w:r>
        <w:rPr>
          <w:rStyle w:val="nfasis"/>
        </w:rPr>
        <w:t>ACM Computing Surveys, 54</w:t>
      </w:r>
      <w:r>
        <w:t>(4), Article 70. https://doi.org/10.1145/3447755</w:t>
      </w:r>
    </w:p>
  </w:comment>
  <w:comment w:id="479" w:author="Microsoft Office User" w:date="2025-09-22T17:47:00Z" w:initials="MOU">
    <w:p w14:paraId="646D9FDE" w14:textId="7831DEEF" w:rsidR="002E4354" w:rsidRPr="00DD15EA" w:rsidRDefault="002E4354">
      <w:pPr>
        <w:pStyle w:val="Textocomentario"/>
        <w:rPr>
          <w:lang w:val="es-ES"/>
        </w:rPr>
      </w:pPr>
      <w:r>
        <w:rPr>
          <w:rStyle w:val="Refdecomentario"/>
        </w:rPr>
        <w:annotationRef/>
      </w:r>
      <w:r w:rsidRPr="00DD15EA">
        <w:rPr>
          <w:lang w:val="es-ES"/>
        </w:rPr>
        <w:t>¿Podemos poner una imagen senci</w:t>
      </w:r>
      <w:r>
        <w:rPr>
          <w:lang w:val="es-ES"/>
        </w:rPr>
        <w:t>lla que lo explique, como la de arriba?</w:t>
      </w:r>
    </w:p>
  </w:comment>
  <w:comment w:id="503" w:author="Oriol" w:date="2025-09-19T13:26:00Z" w:initials="O">
    <w:p w14:paraId="04FB4F16" w14:textId="59F6D4EF" w:rsidR="002E4354" w:rsidRPr="005079CA" w:rsidRDefault="002E4354">
      <w:pPr>
        <w:pStyle w:val="Textocomentario"/>
        <w:rPr>
          <w:lang w:val="es-ES"/>
        </w:rPr>
      </w:pPr>
      <w:r>
        <w:rPr>
          <w:rStyle w:val="Refdecomentario"/>
        </w:rPr>
        <w:annotationRef/>
      </w:r>
      <w:r w:rsidRPr="005079CA">
        <w:rPr>
          <w:lang w:val="es-ES"/>
        </w:rPr>
        <w:t xml:space="preserve">He incluido “Model Explainability” dentro de la metodología porque es lo que nos permite extraer conclusiones victimológicas. No obstante, podríamos moverlo a </w:t>
      </w:r>
      <w:r w:rsidRPr="005079CA">
        <w:rPr>
          <w:rStyle w:val="nfasis"/>
          <w:lang w:val="es-ES"/>
        </w:rPr>
        <w:t>Supplemental Materials</w:t>
      </w:r>
      <w:r w:rsidRPr="005079CA">
        <w:rPr>
          <w:lang w:val="es-ES"/>
        </w:rPr>
        <w:t xml:space="preserve"> para aligerar el cuerpo del paper y recortar unas páginas. </w:t>
      </w:r>
      <w:r w:rsidRPr="00DD15EA">
        <w:rPr>
          <w:lang w:val="es-ES"/>
        </w:rPr>
        <w:t>¿Qué os parece?</w:t>
      </w:r>
    </w:p>
  </w:comment>
  <w:comment w:id="529" w:author="Microsoft Office User" w:date="2025-09-22T17:49:00Z" w:initials="MOU">
    <w:p w14:paraId="6920A97D" w14:textId="25C9245F" w:rsidR="002E4354" w:rsidRPr="00DD15EA" w:rsidRDefault="002E4354">
      <w:pPr>
        <w:pStyle w:val="Textocomentario"/>
        <w:rPr>
          <w:lang w:val="es-ES"/>
        </w:rPr>
      </w:pPr>
      <w:r>
        <w:rPr>
          <w:rStyle w:val="Refdecomentario"/>
        </w:rPr>
        <w:annotationRef/>
      </w:r>
      <w:r w:rsidRPr="00DD15EA">
        <w:rPr>
          <w:lang w:val="es-ES"/>
        </w:rPr>
        <w:t>Creo que aqui falta motivar un poco mejor</w:t>
      </w:r>
      <w:r>
        <w:rPr>
          <w:lang w:val="es-ES"/>
        </w:rPr>
        <w:t xml:space="preserve"> porque vemos que clasificar un victim (o perpetrator o both) como no victim es mucho peor que el caso contrario. Deberíamos escribir un pequeño párrafo explicando que el sistema no está pensado para tomar decisiones autónomamente (o automáticamente) si no en colaboración con expertos (psicólogos?) del centro escolar. De este modo, en todo momento el experto valida con su conocimiento las clasificaciones del sistema.</w:t>
      </w:r>
    </w:p>
  </w:comment>
  <w:comment w:id="532" w:author="Ignasi" w:date="2025-10-16T11:52:00Z" w:initials="I">
    <w:p w14:paraId="121705D7" w14:textId="2314B121" w:rsidR="002E4354" w:rsidRPr="000B128A" w:rsidRDefault="002E4354">
      <w:pPr>
        <w:pStyle w:val="Textocomentario"/>
        <w:rPr>
          <w:lang w:val="es-ES"/>
        </w:rPr>
      </w:pPr>
      <w:r>
        <w:rPr>
          <w:rStyle w:val="Refdecomentario"/>
        </w:rPr>
        <w:annotationRef/>
      </w:r>
      <w:r w:rsidRPr="000B128A">
        <w:rPr>
          <w:lang w:val="es-ES"/>
        </w:rPr>
        <w:t>Referencia colgante?</w:t>
      </w:r>
    </w:p>
  </w:comment>
  <w:comment w:id="531" w:author="Marina Bartolome" w:date="2025-12-15T13:34:00Z" w:initials="MB">
    <w:p w14:paraId="57498B6F" w14:textId="77777777" w:rsidR="002E4354" w:rsidRPr="000B128A" w:rsidRDefault="002E4354" w:rsidP="002619E3">
      <w:pPr>
        <w:rPr>
          <w:lang w:val="es-ES"/>
        </w:rPr>
      </w:pPr>
      <w:r>
        <w:rPr>
          <w:rStyle w:val="Refdecomentario"/>
        </w:rPr>
        <w:annotationRef/>
      </w:r>
      <w:r w:rsidRPr="000B128A">
        <w:rPr>
          <w:color w:val="000000"/>
          <w:sz w:val="20"/>
          <w:szCs w:val="20"/>
          <w:lang w:val="es-ES"/>
        </w:rPr>
        <w:t xml:space="preserve">M’agrada molt aquest inici. </w:t>
      </w:r>
    </w:p>
    <w:p w14:paraId="2D564363" w14:textId="77777777" w:rsidR="002E4354" w:rsidRPr="000B128A" w:rsidRDefault="002E4354" w:rsidP="002619E3">
      <w:pPr>
        <w:rPr>
          <w:lang w:val="es-ES"/>
        </w:rPr>
      </w:pPr>
    </w:p>
  </w:comment>
  <w:comment w:id="547" w:author="Marina Bartolome" w:date="2025-12-15T13:52:00Z" w:initials="MB">
    <w:p w14:paraId="72DBD220" w14:textId="77777777" w:rsidR="002E4354" w:rsidRPr="000B128A" w:rsidRDefault="002E4354" w:rsidP="002F49EF">
      <w:pPr>
        <w:rPr>
          <w:lang w:val="es-ES"/>
        </w:rPr>
      </w:pPr>
      <w:r>
        <w:rPr>
          <w:rStyle w:val="Refdecomentario"/>
        </w:rPr>
        <w:annotationRef/>
      </w:r>
      <w:r w:rsidRPr="000B128A">
        <w:rPr>
          <w:color w:val="000000"/>
          <w:sz w:val="20"/>
          <w:szCs w:val="20"/>
          <w:lang w:val="es-ES"/>
        </w:rPr>
        <w:t>“AND” OR “OR”?</w:t>
      </w:r>
    </w:p>
  </w:comment>
  <w:comment w:id="548" w:author="Marina Bartolome" w:date="2025-12-15T13:53:00Z" w:initials="MB">
    <w:p w14:paraId="0BDAF488" w14:textId="77777777" w:rsidR="002E4354" w:rsidRPr="000B128A" w:rsidRDefault="002E4354" w:rsidP="002F49EF">
      <w:pPr>
        <w:rPr>
          <w:lang w:val="es-ES"/>
        </w:rPr>
      </w:pPr>
      <w:r>
        <w:rPr>
          <w:rStyle w:val="Refdecomentario"/>
        </w:rPr>
        <w:annotationRef/>
      </w:r>
      <w:r w:rsidRPr="000B128A">
        <w:rPr>
          <w:color w:val="000000"/>
          <w:sz w:val="20"/>
          <w:szCs w:val="20"/>
          <w:lang w:val="es-ES"/>
        </w:rPr>
        <w:t xml:space="preserve">No se si de esta estructura se puede decir que sea inestable… </w:t>
      </w:r>
    </w:p>
  </w:comment>
  <w:comment w:id="555" w:author="Marina Bartolome" w:date="2025-12-15T13:55:00Z" w:initials="MB">
    <w:p w14:paraId="3637D9BD" w14:textId="77777777" w:rsidR="002E4354" w:rsidRPr="000B128A" w:rsidRDefault="002E4354" w:rsidP="002F49EF">
      <w:pPr>
        <w:rPr>
          <w:lang w:val="es-ES"/>
        </w:rPr>
      </w:pPr>
      <w:r>
        <w:rPr>
          <w:rStyle w:val="Refdecomentario"/>
        </w:rPr>
        <w:annotationRef/>
      </w:r>
      <w:r w:rsidRPr="000B128A">
        <w:rPr>
          <w:color w:val="000000"/>
          <w:sz w:val="20"/>
          <w:szCs w:val="20"/>
          <w:lang w:val="es-ES"/>
        </w:rPr>
        <w:t>Yo eliminaría el label de las variables, ya que salen todas en los anexos. He ido definiéndolas y sacando el label.</w:t>
      </w:r>
    </w:p>
  </w:comment>
  <w:comment w:id="558" w:author="Marina Bartolome" w:date="2025-12-15T13:56:00Z" w:initials="MB">
    <w:p w14:paraId="36162AD0" w14:textId="77777777" w:rsidR="002E4354" w:rsidRPr="000B128A" w:rsidRDefault="002E4354" w:rsidP="00694151">
      <w:pPr>
        <w:rPr>
          <w:lang w:val="es-ES"/>
        </w:rPr>
      </w:pPr>
      <w:r>
        <w:rPr>
          <w:rStyle w:val="Refdecomentario"/>
        </w:rPr>
        <w:annotationRef/>
      </w:r>
      <w:r w:rsidRPr="000B128A">
        <w:rPr>
          <w:color w:val="000000"/>
          <w:sz w:val="20"/>
          <w:szCs w:val="20"/>
          <w:lang w:val="es-ES"/>
        </w:rPr>
        <w:t>Esto hay que explicarlo mejor.</w:t>
      </w:r>
    </w:p>
  </w:comment>
  <w:comment w:id="562" w:author="Marina Bartolome" w:date="2025-12-15T13:57:00Z" w:initials="MB">
    <w:p w14:paraId="676B3732" w14:textId="77777777" w:rsidR="002E4354" w:rsidRPr="000B128A" w:rsidRDefault="002E4354" w:rsidP="00694151">
      <w:pPr>
        <w:rPr>
          <w:lang w:val="es-ES"/>
        </w:rPr>
      </w:pPr>
      <w:r>
        <w:rPr>
          <w:rStyle w:val="Refdecomentario"/>
        </w:rPr>
        <w:annotationRef/>
      </w:r>
      <w:r w:rsidRPr="000B128A">
        <w:rPr>
          <w:color w:val="000000"/>
          <w:sz w:val="20"/>
          <w:szCs w:val="20"/>
          <w:lang w:val="es-ES"/>
        </w:rPr>
        <w:t>Aquí no he modificado nada porque no acabo de entenderlo. Supongo que alguien que sepa del tema lo comprenderá.</w:t>
      </w:r>
    </w:p>
  </w:comment>
  <w:comment w:id="527" w:author="Oriol" w:date="2025-09-16T18:03:00Z" w:initials="O">
    <w:p w14:paraId="4C400CE9" w14:textId="3EBD6565" w:rsidR="002E4354" w:rsidRDefault="002E4354" w:rsidP="004A0B5E">
      <w:pPr>
        <w:pStyle w:val="NormalWeb"/>
      </w:pPr>
      <w:r>
        <w:rPr>
          <w:rStyle w:val="Refdecomentario"/>
        </w:rPr>
        <w:annotationRef/>
      </w:r>
      <w:r>
        <w:t>Sugerencias clave:</w:t>
      </w:r>
    </w:p>
    <w:p w14:paraId="503C34B7" w14:textId="77777777" w:rsidR="002E4354" w:rsidRDefault="002E4354" w:rsidP="004A0B5E">
      <w:pPr>
        <w:pStyle w:val="NormalWeb"/>
        <w:numPr>
          <w:ilvl w:val="0"/>
          <w:numId w:val="15"/>
        </w:numPr>
      </w:pPr>
      <w:r>
        <w:rPr>
          <w:rStyle w:val="Textoennegrita"/>
        </w:rPr>
        <w:t>Alto recall como objetivo de seguridad</w:t>
      </w:r>
      <w:r>
        <w:t>: Explica explícitamente la lógica costo-beneficio: mayor carga de trabajo vs. evitar pasar por alto casos de riesgo.</w:t>
      </w:r>
    </w:p>
    <w:p w14:paraId="30BF23CD" w14:textId="77777777" w:rsidR="002E4354" w:rsidRDefault="002E4354" w:rsidP="004A0B5E">
      <w:pPr>
        <w:pStyle w:val="NormalWeb"/>
        <w:numPr>
          <w:ilvl w:val="0"/>
          <w:numId w:val="15"/>
        </w:numPr>
      </w:pPr>
      <w:r>
        <w:rPr>
          <w:rStyle w:val="Textoennegrita"/>
        </w:rPr>
        <w:t>Importancia del NPV (Valor Predictivo Negativo)</w:t>
      </w:r>
      <w:r>
        <w:t>: Destaca que la seguridad de los “negativos” fortalece la confianza en el modelo.</w:t>
      </w:r>
    </w:p>
    <w:p w14:paraId="2FCD48B7" w14:textId="77777777" w:rsidR="002E4354" w:rsidRDefault="002E4354" w:rsidP="004A0B5E">
      <w:pPr>
        <w:pStyle w:val="NormalWeb"/>
        <w:numPr>
          <w:ilvl w:val="0"/>
          <w:numId w:val="15"/>
        </w:numPr>
      </w:pPr>
      <w:r>
        <w:rPr>
          <w:rStyle w:val="Textoennegrita"/>
        </w:rPr>
        <w:t>Baja especificidad por diseño</w:t>
      </w:r>
      <w:r>
        <w:t>: Discute cómo puede tensionar la capacidad de los sistemas de primera línea y la necesidad de priorizar recursos.</w:t>
      </w:r>
    </w:p>
    <w:p w14:paraId="716B54C4" w14:textId="77777777" w:rsidR="002E4354" w:rsidRDefault="002E4354" w:rsidP="004A0B5E">
      <w:pPr>
        <w:pStyle w:val="NormalWeb"/>
        <w:numPr>
          <w:ilvl w:val="0"/>
          <w:numId w:val="15"/>
        </w:numPr>
      </w:pPr>
      <w:r>
        <w:rPr>
          <w:rStyle w:val="Textoennegrita"/>
        </w:rPr>
        <w:t>Ganancias de balanced accuracy del AND-ensemble (70.3%)</w:t>
      </w:r>
      <w:r>
        <w:t>: Señala que el modelo hace más que “etiquetar todo como positivo”.</w:t>
      </w:r>
    </w:p>
    <w:p w14:paraId="3D9FDD90" w14:textId="77777777" w:rsidR="002E4354" w:rsidRDefault="002E4354" w:rsidP="004A0B5E">
      <w:pPr>
        <w:pStyle w:val="NormalWeb"/>
        <w:numPr>
          <w:ilvl w:val="0"/>
          <w:numId w:val="15"/>
        </w:numPr>
      </w:pPr>
      <w:r>
        <w:rPr>
          <w:rStyle w:val="Textoennegrita"/>
        </w:rPr>
        <w:t>Reducción de falsos positivos en el ensemble (86/763)</w:t>
      </w:r>
      <w:r>
        <w:t>: Explica su relevancia operativa para seguimientos más eficientes.</w:t>
      </w:r>
    </w:p>
    <w:p w14:paraId="3903A89E" w14:textId="77777777" w:rsidR="002E4354" w:rsidRDefault="002E4354" w:rsidP="004A0B5E">
      <w:pPr>
        <w:pStyle w:val="NormalWeb"/>
        <w:numPr>
          <w:ilvl w:val="0"/>
          <w:numId w:val="15"/>
        </w:numPr>
      </w:pPr>
      <w:r>
        <w:rPr>
          <w:rStyle w:val="Textoennegrita"/>
        </w:rPr>
        <w:t>Parquedad vs. matiz</w:t>
      </w:r>
      <w:r>
        <w:t>: Valora la complementariedad entre un árbol mínimo (víctimas) y una red compacta (perpetradores).</w:t>
      </w:r>
    </w:p>
    <w:p w14:paraId="5C687DED" w14:textId="77777777" w:rsidR="002E4354" w:rsidRDefault="002E4354" w:rsidP="004A0B5E">
      <w:pPr>
        <w:pStyle w:val="NormalWeb"/>
        <w:numPr>
          <w:ilvl w:val="0"/>
          <w:numId w:val="15"/>
        </w:numPr>
      </w:pPr>
      <w:r>
        <w:rPr>
          <w:rStyle w:val="Textoennegrita"/>
        </w:rPr>
        <w:t>Estabilidad y transportabilidad del split en PC₂ (0.54)</w:t>
      </w:r>
      <w:r>
        <w:t>: Propón discutir sensibilidad a contexto/cohorte.</w:t>
      </w:r>
    </w:p>
    <w:p w14:paraId="2FB3E6B5" w14:textId="77777777" w:rsidR="002E4354" w:rsidRDefault="002E4354" w:rsidP="004A0B5E">
      <w:pPr>
        <w:pStyle w:val="NormalWeb"/>
        <w:numPr>
          <w:ilvl w:val="0"/>
          <w:numId w:val="15"/>
        </w:numPr>
      </w:pPr>
      <w:r>
        <w:rPr>
          <w:rStyle w:val="Textoennegrita"/>
        </w:rPr>
        <w:t>Dominancia de estructura familiar (CONVIVEN.5, .2)</w:t>
      </w:r>
      <w:r>
        <w:t>: Reforzar cómo converge en ambos modelos y vincular con literatura sobre inestabilidad.</w:t>
      </w:r>
    </w:p>
    <w:p w14:paraId="23A68007" w14:textId="77777777" w:rsidR="002E4354" w:rsidRDefault="002E4354" w:rsidP="004A0B5E">
      <w:pPr>
        <w:pStyle w:val="NormalWeb"/>
        <w:numPr>
          <w:ilvl w:val="0"/>
          <w:numId w:val="15"/>
        </w:numPr>
      </w:pPr>
      <w:r>
        <w:rPr>
          <w:rStyle w:val="Textoennegrita"/>
        </w:rPr>
        <w:t>Interpretar la “inestabilidad familiar” como mecanismo de riesgo</w:t>
      </w:r>
      <w:r>
        <w:t>.</w:t>
      </w:r>
    </w:p>
    <w:p w14:paraId="458A50F4" w14:textId="77777777" w:rsidR="002E4354" w:rsidRDefault="002E4354" w:rsidP="004A0B5E">
      <w:pPr>
        <w:pStyle w:val="NormalWeb"/>
        <w:numPr>
          <w:ilvl w:val="0"/>
          <w:numId w:val="15"/>
        </w:numPr>
      </w:pPr>
      <w:r>
        <w:rPr>
          <w:rStyle w:val="Textoennegrita"/>
        </w:rPr>
        <w:t>Paradoja de mayoría-víctima (ETNIA, PAÍS)</w:t>
      </w:r>
      <w:r>
        <w:t>: Reconocerlo y discutir posibles explicaciones (contexto, muestreo, medición).</w:t>
      </w:r>
    </w:p>
    <w:p w14:paraId="66507442" w14:textId="77777777" w:rsidR="002E4354" w:rsidRDefault="002E4354" w:rsidP="004A0B5E">
      <w:pPr>
        <w:pStyle w:val="NormalWeb"/>
        <w:numPr>
          <w:ilvl w:val="0"/>
          <w:numId w:val="15"/>
        </w:numPr>
      </w:pPr>
      <w:r>
        <w:rPr>
          <w:rStyle w:val="Textoennegrita"/>
        </w:rPr>
        <w:t>Episodios de fuga (FUGAS.BN)</w:t>
      </w:r>
      <w:r>
        <w:t>: Incorporar como acelerador transversal de trayectorias de riesgo.</w:t>
      </w:r>
    </w:p>
    <w:p w14:paraId="3788FD17" w14:textId="77777777" w:rsidR="002E4354" w:rsidRDefault="002E4354" w:rsidP="004A0B5E">
      <w:pPr>
        <w:pStyle w:val="NormalWeb"/>
        <w:numPr>
          <w:ilvl w:val="0"/>
          <w:numId w:val="15"/>
        </w:numPr>
      </w:pPr>
      <w:r>
        <w:rPr>
          <w:rStyle w:val="Textoennegrita"/>
        </w:rPr>
        <w:t>Alcohol en atracón y exposición digital (PORNO.T)</w:t>
      </w:r>
      <w:r>
        <w:t>: Tratar como señales conductuales salientes y puntos de prevención.</w:t>
      </w:r>
    </w:p>
    <w:p w14:paraId="1D623187" w14:textId="77777777" w:rsidR="002E4354" w:rsidRDefault="002E4354" w:rsidP="004A0B5E">
      <w:pPr>
        <w:pStyle w:val="NormalWeb"/>
        <w:numPr>
          <w:ilvl w:val="0"/>
          <w:numId w:val="15"/>
        </w:numPr>
      </w:pPr>
      <w:r>
        <w:rPr>
          <w:rStyle w:val="Textoennegrita"/>
        </w:rPr>
        <w:t>Apoyo social: varianza vs. nivel</w:t>
      </w:r>
      <w:r>
        <w:t>: Discutir cómo la inestabilidad en apoyo puede ser tan problemática como su ausencia.</w:t>
      </w:r>
    </w:p>
    <w:p w14:paraId="5B12B72C" w14:textId="77777777" w:rsidR="002E4354" w:rsidRDefault="002E4354" w:rsidP="004A0B5E">
      <w:pPr>
        <w:pStyle w:val="NormalWeb"/>
        <w:numPr>
          <w:ilvl w:val="0"/>
          <w:numId w:val="15"/>
        </w:numPr>
      </w:pPr>
      <w:r>
        <w:rPr>
          <w:rStyle w:val="Textoennegrita"/>
        </w:rPr>
        <w:t>Autoeficacia y control de impulsos</w:t>
      </w:r>
      <w:r>
        <w:t>: Reflexionar sobre su papel protector vs. su volatilidad.</w:t>
      </w:r>
    </w:p>
    <w:p w14:paraId="7809F67C" w14:textId="77777777" w:rsidR="002E4354" w:rsidRDefault="002E4354" w:rsidP="004A0B5E">
      <w:pPr>
        <w:pStyle w:val="NormalWeb"/>
        <w:numPr>
          <w:ilvl w:val="0"/>
          <w:numId w:val="15"/>
        </w:numPr>
      </w:pPr>
      <w:r>
        <w:rPr>
          <w:rStyle w:val="Textoennegrita"/>
        </w:rPr>
        <w:t>Efectos de edad (negativos)</w:t>
      </w:r>
      <w:r>
        <w:t>: Discutir ventanas de desarrollo para prevención focalizada.</w:t>
      </w:r>
    </w:p>
    <w:p w14:paraId="3141FBA4" w14:textId="77777777" w:rsidR="002E4354" w:rsidRDefault="002E4354" w:rsidP="004A0B5E">
      <w:pPr>
        <w:pStyle w:val="NormalWeb"/>
        <w:numPr>
          <w:ilvl w:val="0"/>
          <w:numId w:val="15"/>
        </w:numPr>
      </w:pPr>
      <w:r>
        <w:rPr>
          <w:rStyle w:val="Textoennegrita"/>
        </w:rPr>
        <w:t>Orientación sexual y género</w:t>
      </w:r>
      <w:r>
        <w:t>: Señalar riesgos de estigmatización y la necesidad de interpretación cuidadosa.</w:t>
      </w:r>
    </w:p>
    <w:p w14:paraId="4B5FA183" w14:textId="77777777" w:rsidR="002E4354" w:rsidRDefault="002E4354" w:rsidP="004A0B5E">
      <w:pPr>
        <w:pStyle w:val="NormalWeb"/>
        <w:numPr>
          <w:ilvl w:val="0"/>
          <w:numId w:val="15"/>
        </w:numPr>
      </w:pPr>
      <w:r>
        <w:rPr>
          <w:rStyle w:val="Textoennegrita"/>
        </w:rPr>
        <w:t>Lógica del ensemble AND</w:t>
      </w:r>
      <w:r>
        <w:t>: Explicar por qué supera a modelos únicos bajo desequilibrio extremo.</w:t>
      </w:r>
    </w:p>
    <w:p w14:paraId="2EC3FDC0" w14:textId="77777777" w:rsidR="002E4354" w:rsidRDefault="002E4354" w:rsidP="004A0B5E">
      <w:pPr>
        <w:pStyle w:val="NormalWeb"/>
        <w:numPr>
          <w:ilvl w:val="0"/>
          <w:numId w:val="15"/>
        </w:numPr>
      </w:pPr>
      <w:r>
        <w:rPr>
          <w:rStyle w:val="Textoennegrita"/>
        </w:rPr>
        <w:t>Estrategia de priorización</w:t>
      </w:r>
      <w:r>
        <w:t>: Universal screening con modelos base vs. triage con ensemble.</w:t>
      </w:r>
    </w:p>
    <w:p w14:paraId="2FEA7C74" w14:textId="77777777" w:rsidR="002E4354" w:rsidRDefault="002E4354" w:rsidP="004A0B5E">
      <w:pPr>
        <w:pStyle w:val="NormalWeb"/>
        <w:numPr>
          <w:ilvl w:val="0"/>
          <w:numId w:val="15"/>
        </w:numPr>
      </w:pPr>
      <w:r>
        <w:rPr>
          <w:rStyle w:val="Textoennegrita"/>
        </w:rPr>
        <w:t>Auditoría de desempeño por subgrupos</w:t>
      </w:r>
      <w:r>
        <w:t>: Analizar equidad en errores y calibración.</w:t>
      </w:r>
    </w:p>
    <w:p w14:paraId="51B52F7A" w14:textId="77777777" w:rsidR="002E4354" w:rsidRDefault="002E4354" w:rsidP="004A0B5E">
      <w:pPr>
        <w:pStyle w:val="NormalWeb"/>
        <w:numPr>
          <w:ilvl w:val="0"/>
          <w:numId w:val="15"/>
        </w:numPr>
      </w:pPr>
      <w:r>
        <w:rPr>
          <w:rStyle w:val="Textoennegrita"/>
        </w:rPr>
        <w:t>Ajuste de umbral según prevalencia local</w:t>
      </w:r>
      <w:r>
        <w:t>: Explicar personalización sin reentrenar.</w:t>
      </w:r>
    </w:p>
    <w:p w14:paraId="2EEB4425" w14:textId="77777777" w:rsidR="002E4354" w:rsidRDefault="002E4354" w:rsidP="004A0B5E">
      <w:pPr>
        <w:pStyle w:val="NormalWeb"/>
        <w:numPr>
          <w:ilvl w:val="0"/>
          <w:numId w:val="15"/>
        </w:numPr>
      </w:pPr>
      <w:r>
        <w:rPr>
          <w:rStyle w:val="Textoennegrita"/>
        </w:rPr>
        <w:t>De flags binarios a niveles de riesgo</w:t>
      </w:r>
      <w:r>
        <w:t>: Proponer escalamiento en tiers de riesgo para derivación.</w:t>
      </w:r>
    </w:p>
    <w:p w14:paraId="12A21DB4" w14:textId="77777777" w:rsidR="002E4354" w:rsidRDefault="002E4354" w:rsidP="004A0B5E">
      <w:pPr>
        <w:pStyle w:val="NormalWeb"/>
        <w:numPr>
          <w:ilvl w:val="0"/>
          <w:numId w:val="15"/>
        </w:numPr>
      </w:pPr>
      <w:r>
        <w:rPr>
          <w:rStyle w:val="Textoennegrita"/>
        </w:rPr>
        <w:t>Validación externa y monitoreo de drift</w:t>
      </w:r>
      <w:r>
        <w:t>: Recomendar como paso necesario para generalización.</w:t>
      </w:r>
    </w:p>
    <w:p w14:paraId="6978CBB5" w14:textId="705A4932" w:rsidR="002E4354" w:rsidRPr="004A0B5E" w:rsidRDefault="002E4354" w:rsidP="004A0B5E">
      <w:pPr>
        <w:pStyle w:val="Textocomentario"/>
        <w:rPr>
          <w:lang w:val="es-ES"/>
        </w:rPr>
      </w:pPr>
    </w:p>
  </w:comment>
  <w:comment w:id="565" w:author="Marina Bartolome" w:date="2025-12-15T14:00:00Z" w:initials="MB">
    <w:p w14:paraId="65C5CC06" w14:textId="77777777" w:rsidR="002E4354" w:rsidRDefault="002E4354" w:rsidP="007D665A">
      <w:r>
        <w:rPr>
          <w:rStyle w:val="Refdecomentario"/>
        </w:rPr>
        <w:annotationRef/>
      </w:r>
      <w:r w:rsidRPr="000B128A">
        <w:rPr>
          <w:color w:val="000000"/>
          <w:sz w:val="20"/>
          <w:szCs w:val="20"/>
          <w:lang w:val="es-ES"/>
        </w:rPr>
        <w:t xml:space="preserve">No he entendido nada de esto. </w:t>
      </w:r>
      <w:r>
        <w:rPr>
          <w:color w:val="000000"/>
          <w:sz w:val="20"/>
          <w:szCs w:val="20"/>
        </w:rPr>
        <w:t>Le he pedido a chatgpt una traducción: Taken together, the findings support a two-step deployment strategy. First, the victim and perpetrator classifiers can be used as broad screening tools to ensure that very few high-risk adolescents go undetected. When resources are limited, practitioners may instead rely directly on the ensemble rule, which identifies the smaller subset of adolescents most likely to occupy both roles and therefore concentrates attention on the highest-risk cases. In practice, the decision tree can be used for rapid front-line screening, while the neural network can support secondary assessment in more ambiguous cases. Because both models consistently highlight household structure, prevention efforts should prioritize family stability, alongside interventions targeting impulse control, substance use, and digital behaviors.</w:t>
      </w:r>
    </w:p>
  </w:comment>
  <w:comment w:id="570" w:author="Marina Bartolome" w:date="2025-12-15T14:01:00Z" w:initials="MB">
    <w:p w14:paraId="39A8F9B4" w14:textId="77777777" w:rsidR="002E4354" w:rsidRPr="000B128A" w:rsidRDefault="002E4354" w:rsidP="007D665A">
      <w:pPr>
        <w:rPr>
          <w:lang w:val="es-ES"/>
        </w:rPr>
      </w:pPr>
      <w:r>
        <w:rPr>
          <w:rStyle w:val="Refdecomentario"/>
        </w:rPr>
        <w:annotationRef/>
      </w:r>
      <w:r w:rsidRPr="000B128A">
        <w:rPr>
          <w:color w:val="000000"/>
          <w:sz w:val="20"/>
          <w:szCs w:val="20"/>
          <w:lang w:val="es-ES"/>
        </w:rPr>
        <w:t xml:space="preserve">He integrado esta discusión a la anterior. </w:t>
      </w:r>
    </w:p>
  </w:comment>
  <w:comment w:id="571" w:author="Marina Bartolome" w:date="2025-12-15T13:38:00Z" w:initials="MB">
    <w:p w14:paraId="5AE944A1" w14:textId="150B5129" w:rsidR="002E4354" w:rsidRPr="000B128A" w:rsidRDefault="002E4354" w:rsidP="002619E3">
      <w:pPr>
        <w:rPr>
          <w:lang w:val="es-ES"/>
        </w:rPr>
      </w:pPr>
      <w:r>
        <w:rPr>
          <w:rStyle w:val="Refdecomentario"/>
        </w:rPr>
        <w:annotationRef/>
      </w:r>
      <w:r w:rsidRPr="000B128A">
        <w:rPr>
          <w:color w:val="000000"/>
          <w:sz w:val="20"/>
          <w:szCs w:val="20"/>
          <w:lang w:val="es-ES"/>
        </w:rPr>
        <w:t xml:space="preserve">Esto aparece explicado con otras palabras. SI esta parte está mejor, añadirla. </w:t>
      </w:r>
    </w:p>
  </w:comment>
  <w:comment w:id="572" w:author="Oriol" w:date="2025-09-23T17:03:00Z" w:initials="O">
    <w:p w14:paraId="69546381" w14:textId="1BA8CEB0" w:rsidR="002E4354" w:rsidRDefault="002E4354">
      <w:pPr>
        <w:pStyle w:val="Textocomentario"/>
        <w:rPr>
          <w:lang w:val="es-ES"/>
        </w:rPr>
      </w:pPr>
      <w:r>
        <w:rPr>
          <w:rStyle w:val="Refdecomentario"/>
        </w:rPr>
        <w:annotationRef/>
      </w:r>
      <w:r w:rsidRPr="001D7E5E">
        <w:rPr>
          <w:lang w:val="es-ES"/>
        </w:rPr>
        <w:t>Versión m</w:t>
      </w:r>
      <w:r>
        <w:rPr>
          <w:lang w:val="es-ES"/>
        </w:rPr>
        <w:t xml:space="preserve">ás enfocada a uso e interpretabilidad del resultado que nos proporcionan los modelos. </w:t>
      </w:r>
    </w:p>
    <w:p w14:paraId="19674AD6" w14:textId="77777777" w:rsidR="002E4354" w:rsidRPr="001D7E5E" w:rsidRDefault="002E4354">
      <w:pPr>
        <w:pStyle w:val="Textocomentario"/>
        <w:rPr>
          <w:lang w:val="es-ES"/>
        </w:rPr>
      </w:pPr>
    </w:p>
  </w:comment>
  <w:comment w:id="573" w:author="Ignasi" w:date="2025-10-16T11:54:00Z" w:initials="I">
    <w:p w14:paraId="0D53D237" w14:textId="0B382FC8" w:rsidR="002E4354" w:rsidRPr="000378A0" w:rsidRDefault="002E4354">
      <w:pPr>
        <w:pStyle w:val="Textocomentario"/>
        <w:rPr>
          <w:lang w:val="es-ES"/>
        </w:rPr>
      </w:pPr>
      <w:r>
        <w:rPr>
          <w:rStyle w:val="Refdecomentario"/>
        </w:rPr>
        <w:annotationRef/>
      </w:r>
      <w:r w:rsidRPr="000378A0">
        <w:rPr>
          <w:lang w:val="es-ES"/>
        </w:rPr>
        <w:t>Està molt ben explicat! F</w:t>
      </w:r>
      <w:r>
        <w:rPr>
          <w:lang w:val="es-ES"/>
        </w:rPr>
        <w:t>elicitats!</w:t>
      </w:r>
    </w:p>
  </w:comment>
  <w:comment w:id="665" w:author="Noemí Pereda" w:date="2025-08-30T17:09:00Z" w:initials="NP">
    <w:p w14:paraId="23CC4F9B" w14:textId="77777777" w:rsidR="002E4354" w:rsidRPr="009F4535" w:rsidRDefault="002E4354" w:rsidP="0066636A">
      <w:pPr>
        <w:rPr>
          <w:lang w:val="es-ES"/>
        </w:rPr>
      </w:pPr>
      <w:r>
        <w:rPr>
          <w:rStyle w:val="Refdecomentario"/>
        </w:rPr>
        <w:annotationRef/>
      </w:r>
      <w:r w:rsidRPr="009F4535">
        <w:rPr>
          <w:sz w:val="20"/>
          <w:szCs w:val="20"/>
          <w:lang w:val="es-ES"/>
        </w:rPr>
        <w:t>Buscar artículo self-report</w:t>
      </w:r>
    </w:p>
  </w:comment>
  <w:comment w:id="705" w:author="Marina Bartolome" w:date="2025-09-08T09:53:00Z" w:initials="MB">
    <w:p w14:paraId="75E5B5D9" w14:textId="77777777" w:rsidR="002E4354" w:rsidRPr="009F4535" w:rsidRDefault="002E4354" w:rsidP="0066636A">
      <w:pPr>
        <w:rPr>
          <w:lang w:val="es-ES"/>
        </w:rPr>
      </w:pPr>
      <w:r>
        <w:rPr>
          <w:rStyle w:val="Refdecomentario"/>
        </w:rPr>
        <w:annotationRef/>
      </w:r>
      <w:r w:rsidRPr="009F4535">
        <w:rPr>
          <w:sz w:val="20"/>
          <w:szCs w:val="20"/>
          <w:lang w:val="es-ES"/>
        </w:rPr>
        <w:t>He unido varias tablas en una sola. Las otras están en el Apéndice.</w:t>
      </w:r>
    </w:p>
  </w:comment>
  <w:comment w:id="716" w:author="Marina Bartolome" w:date="2025-09-08T07:50:00Z" w:initials="MB">
    <w:p w14:paraId="3187CBD2" w14:textId="77777777" w:rsidR="002E4354" w:rsidRPr="009F4535" w:rsidRDefault="002E4354" w:rsidP="0066636A">
      <w:pPr>
        <w:rPr>
          <w:lang w:val="es-ES"/>
        </w:rPr>
      </w:pPr>
      <w:r>
        <w:rPr>
          <w:rStyle w:val="Refdecomentario"/>
        </w:rPr>
        <w:annotationRef/>
      </w:r>
      <w:r w:rsidRPr="009F4535">
        <w:rPr>
          <w:sz w:val="20"/>
          <w:szCs w:val="20"/>
          <w:lang w:val="es-ES"/>
        </w:rPr>
        <w:t xml:space="preserve">Esta tabla igual se podría poner en resultados, porque  qué componentes concentran la mayor parte de la varianza es parte de lo que hemos descubierto ¿no? </w:t>
      </w:r>
    </w:p>
  </w:comment>
  <w:comment w:id="717" w:author="Oriol" w:date="2025-09-15T12:49:00Z" w:initials="O">
    <w:p w14:paraId="7A8C4BDB" w14:textId="77777777" w:rsidR="002E4354" w:rsidRDefault="002E4354" w:rsidP="0066636A">
      <w:pPr>
        <w:pStyle w:val="Textocomentario"/>
        <w:rPr>
          <w:lang w:val="es-ES"/>
        </w:rPr>
      </w:pPr>
      <w:r>
        <w:rPr>
          <w:rStyle w:val="Refdecomentario"/>
        </w:rPr>
        <w:annotationRef/>
      </w:r>
      <w:r w:rsidRPr="007A5D3A">
        <w:rPr>
          <w:lang w:val="es-ES"/>
        </w:rPr>
        <w:t>Sí que podría ponerse e</w:t>
      </w:r>
      <w:r>
        <w:rPr>
          <w:lang w:val="es-ES"/>
        </w:rPr>
        <w:t>n resultados y de hecho con un mapa de temperatura que es más visual que los propios valores.</w:t>
      </w:r>
    </w:p>
    <w:p w14:paraId="41A302BE" w14:textId="308507E3" w:rsidR="002E4354" w:rsidRPr="007A5D3A" w:rsidRDefault="002E4354" w:rsidP="0066636A">
      <w:pPr>
        <w:pStyle w:val="Textocomentario"/>
        <w:rPr>
          <w:lang w:val="es-ES"/>
        </w:rPr>
      </w:pPr>
      <w:r>
        <w:rPr>
          <w:lang w:val="es-ES"/>
        </w:rPr>
        <w:t xml:space="preserve"> </w:t>
      </w:r>
    </w:p>
  </w:comment>
  <w:comment w:id="718" w:author="Microsoft Office User" w:date="2025-09-22T17:52:00Z" w:initials="MOU">
    <w:p w14:paraId="7346F9D4" w14:textId="74A879BC" w:rsidR="002E4354" w:rsidRPr="009C7CA7" w:rsidRDefault="002E4354">
      <w:pPr>
        <w:pStyle w:val="Textocomentario"/>
        <w:rPr>
          <w:lang w:val="es-ES"/>
        </w:rPr>
      </w:pPr>
      <w:r>
        <w:rPr>
          <w:rStyle w:val="Refdecomentario"/>
        </w:rPr>
        <w:annotationRef/>
      </w:r>
      <w:r w:rsidRPr="009C7CA7">
        <w:rPr>
          <w:lang w:val="es-ES"/>
        </w:rPr>
        <w:t>Si, otr</w:t>
      </w:r>
      <w:r>
        <w:rPr>
          <w:lang w:val="es-ES"/>
        </w:rPr>
        <w:t>a imagen que valdría más que mil tablas.</w:t>
      </w:r>
    </w:p>
  </w:comment>
  <w:comment w:id="719" w:author="Oriol" w:date="2025-09-15T12:51:00Z" w:initials="O">
    <w:p w14:paraId="25AD097E" w14:textId="77777777" w:rsidR="002E4354" w:rsidRPr="007A5D3A" w:rsidRDefault="002E4354" w:rsidP="0066636A">
      <w:pPr>
        <w:pStyle w:val="Textocomentario"/>
        <w:rPr>
          <w:lang w:val="es-ES"/>
        </w:rPr>
      </w:pPr>
      <w:r>
        <w:rPr>
          <w:rStyle w:val="Refdecomentario"/>
        </w:rPr>
        <w:annotationRef/>
      </w:r>
      <w:r>
        <w:rPr>
          <w:lang w:val="es-ES"/>
        </w:rPr>
        <w:t>P</w:t>
      </w:r>
      <w:r w:rsidRPr="007A5D3A">
        <w:rPr>
          <w:lang w:val="es-ES"/>
        </w:rPr>
        <w:t>ropongo poner t</w:t>
      </w:r>
      <w:r>
        <w:rPr>
          <w:lang w:val="es-ES"/>
        </w:rPr>
        <w:t>odas las tablas como material adjunto y referenciarlas en el estudio directamente.</w:t>
      </w:r>
    </w:p>
  </w:comment>
  <w:comment w:id="763" w:author="Marina Bartolome" w:date="2025-09-08T10:11:00Z" w:initials="MB">
    <w:p w14:paraId="33D04DED" w14:textId="77777777" w:rsidR="002E4354" w:rsidRPr="009F4535" w:rsidRDefault="002E4354" w:rsidP="005428B3">
      <w:pPr>
        <w:rPr>
          <w:lang w:val="es-ES"/>
        </w:rPr>
      </w:pPr>
      <w:r>
        <w:rPr>
          <w:rStyle w:val="Refdecomentario"/>
        </w:rPr>
        <w:annotationRef/>
      </w:r>
      <w:r w:rsidRPr="009F4535">
        <w:rPr>
          <w:color w:val="000000"/>
          <w:sz w:val="20"/>
          <w:szCs w:val="20"/>
          <w:lang w:val="es-ES"/>
        </w:rPr>
        <w:t>Revisar que los porcentajes sean correctos</w:t>
      </w:r>
    </w:p>
  </w:comment>
  <w:comment w:id="762" w:author="Oriol" w:date="2025-09-15T13:20:00Z" w:initials="O">
    <w:p w14:paraId="594A543D" w14:textId="77777777" w:rsidR="002E4354" w:rsidRPr="00790CD1" w:rsidRDefault="002E4354" w:rsidP="005428B3">
      <w:pPr>
        <w:pStyle w:val="Textocomentario"/>
        <w:rPr>
          <w:lang w:val="es-ES"/>
        </w:rPr>
      </w:pPr>
      <w:r>
        <w:rPr>
          <w:rStyle w:val="Refdecomentario"/>
        </w:rPr>
        <w:annotationRef/>
      </w:r>
      <w:r w:rsidRPr="00790CD1">
        <w:rPr>
          <w:lang w:val="es-ES"/>
        </w:rPr>
        <w:t>Co</w:t>
      </w:r>
      <w:r>
        <w:rPr>
          <w:lang w:val="es-ES"/>
        </w:rPr>
        <w:t>rregido</w:t>
      </w:r>
    </w:p>
  </w:comment>
  <w:comment w:id="804" w:author="Microsoft Office User" w:date="2025-09-22T17:45:00Z" w:initials="MOU">
    <w:p w14:paraId="4DB6415D" w14:textId="77777777" w:rsidR="002E4354" w:rsidRPr="00DD15EA" w:rsidRDefault="002E4354" w:rsidP="004255FD">
      <w:pPr>
        <w:pStyle w:val="Textocomentario"/>
        <w:rPr>
          <w:lang w:val="es-ES"/>
        </w:rPr>
      </w:pPr>
      <w:r>
        <w:rPr>
          <w:rStyle w:val="Refdecomentario"/>
        </w:rPr>
        <w:annotationRef/>
      </w:r>
      <w:r w:rsidRPr="00DD15EA">
        <w:rPr>
          <w:lang w:val="es-ES"/>
        </w:rPr>
        <w:t>Ejemplo de que vale más una imagen que mil palabras.</w:t>
      </w:r>
    </w:p>
  </w:comment>
  <w:comment w:id="810" w:author="Microsoft Office User" w:date="2025-09-22T17:46:00Z" w:initials="MOU">
    <w:p w14:paraId="63F67DB3" w14:textId="77777777" w:rsidR="002E4354" w:rsidRPr="008E0BFD" w:rsidRDefault="002E4354" w:rsidP="004255FD">
      <w:pPr>
        <w:pStyle w:val="Textocomentario"/>
        <w:rPr>
          <w:lang w:val="en-US"/>
        </w:rPr>
      </w:pPr>
      <w:r>
        <w:rPr>
          <w:rStyle w:val="Refdecomentario"/>
        </w:rPr>
        <w:annotationRef/>
      </w:r>
      <w:r w:rsidRPr="008E0BFD">
        <w:rPr>
          <w:lang w:val="en-US"/>
        </w:rPr>
        <w:t>Referenciadlo</w:t>
      </w:r>
    </w:p>
  </w:comment>
  <w:comment w:id="811" w:author="Oriol" w:date="2025-09-23T13:22:00Z" w:initials="O">
    <w:p w14:paraId="024131F8" w14:textId="77777777" w:rsidR="002E4354" w:rsidRDefault="002E4354" w:rsidP="004255FD">
      <w:pPr>
        <w:pStyle w:val="Textocomentario"/>
      </w:pPr>
      <w:r>
        <w:rPr>
          <w:rStyle w:val="Refdecomentario"/>
        </w:rPr>
        <w:annotationRef/>
      </w:r>
      <w:r>
        <w:t xml:space="preserve">Wythoff, B. J. (1993). Backpropagation neural networks: A tutorial. </w:t>
      </w:r>
      <w:r>
        <w:rPr>
          <w:rStyle w:val="nfasis"/>
        </w:rPr>
        <w:t>Chemometrics and Intelligent Laboratory Systems, 18</w:t>
      </w:r>
      <w:r>
        <w:t>(2), 115–155. https://doi.org/10.1016/0169-7439(93)80052-J</w:t>
      </w:r>
    </w:p>
  </w:comment>
  <w:comment w:id="814" w:author="Microsoft Office User" w:date="2025-09-22T17:46:00Z" w:initials="MOU">
    <w:p w14:paraId="1A26A6D3" w14:textId="77777777" w:rsidR="002E4354" w:rsidRPr="008E0BFD" w:rsidRDefault="002E4354" w:rsidP="004255FD">
      <w:pPr>
        <w:pStyle w:val="Textocomentario"/>
        <w:rPr>
          <w:lang w:val="en-US"/>
        </w:rPr>
      </w:pPr>
      <w:r>
        <w:rPr>
          <w:rStyle w:val="Refdecomentario"/>
        </w:rPr>
        <w:annotationRef/>
      </w:r>
      <w:r w:rsidRPr="008E0BFD">
        <w:rPr>
          <w:lang w:val="en-US"/>
        </w:rPr>
        <w:t>Añadid referencia</w:t>
      </w:r>
    </w:p>
  </w:comment>
  <w:comment w:id="815" w:author="Oriol" w:date="2025-09-23T13:23:00Z" w:initials="O">
    <w:p w14:paraId="57DABB2E" w14:textId="77777777" w:rsidR="002E4354" w:rsidRDefault="002E4354" w:rsidP="004255FD">
      <w:pPr>
        <w:pStyle w:val="Textocomentario"/>
      </w:pPr>
      <w:r>
        <w:rPr>
          <w:rStyle w:val="Refdecomentario"/>
        </w:rPr>
        <w:annotationRef/>
      </w:r>
      <w:r w:rsidRPr="00E217AA">
        <w:rPr>
          <w:lang w:val="es-ES"/>
        </w:rPr>
        <w:t xml:space="preserve">Gewers, F. L., Ferreira, G. R., de Arruda, H. F., Silva, F. N., Comin, C. H., Amancio, D. R., &amp; da F. Costa, L. (2021). </w:t>
      </w:r>
      <w:r>
        <w:t xml:space="preserve">Principal component analysis: A natural approach to data exploration. </w:t>
      </w:r>
      <w:r>
        <w:rPr>
          <w:rStyle w:val="nfasis"/>
        </w:rPr>
        <w:t>ACM Computing Surveys, 54</w:t>
      </w:r>
      <w:r>
        <w:t>(4), Article 70. https://doi.org/10.1145/3447755</w:t>
      </w:r>
    </w:p>
  </w:comment>
  <w:comment w:id="827" w:author="Microsoft Office User" w:date="2025-09-22T17:47:00Z" w:initials="MOU">
    <w:p w14:paraId="7D4BABF9" w14:textId="77777777" w:rsidR="002E4354" w:rsidRPr="00DD15EA" w:rsidRDefault="002E4354" w:rsidP="004255FD">
      <w:pPr>
        <w:pStyle w:val="Textocomentario"/>
        <w:rPr>
          <w:lang w:val="es-ES"/>
        </w:rPr>
      </w:pPr>
      <w:r>
        <w:rPr>
          <w:rStyle w:val="Refdecomentario"/>
        </w:rPr>
        <w:annotationRef/>
      </w:r>
      <w:r w:rsidRPr="00DD15EA">
        <w:rPr>
          <w:lang w:val="es-ES"/>
        </w:rPr>
        <w:t>¿Podemos poner una imagen senci</w:t>
      </w:r>
      <w:r>
        <w:rPr>
          <w:lang w:val="es-ES"/>
        </w:rPr>
        <w:t>lla que lo explique, como la de arriba?</w:t>
      </w:r>
    </w:p>
  </w:comment>
  <w:comment w:id="854" w:author="Oriol" w:date="2025-09-19T13:26:00Z" w:initials="O">
    <w:p w14:paraId="26195B79" w14:textId="77777777" w:rsidR="002E4354" w:rsidRPr="005079CA" w:rsidRDefault="002E4354" w:rsidP="004255FD">
      <w:pPr>
        <w:pStyle w:val="Textocomentario"/>
        <w:rPr>
          <w:lang w:val="es-ES"/>
        </w:rPr>
      </w:pPr>
      <w:r>
        <w:rPr>
          <w:rStyle w:val="Refdecomentario"/>
        </w:rPr>
        <w:annotationRef/>
      </w:r>
      <w:r w:rsidRPr="005079CA">
        <w:rPr>
          <w:lang w:val="es-ES"/>
        </w:rPr>
        <w:t xml:space="preserve">He incluido “Model Explainability” dentro de la metodología porque es lo que nos permite extraer conclusiones victimológicas. No obstante, podríamos moverlo a </w:t>
      </w:r>
      <w:r w:rsidRPr="005079CA">
        <w:rPr>
          <w:rStyle w:val="nfasis"/>
          <w:lang w:val="es-ES"/>
        </w:rPr>
        <w:t>Supplemental Materials</w:t>
      </w:r>
      <w:r w:rsidRPr="005079CA">
        <w:rPr>
          <w:lang w:val="es-ES"/>
        </w:rPr>
        <w:t xml:space="preserve"> para aligerar el cuerpo del paper y recortar unas páginas. </w:t>
      </w:r>
      <w:r w:rsidRPr="00DD15EA">
        <w:rPr>
          <w:lang w:val="es-ES"/>
        </w:rPr>
        <w:t>¿Qué os parece?</w:t>
      </w:r>
    </w:p>
  </w:comment>
  <w:comment w:id="877" w:author="Noemí Pereda" w:date="2025-08-29T16:32:00Z" w:initials="NP">
    <w:p w14:paraId="6AA25B38" w14:textId="77777777" w:rsidR="002E4354" w:rsidRDefault="002E4354" w:rsidP="00376E6E">
      <w:r>
        <w:rPr>
          <w:rStyle w:val="Refdecomentario"/>
        </w:rPr>
        <w:annotationRef/>
      </w:r>
      <w:r w:rsidRPr="009F4535">
        <w:rPr>
          <w:sz w:val="20"/>
          <w:szCs w:val="20"/>
          <w:lang w:val="es-ES"/>
        </w:rPr>
        <w:t xml:space="preserve">ARA ESTÀ EN FORMAT APA.QUAN L'ENVIEM, JA L'ADAPTAREM AL FORMAT DEL JOURNAL.  </w:t>
      </w:r>
      <w:r>
        <w:rPr>
          <w:sz w:val="20"/>
          <w:szCs w:val="20"/>
          <w:highlight w:val="yellow"/>
        </w:rPr>
        <w:t xml:space="preserve">Gamelin FX, Baquet G, Berthoin S, Thevenet D, Nourry C, Nottin S, Bosquet L (2009) Effect of high intensity intermittent training on heart rate variability in prepubescent children. Eur J Appl Physiol 105:731-738. </w:t>
      </w:r>
      <w:hyperlink r:id="rId8" w:history="1">
        <w:r w:rsidRPr="00E1453B">
          <w:rPr>
            <w:rStyle w:val="Hipervnculo"/>
            <w:sz w:val="20"/>
            <w:szCs w:val="20"/>
            <w:highlight w:val="yellow"/>
          </w:rPr>
          <w:t>https://doi.org/10.1007/s00421-008-0955-8</w:t>
        </w:r>
      </w:hyperlink>
    </w:p>
    <w:p w14:paraId="71925473" w14:textId="77777777" w:rsidR="002E4354" w:rsidRDefault="002E4354" w:rsidP="00376E6E"/>
    <w:p w14:paraId="15BEA934" w14:textId="77777777" w:rsidR="002E4354" w:rsidRDefault="002E4354" w:rsidP="00376E6E">
      <w:r>
        <w:rPr>
          <w:color w:val="212121"/>
          <w:sz w:val="20"/>
          <w:szCs w:val="20"/>
          <w:highlight w:val="yellow"/>
        </w:rPr>
        <w:t>Book</w:t>
      </w:r>
    </w:p>
    <w:p w14:paraId="4E6DF93F" w14:textId="77777777" w:rsidR="002E4354" w:rsidRDefault="002E4354" w:rsidP="00376E6E">
      <w:r>
        <w:rPr>
          <w:color w:val="212121"/>
          <w:sz w:val="20"/>
          <w:szCs w:val="20"/>
          <w:highlight w:val="yellow"/>
        </w:rPr>
        <w:t>South J, Blass B (2001) The future of modern genomics. Blackwell, London</w:t>
      </w:r>
    </w:p>
    <w:p w14:paraId="6BFFB90E" w14:textId="77777777" w:rsidR="002E4354" w:rsidRDefault="002E4354" w:rsidP="00376E6E"/>
    <w:p w14:paraId="4C6B3FC0" w14:textId="77777777" w:rsidR="002E4354" w:rsidRDefault="002E4354" w:rsidP="00376E6E">
      <w:r>
        <w:rPr>
          <w:color w:val="212121"/>
          <w:sz w:val="20"/>
          <w:szCs w:val="20"/>
          <w:highlight w:val="yellow"/>
        </w:rPr>
        <w:t>Book chapter</w:t>
      </w:r>
    </w:p>
    <w:p w14:paraId="497997B8" w14:textId="77777777" w:rsidR="002E4354" w:rsidRDefault="002E4354" w:rsidP="00376E6E">
      <w:r>
        <w:rPr>
          <w:color w:val="212121"/>
          <w:sz w:val="20"/>
          <w:szCs w:val="20"/>
          <w:highlight w:val="yellow"/>
        </w:rPr>
        <w:t>Brown B, Aaron M (2001) The politics of nature. In: Smith J (ed) The rise of modern genomics, 3rd edn. Wiley, New York, pp 230-257</w:t>
      </w:r>
    </w:p>
    <w:p w14:paraId="015F3463" w14:textId="77777777" w:rsidR="002E4354" w:rsidRDefault="002E4354" w:rsidP="00376E6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2C9A28" w15:done="1"/>
  <w15:commentEx w15:paraId="2B46590B" w15:done="1"/>
  <w15:commentEx w15:paraId="5F563904" w15:paraIdParent="2B46590B" w15:done="1"/>
  <w15:commentEx w15:paraId="2ACABA96" w15:paraIdParent="2B46590B" w15:done="1"/>
  <w15:commentEx w15:paraId="60B91EDD" w15:paraIdParent="2B46590B" w15:done="0"/>
  <w15:commentEx w15:paraId="2CB7BC30" w15:done="1"/>
  <w15:commentEx w15:paraId="597E4120" w15:done="0"/>
  <w15:commentEx w15:paraId="5CF5C521" w15:done="1"/>
  <w15:commentEx w15:paraId="3C0BC505" w15:paraIdParent="5CF5C521" w15:done="1"/>
  <w15:commentEx w15:paraId="7CA9F79D" w15:done="1"/>
  <w15:commentEx w15:paraId="3205DA53" w15:paraIdParent="7CA9F79D" w15:done="1"/>
  <w15:commentEx w15:paraId="01096496" w15:done="1"/>
  <w15:commentEx w15:paraId="5EAB32F0" w15:done="1"/>
  <w15:commentEx w15:paraId="622802FE" w15:done="0"/>
  <w15:commentEx w15:paraId="6216ECD7" w15:done="1"/>
  <w15:commentEx w15:paraId="47BA975E" w15:paraIdParent="6216ECD7" w15:done="1"/>
  <w15:commentEx w15:paraId="42386FCD" w15:done="0"/>
  <w15:commentEx w15:paraId="030C6F45" w15:paraIdParent="42386FCD" w15:done="0"/>
  <w15:commentEx w15:paraId="2E210283" w15:paraIdParent="42386FCD" w15:done="0"/>
  <w15:commentEx w15:paraId="3D5DDB27" w15:done="0"/>
  <w15:commentEx w15:paraId="39C52AB8" w15:done="0"/>
  <w15:commentEx w15:paraId="02AA7DA1" w15:done="1"/>
  <w15:commentEx w15:paraId="662D77E4" w15:paraIdParent="02AA7DA1" w15:done="1"/>
  <w15:commentEx w15:paraId="7D37665D" w15:done="0"/>
  <w15:commentEx w15:paraId="54F5944B" w15:paraIdParent="7D37665D" w15:done="0"/>
  <w15:commentEx w15:paraId="3280856A" w15:done="1"/>
  <w15:commentEx w15:paraId="402837CB" w15:done="1"/>
  <w15:commentEx w15:paraId="4ECA0EB7" w15:done="0"/>
  <w15:commentEx w15:paraId="1B440A0E" w15:done="0"/>
  <w15:commentEx w15:paraId="5E797B97" w15:paraIdParent="1B440A0E" w15:done="0"/>
  <w15:commentEx w15:paraId="6CCBD98D" w15:done="0"/>
  <w15:commentEx w15:paraId="603A5088" w15:paraIdParent="6CCBD98D" w15:done="0"/>
  <w15:commentEx w15:paraId="596E1500" w15:done="0"/>
  <w15:commentEx w15:paraId="4777A91A" w15:done="0"/>
  <w15:commentEx w15:paraId="24F79E5D" w15:paraIdParent="4777A91A" w15:done="0"/>
  <w15:commentEx w15:paraId="60913BB2" w15:done="1"/>
  <w15:commentEx w15:paraId="3EAC12EA" w15:paraIdParent="60913BB2" w15:done="1"/>
  <w15:commentEx w15:paraId="6F5EBD23" w15:done="0"/>
  <w15:commentEx w15:paraId="2D5088F5" w15:paraIdParent="6F5EBD23" w15:done="0"/>
  <w15:commentEx w15:paraId="0D8CBEA1" w15:done="0"/>
  <w15:commentEx w15:paraId="36B4F912" w15:done="0"/>
  <w15:commentEx w15:paraId="2E5ACC5E" w15:paraIdParent="36B4F912" w15:done="0"/>
  <w15:commentEx w15:paraId="77C20E8C" w15:done="0"/>
  <w15:commentEx w15:paraId="1C4835C8" w15:paraIdParent="77C20E8C" w15:done="0"/>
  <w15:commentEx w15:paraId="646D9FDE" w15:done="0"/>
  <w15:commentEx w15:paraId="04FB4F16" w15:done="0"/>
  <w15:commentEx w15:paraId="6920A97D" w15:done="0"/>
  <w15:commentEx w15:paraId="121705D7" w15:done="0"/>
  <w15:commentEx w15:paraId="2D564363" w15:done="0"/>
  <w15:commentEx w15:paraId="72DBD220" w15:done="0"/>
  <w15:commentEx w15:paraId="0BDAF488" w15:done="0"/>
  <w15:commentEx w15:paraId="3637D9BD" w15:done="0"/>
  <w15:commentEx w15:paraId="36162AD0" w15:done="0"/>
  <w15:commentEx w15:paraId="676B3732" w15:done="0"/>
  <w15:commentEx w15:paraId="6978CBB5" w15:done="0"/>
  <w15:commentEx w15:paraId="65C5CC06" w15:done="0"/>
  <w15:commentEx w15:paraId="39A8F9B4" w15:done="0"/>
  <w15:commentEx w15:paraId="5AE944A1" w15:done="0"/>
  <w15:commentEx w15:paraId="19674AD6" w15:done="0"/>
  <w15:commentEx w15:paraId="0D53D237" w15:paraIdParent="19674AD6" w15:done="0"/>
  <w15:commentEx w15:paraId="23CC4F9B" w15:done="1"/>
  <w15:commentEx w15:paraId="75E5B5D9" w15:done="0"/>
  <w15:commentEx w15:paraId="3187CBD2" w15:done="0"/>
  <w15:commentEx w15:paraId="41A302BE" w15:paraIdParent="3187CBD2" w15:done="0"/>
  <w15:commentEx w15:paraId="7346F9D4" w15:paraIdParent="3187CBD2" w15:done="0"/>
  <w15:commentEx w15:paraId="25AD097E" w15:done="0"/>
  <w15:commentEx w15:paraId="33D04DED" w15:done="0"/>
  <w15:commentEx w15:paraId="594A543D" w15:paraIdParent="33D04DED" w15:done="0"/>
  <w15:commentEx w15:paraId="4DB6415D" w15:done="0"/>
  <w15:commentEx w15:paraId="63F67DB3" w15:done="0"/>
  <w15:commentEx w15:paraId="024131F8" w15:paraIdParent="63F67DB3" w15:done="0"/>
  <w15:commentEx w15:paraId="1A26A6D3" w15:done="0"/>
  <w15:commentEx w15:paraId="57DABB2E" w15:paraIdParent="1A26A6D3" w15:done="0"/>
  <w15:commentEx w15:paraId="7D4BABF9" w15:done="0"/>
  <w15:commentEx w15:paraId="26195B79" w15:done="0"/>
  <w15:commentEx w15:paraId="015F3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C779939" w16cex:dateUtc="2025-08-28T15:37:00Z"/>
  <w16cex:commentExtensible w16cex:durableId="6DC332FE" w16cex:dateUtc="2025-08-24T13:48:00Z"/>
  <w16cex:commentExtensible w16cex:durableId="44649D8E" w16cex:dateUtc="2025-08-27T10:56:00Z"/>
  <w16cex:commentExtensible w16cex:durableId="2F2EB554" w16cex:dateUtc="2025-08-27T10:56:00Z"/>
  <w16cex:commentExtensible w16cex:durableId="61764640" w16cex:dateUtc="2025-08-24T13:49:00Z"/>
  <w16cex:commentExtensible w16cex:durableId="0A18F1B6" w16cex:dateUtc="2025-11-05T10:27:00Z"/>
  <w16cex:commentExtensible w16cex:durableId="7EB2F306" w16cex:dateUtc="2025-08-28T15:36:00Z"/>
  <w16cex:commentExtensible w16cex:durableId="2C7278C4" w16cex:dateUtc="2025-09-15T09:36:00Z"/>
  <w16cex:commentExtensible w16cex:durableId="3D6ED68B" w16cex:dateUtc="2025-09-05T07:01:00Z"/>
  <w16cex:commentExtensible w16cex:durableId="2C727932" w16cex:dateUtc="2025-09-15T09:38:00Z"/>
  <w16cex:commentExtensible w16cex:durableId="2C72A39B" w16cex:dateUtc="2025-09-15T12:39:00Z"/>
  <w16cex:commentExtensible w16cex:durableId="2C72A41B" w16cex:dateUtc="2025-09-15T12:41:00Z"/>
  <w16cex:commentExtensible w16cex:durableId="1C721759" w16cex:dateUtc="2025-12-15T08:49:00Z"/>
  <w16cex:commentExtensible w16cex:durableId="6EEE2B2F" w16cex:dateUtc="2025-09-05T09:12:00Z"/>
  <w16cex:commentExtensible w16cex:durableId="2C727BAA" w16cex:dateUtc="2025-09-15T09:48:00Z"/>
  <w16cex:commentExtensible w16cex:durableId="7DB89201" w16cex:dateUtc="2025-12-15T08:50:00Z"/>
  <w16cex:commentExtensible w16cex:durableId="75FD3AB8" w16cex:dateUtc="2025-12-15T09:25:00Z"/>
  <w16cex:commentExtensible w16cex:durableId="6F250854" w16cex:dateUtc="2025-12-15T10:19:00Z"/>
  <w16cex:commentExtensible w16cex:durableId="1C2451C3" w16cex:dateUtc="2025-12-15T09:31:00Z"/>
  <w16cex:commentExtensible w16cex:durableId="6B84ACD2" w16cex:dateUtc="2025-12-15T10:11:00Z"/>
  <w16cex:commentExtensible w16cex:durableId="55BA8DDE" w16cex:dateUtc="2025-09-08T07:05:00Z"/>
  <w16cex:commentExtensible w16cex:durableId="4C3F2686" w16cex:dateUtc="2025-09-09T14:15:00Z"/>
  <w16cex:commentExtensible w16cex:durableId="2C72A9D4" w16cex:dateUtc="2025-09-15T13:05:00Z"/>
  <w16cex:commentExtensible w16cex:durableId="72D90F95" w16cex:dateUtc="2025-11-05T11:40:00Z"/>
  <w16cex:commentExtensible w16cex:durableId="2C72BDF8" w16cex:dateUtc="2025-08-27T11:47:00Z"/>
  <w16cex:commentExtensible w16cex:durableId="2C74FB1D" w16cex:dateUtc="2025-09-17T07:17:00Z"/>
  <w16cex:commentExtensible w16cex:durableId="2C77D65B" w16cex:dateUtc="2025-09-19T11:17:00Z"/>
  <w16cex:commentExtensible w16cex:durableId="5F560092" w16cex:dateUtc="2025-11-06T09:13:00Z"/>
  <w16cex:commentExtensible w16cex:durableId="2C7D1BEA" w16cex:dateUtc="2025-09-23T11:15:00Z"/>
  <w16cex:commentExtensible w16cex:durableId="258B48B6" w16cex:dateUtc="2025-11-06T09:59:00Z"/>
  <w16cex:commentExtensible w16cex:durableId="2C750345" w16cex:dateUtc="2025-09-08T05:50:00Z"/>
  <w16cex:commentExtensible w16cex:durableId="2C750344" w16cex:dateUtc="2025-09-15T10:49:00Z"/>
  <w16cex:commentExtensible w16cex:durableId="2C77D7D8" w16cex:dateUtc="2025-09-19T11:23:00Z"/>
  <w16cex:commentExtensible w16cex:durableId="371868E2" w16cex:dateUtc="2025-11-06T09:26:00Z"/>
  <w16cex:commentExtensible w16cex:durableId="2C7D1DAF" w16cex:dateUtc="2025-09-23T11:22:00Z"/>
  <w16cex:commentExtensible w16cex:durableId="2C7D1DBA" w16cex:dateUtc="2025-09-23T11:23:00Z"/>
  <w16cex:commentExtensible w16cex:durableId="2C77D87C" w16cex:dateUtc="2025-09-19T11:26:00Z"/>
  <w16cex:commentExtensible w16cex:durableId="25E1449F" w16cex:dateUtc="2025-12-15T12:34:00Z"/>
  <w16cex:commentExtensible w16cex:durableId="66C50A15" w16cex:dateUtc="2025-12-15T12:52:00Z"/>
  <w16cex:commentExtensible w16cex:durableId="7AD9EBA0" w16cex:dateUtc="2025-12-15T12:53:00Z"/>
  <w16cex:commentExtensible w16cex:durableId="32AB7F35" w16cex:dateUtc="2025-12-15T12:55:00Z"/>
  <w16cex:commentExtensible w16cex:durableId="49D86EE4" w16cex:dateUtc="2025-12-15T12:56:00Z"/>
  <w16cex:commentExtensible w16cex:durableId="522B1BD7" w16cex:dateUtc="2025-12-15T12:57:00Z"/>
  <w16cex:commentExtensible w16cex:durableId="2C7424F5" w16cex:dateUtc="2025-09-16T16:03:00Z"/>
  <w16cex:commentExtensible w16cex:durableId="38F4D522" w16cex:dateUtc="2025-12-15T13:00:00Z"/>
  <w16cex:commentExtensible w16cex:durableId="6BEDB3E2" w16cex:dateUtc="2025-12-15T13:01:00Z"/>
  <w16cex:commentExtensible w16cex:durableId="2982627B" w16cex:dateUtc="2025-12-15T12:38:00Z"/>
  <w16cex:commentExtensible w16cex:durableId="06096E24" w16cex:dateUtc="2025-08-30T16:09:00Z"/>
  <w16cex:commentExtensible w16cex:durableId="4CA8BED6" w16cex:dateUtc="2025-09-08T07:53:00Z"/>
  <w16cex:commentExtensible w16cex:durableId="6C0EDB1E" w16cex:dateUtc="2025-09-08T05:50:00Z"/>
  <w16cex:commentExtensible w16cex:durableId="2C7289CC" w16cex:dateUtc="2025-09-15T10:49:00Z"/>
  <w16cex:commentExtensible w16cex:durableId="2C728A6D" w16cex:dateUtc="2025-09-15T10:51:00Z"/>
  <w16cex:commentExtensible w16cex:durableId="2C7405B6" w16cex:dateUtc="2025-09-08T08:11:00Z"/>
  <w16cex:commentExtensible w16cex:durableId="2C7405B5" w16cex:dateUtc="2025-09-15T11:20:00Z"/>
  <w16cex:commentExtensible w16cex:durableId="36666B29" w16cex:dateUtc="2025-09-23T11:22:00Z"/>
  <w16cex:commentExtensible w16cex:durableId="3A35E9AC" w16cex:dateUtc="2025-09-23T11:23:00Z"/>
  <w16cex:commentExtensible w16cex:durableId="55D72A62" w16cex:dateUtc="2025-09-19T11:26:00Z"/>
  <w16cex:commentExtensible w16cex:durableId="0B80A2B6" w16cex:dateUtc="2025-08-29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22C9A28" w16cid:durableId="7C779939"/>
  <w16cid:commentId w16cid:paraId="2B46590B" w16cid:durableId="6DC332FE"/>
  <w16cid:commentId w16cid:paraId="5F563904" w16cid:durableId="44649D8E"/>
  <w16cid:commentId w16cid:paraId="2ACABA96" w16cid:durableId="2F2EB554"/>
  <w16cid:commentId w16cid:paraId="60B91EDD" w16cid:durableId="2C7C06DC"/>
  <w16cid:commentId w16cid:paraId="2CB7BC30" w16cid:durableId="61764640"/>
  <w16cid:commentId w16cid:paraId="597E4120" w16cid:durableId="0A18F1B6"/>
  <w16cid:commentId w16cid:paraId="5CF5C521" w16cid:durableId="7EB2F306"/>
  <w16cid:commentId w16cid:paraId="3C0BC505" w16cid:durableId="2C7278C4"/>
  <w16cid:commentId w16cid:paraId="7CA9F79D" w16cid:durableId="3D6ED68B"/>
  <w16cid:commentId w16cid:paraId="3205DA53" w16cid:durableId="2C727932"/>
  <w16cid:commentId w16cid:paraId="01096496" w16cid:durableId="2C72A39B"/>
  <w16cid:commentId w16cid:paraId="5EAB32F0" w16cid:durableId="2C72A41B"/>
  <w16cid:commentId w16cid:paraId="622802FE" w16cid:durableId="1C721759"/>
  <w16cid:commentId w16cid:paraId="6216ECD7" w16cid:durableId="6EEE2B2F"/>
  <w16cid:commentId w16cid:paraId="47BA975E" w16cid:durableId="2C727BAA"/>
  <w16cid:commentId w16cid:paraId="42386FCD" w16cid:durableId="7DB89201"/>
  <w16cid:commentId w16cid:paraId="030C6F45" w16cid:durableId="75FD3AB8"/>
  <w16cid:commentId w16cid:paraId="2E210283" w16cid:durableId="6F250854"/>
  <w16cid:commentId w16cid:paraId="3D5DDB27" w16cid:durableId="1C2451C3"/>
  <w16cid:commentId w16cid:paraId="39C52AB8" w16cid:durableId="6B84ACD2"/>
  <w16cid:commentId w16cid:paraId="02AA7DA1" w16cid:durableId="55BA8DDE"/>
  <w16cid:commentId w16cid:paraId="662D77E4" w16cid:durableId="4C3F2686"/>
  <w16cid:commentId w16cid:paraId="7D37665D" w16cid:durableId="2C72A9D4"/>
  <w16cid:commentId w16cid:paraId="54F5944B" w16cid:durableId="72D90F95"/>
  <w16cid:commentId w16cid:paraId="3280856A" w16cid:durableId="2C72BDF8"/>
  <w16cid:commentId w16cid:paraId="402837CB" w16cid:durableId="2C74FB1D"/>
  <w16cid:commentId w16cid:paraId="4ECA0EB7" w16cid:durableId="2C7C08CD"/>
  <w16cid:commentId w16cid:paraId="1B440A0E" w16cid:durableId="2C77D65B"/>
  <w16cid:commentId w16cid:paraId="5E797B97" w16cid:durableId="5F560092"/>
  <w16cid:commentId w16cid:paraId="6CCBD98D" w16cid:durableId="2C7C0928"/>
  <w16cid:commentId w16cid:paraId="603A5088" w16cid:durableId="2C7D1BEA"/>
  <w16cid:commentId w16cid:paraId="596E1500" w16cid:durableId="258B48B6"/>
  <w16cid:commentId w16cid:paraId="4777A91A" w16cid:durableId="2CA4895F"/>
  <w16cid:commentId w16cid:paraId="24F79E5D" w16cid:durableId="2CA48960"/>
  <w16cid:commentId w16cid:paraId="60913BB2" w16cid:durableId="2C750345"/>
  <w16cid:commentId w16cid:paraId="3EAC12EA" w16cid:durableId="2C750344"/>
  <w16cid:commentId w16cid:paraId="6F5EBD23" w16cid:durableId="2C77D7D8"/>
  <w16cid:commentId w16cid:paraId="2D5088F5" w16cid:durableId="371868E2"/>
  <w16cid:commentId w16cid:paraId="0D8CBEA1" w16cid:durableId="2C7C09CC"/>
  <w16cid:commentId w16cid:paraId="36B4F912" w16cid:durableId="2C7C09E8"/>
  <w16cid:commentId w16cid:paraId="2E5ACC5E" w16cid:durableId="2C7D1DAF"/>
  <w16cid:commentId w16cid:paraId="77C20E8C" w16cid:durableId="2C7C0A0F"/>
  <w16cid:commentId w16cid:paraId="1C4835C8" w16cid:durableId="2C7D1DBA"/>
  <w16cid:commentId w16cid:paraId="646D9FDE" w16cid:durableId="2C7C0A26"/>
  <w16cid:commentId w16cid:paraId="04FB4F16" w16cid:durableId="2C77D87C"/>
  <w16cid:commentId w16cid:paraId="6920A97D" w16cid:durableId="2C7C0AC0"/>
  <w16cid:commentId w16cid:paraId="121705D7" w16cid:durableId="2CA4896C"/>
  <w16cid:commentId w16cid:paraId="2D564363" w16cid:durableId="25E1449F"/>
  <w16cid:commentId w16cid:paraId="72DBD220" w16cid:durableId="66C50A15"/>
  <w16cid:commentId w16cid:paraId="0BDAF488" w16cid:durableId="7AD9EBA0"/>
  <w16cid:commentId w16cid:paraId="3637D9BD" w16cid:durableId="32AB7F35"/>
  <w16cid:commentId w16cid:paraId="36162AD0" w16cid:durableId="49D86EE4"/>
  <w16cid:commentId w16cid:paraId="676B3732" w16cid:durableId="522B1BD7"/>
  <w16cid:commentId w16cid:paraId="6978CBB5" w16cid:durableId="2C7424F5"/>
  <w16cid:commentId w16cid:paraId="65C5CC06" w16cid:durableId="38F4D522"/>
  <w16cid:commentId w16cid:paraId="39A8F9B4" w16cid:durableId="6BEDB3E2"/>
  <w16cid:commentId w16cid:paraId="5AE944A1" w16cid:durableId="2982627B"/>
  <w16cid:commentId w16cid:paraId="19674AD6" w16cid:durableId="2CA4896E"/>
  <w16cid:commentId w16cid:paraId="0D53D237" w16cid:durableId="2CA4896F"/>
  <w16cid:commentId w16cid:paraId="23CC4F9B" w16cid:durableId="06096E24"/>
  <w16cid:commentId w16cid:paraId="75E5B5D9" w16cid:durableId="4CA8BED6"/>
  <w16cid:commentId w16cid:paraId="3187CBD2" w16cid:durableId="6C0EDB1E"/>
  <w16cid:commentId w16cid:paraId="41A302BE" w16cid:durableId="2C7289CC"/>
  <w16cid:commentId w16cid:paraId="7346F9D4" w16cid:durableId="2C7C0B53"/>
  <w16cid:commentId w16cid:paraId="25AD097E" w16cid:durableId="2C728A6D"/>
  <w16cid:commentId w16cid:paraId="33D04DED" w16cid:durableId="2C7405B6"/>
  <w16cid:commentId w16cid:paraId="594A543D" w16cid:durableId="2C7405B5"/>
  <w16cid:commentId w16cid:paraId="4DB6415D" w16cid:durableId="33289699"/>
  <w16cid:commentId w16cid:paraId="63F67DB3" w16cid:durableId="17FCB983"/>
  <w16cid:commentId w16cid:paraId="024131F8" w16cid:durableId="36666B29"/>
  <w16cid:commentId w16cid:paraId="1A26A6D3" w16cid:durableId="7C81C9ED"/>
  <w16cid:commentId w16cid:paraId="57DABB2E" w16cid:durableId="3A35E9AC"/>
  <w16cid:commentId w16cid:paraId="7D4BABF9" w16cid:durableId="1A7A184E"/>
  <w16cid:commentId w16cid:paraId="26195B79" w16cid:durableId="55D72A62"/>
  <w16cid:commentId w16cid:paraId="015F3463" w16cid:durableId="0B80A2B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68812" w14:textId="77777777" w:rsidR="00E16AA6" w:rsidRDefault="00E16AA6" w:rsidP="002957C4">
      <w:pPr>
        <w:spacing w:after="0" w:line="240" w:lineRule="auto"/>
      </w:pPr>
      <w:r>
        <w:separator/>
      </w:r>
    </w:p>
  </w:endnote>
  <w:endnote w:type="continuationSeparator" w:id="0">
    <w:p w14:paraId="12EA1DE5" w14:textId="77777777" w:rsidR="00E16AA6" w:rsidRDefault="00E16AA6" w:rsidP="00295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89CFD5D9-5872-4F2B-884E-40323AC34523}"/>
    <w:embedBold r:id="rId2" w:fontKey="{BA569409-4307-4068-BCA5-8B311976B000}"/>
    <w:embedItalic r:id="rId3" w:fontKey="{6FB7DD7D-8D37-4DF9-A25B-C8A246644897}"/>
    <w:embedBoldItalic r:id="rId4" w:fontKey="{99446965-BA8F-4D17-9F21-0DB29A34D5C5}"/>
  </w:font>
  <w:font w:name="Calibri">
    <w:panose1 w:val="020F0502020204030204"/>
    <w:charset w:val="00"/>
    <w:family w:val="swiss"/>
    <w:pitch w:val="variable"/>
    <w:sig w:usb0="E4002EFF" w:usb1="C000247B" w:usb2="00000009" w:usb3="00000000" w:csb0="000001FF" w:csb1="00000000"/>
    <w:embedRegular r:id="rId5" w:fontKey="{961283A0-FBA8-4495-92AF-91BC66E18EB2}"/>
    <w:embedBold r:id="rId6" w:fontKey="{CB08EE1B-FD4C-4E36-B4D5-0B4717DCE54B}"/>
    <w:embedItalic r:id="rId7" w:fontKey="{7BB065B2-7076-4996-9C3C-DEE7FE141FBD}"/>
    <w:embedBoldItalic r:id="rId8" w:fontKey="{EA235D6A-9A11-4540-BF9D-6438BA2FE2E6}"/>
  </w:font>
  <w:font w:name="Courier">
    <w:panose1 w:val="02070409020205020404"/>
    <w:charset w:val="00"/>
    <w:family w:val="modern"/>
    <w:pitch w:val="fixed"/>
    <w:sig w:usb0="E0002AFF" w:usb1="C0007843" w:usb2="00000009" w:usb3="00000000" w:csb0="000001FF" w:csb1="00000000"/>
    <w:embedRegular r:id="rId9" w:fontKey="{CF3E5871-A24E-4E63-8E06-01EABB34B13C}"/>
  </w:font>
  <w:font w:name="Cambria Math">
    <w:panose1 w:val="02040503050406030204"/>
    <w:charset w:val="00"/>
    <w:family w:val="roman"/>
    <w:pitch w:val="variable"/>
    <w:sig w:usb0="E00006FF" w:usb1="420024FF" w:usb2="02000000" w:usb3="00000000" w:csb0="0000019F" w:csb1="00000000"/>
    <w:embedRegular r:id="rId10" w:fontKey="{BDF58D4A-343E-4F11-8FC0-BA69FAE82304}"/>
    <w:embedBold r:id="rId11" w:fontKey="{CC6133E8-CE05-4C29-9D37-A5A0463072E8}"/>
    <w:embedItalic r:id="rId12" w:fontKey="{BACDE818-4E31-4B5C-AACE-5AA6622400F5}"/>
    <w:embedBoldItalic r:id="rId13" w:fontKey="{C05A04B6-9CEC-48A2-B785-0597EB022A3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4" w:fontKey="{7D7B02F5-30E7-4DB8-B077-E2B001EE3EA6}"/>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8154B" w14:textId="77777777" w:rsidR="00E16AA6" w:rsidRDefault="00E16AA6" w:rsidP="002957C4">
      <w:pPr>
        <w:spacing w:after="0" w:line="240" w:lineRule="auto"/>
      </w:pPr>
      <w:r>
        <w:separator/>
      </w:r>
    </w:p>
  </w:footnote>
  <w:footnote w:type="continuationSeparator" w:id="0">
    <w:p w14:paraId="0E7A5D4C" w14:textId="77777777" w:rsidR="00E16AA6" w:rsidRDefault="00E16AA6" w:rsidP="00295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22833786"/>
      <w:docPartObj>
        <w:docPartGallery w:val="Page Numbers (Top of Page)"/>
        <w:docPartUnique/>
      </w:docPartObj>
    </w:sdtPr>
    <w:sdtContent>
      <w:p w14:paraId="2DD9AAA3" w14:textId="06F12241" w:rsidR="002E4354" w:rsidRDefault="002E4354" w:rsidP="007B3BD3">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9FDEF7F" w14:textId="77777777" w:rsidR="002E4354" w:rsidRDefault="002E4354" w:rsidP="002957C4">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Fonts w:ascii="Times New Roman" w:hAnsi="Times New Roman" w:cs="Times New Roman"/>
        <w:sz w:val="24"/>
        <w:szCs w:val="24"/>
      </w:rPr>
      <w:id w:val="-1912614147"/>
      <w:docPartObj>
        <w:docPartGallery w:val="Page Numbers (Top of Page)"/>
        <w:docPartUnique/>
      </w:docPartObj>
    </w:sdtPr>
    <w:sdtContent>
      <w:p w14:paraId="04CF270A" w14:textId="11506915" w:rsidR="002E4354" w:rsidRPr="002957C4" w:rsidRDefault="002E4354" w:rsidP="007B3BD3">
        <w:pPr>
          <w:pStyle w:val="Encabezado"/>
          <w:framePr w:wrap="none" w:vAnchor="text" w:hAnchor="margin" w:xAlign="right" w:y="1"/>
          <w:rPr>
            <w:rStyle w:val="Nmerodepgina"/>
            <w:rFonts w:ascii="Times New Roman" w:hAnsi="Times New Roman" w:cs="Times New Roman"/>
            <w:sz w:val="24"/>
            <w:szCs w:val="24"/>
          </w:rPr>
        </w:pPr>
        <w:r w:rsidRPr="002957C4">
          <w:rPr>
            <w:rStyle w:val="Nmerodepgina"/>
            <w:rFonts w:ascii="Times New Roman" w:hAnsi="Times New Roman" w:cs="Times New Roman"/>
            <w:sz w:val="24"/>
            <w:szCs w:val="24"/>
          </w:rPr>
          <w:fldChar w:fldCharType="begin"/>
        </w:r>
        <w:r w:rsidRPr="002957C4">
          <w:rPr>
            <w:rStyle w:val="Nmerodepgina"/>
            <w:rFonts w:ascii="Times New Roman" w:hAnsi="Times New Roman" w:cs="Times New Roman"/>
            <w:sz w:val="24"/>
            <w:szCs w:val="24"/>
          </w:rPr>
          <w:instrText xml:space="preserve"> PAGE </w:instrText>
        </w:r>
        <w:r w:rsidRPr="002957C4">
          <w:rPr>
            <w:rStyle w:val="Nmerodepgina"/>
            <w:rFonts w:ascii="Times New Roman" w:hAnsi="Times New Roman" w:cs="Times New Roman"/>
            <w:sz w:val="24"/>
            <w:szCs w:val="24"/>
          </w:rPr>
          <w:fldChar w:fldCharType="separate"/>
        </w:r>
        <w:r w:rsidR="001A06B4">
          <w:rPr>
            <w:rStyle w:val="Nmerodepgina"/>
            <w:rFonts w:ascii="Times New Roman" w:hAnsi="Times New Roman" w:cs="Times New Roman"/>
            <w:noProof/>
            <w:sz w:val="24"/>
            <w:szCs w:val="24"/>
          </w:rPr>
          <w:t>51</w:t>
        </w:r>
        <w:r w:rsidRPr="002957C4">
          <w:rPr>
            <w:rStyle w:val="Nmerodepgina"/>
            <w:rFonts w:ascii="Times New Roman" w:hAnsi="Times New Roman" w:cs="Times New Roman"/>
            <w:sz w:val="24"/>
            <w:szCs w:val="24"/>
          </w:rPr>
          <w:fldChar w:fldCharType="end"/>
        </w:r>
      </w:p>
    </w:sdtContent>
  </w:sdt>
  <w:p w14:paraId="54921F7F" w14:textId="77777777" w:rsidR="002E4354" w:rsidRDefault="002E4354" w:rsidP="002957C4">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1266"/>
    <w:multiLevelType w:val="multilevel"/>
    <w:tmpl w:val="1F32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191"/>
    <w:multiLevelType w:val="hybridMultilevel"/>
    <w:tmpl w:val="35926B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12D36038"/>
    <w:multiLevelType w:val="hybridMultilevel"/>
    <w:tmpl w:val="99723B8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90F1AC0"/>
    <w:multiLevelType w:val="multilevel"/>
    <w:tmpl w:val="F15AAE28"/>
    <w:lvl w:ilvl="0">
      <w:start w:val="1"/>
      <w:numFmt w:val="bullet"/>
      <w:pStyle w:val="Listaconvieta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0271B5"/>
    <w:multiLevelType w:val="multilevel"/>
    <w:tmpl w:val="059C6AC0"/>
    <w:lvl w:ilvl="0">
      <w:start w:val="1"/>
      <w:numFmt w:val="decimal"/>
      <w:pStyle w:val="Listaconnmeros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72B5559"/>
    <w:multiLevelType w:val="multilevel"/>
    <w:tmpl w:val="DBAE4AB2"/>
    <w:lvl w:ilvl="0">
      <w:start w:val="1"/>
      <w:numFmt w:val="decimal"/>
      <w:pStyle w:val="Listaconnmero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1C33CE"/>
    <w:multiLevelType w:val="multilevel"/>
    <w:tmpl w:val="598CED22"/>
    <w:lvl w:ilvl="0">
      <w:start w:val="1"/>
      <w:numFmt w:val="bullet"/>
      <w:pStyle w:val="Listaconvietas"/>
      <w:lvlText w:val="●"/>
      <w:lvlJc w:val="left"/>
      <w:pPr>
        <w:ind w:left="927"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816522B"/>
    <w:multiLevelType w:val="multilevel"/>
    <w:tmpl w:val="047C4354"/>
    <w:lvl w:ilvl="0">
      <w:start w:val="1"/>
      <w:numFmt w:val="lowerRoman"/>
      <w:pStyle w:val="Listaconvietas2"/>
      <w:lvlText w:val="%1."/>
      <w:lvlJc w:val="right"/>
      <w:pPr>
        <w:ind w:left="1210" w:hanging="360"/>
      </w:p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8" w15:restartNumberingAfterBreak="0">
    <w:nsid w:val="3E673558"/>
    <w:multiLevelType w:val="multilevel"/>
    <w:tmpl w:val="5D3C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412778"/>
    <w:multiLevelType w:val="multilevel"/>
    <w:tmpl w:val="CCE4D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7B55DA"/>
    <w:multiLevelType w:val="hybridMultilevel"/>
    <w:tmpl w:val="B4EC622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688E6C82"/>
    <w:multiLevelType w:val="hybridMultilevel"/>
    <w:tmpl w:val="EC9CB530"/>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6C3200FD"/>
    <w:multiLevelType w:val="hybridMultilevel"/>
    <w:tmpl w:val="EFD0BF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30C6F90"/>
    <w:multiLevelType w:val="multilevel"/>
    <w:tmpl w:val="6A5A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576FE"/>
    <w:multiLevelType w:val="hybridMultilevel"/>
    <w:tmpl w:val="7BA286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7C7A35D8"/>
    <w:multiLevelType w:val="multilevel"/>
    <w:tmpl w:val="B4F0F0BA"/>
    <w:lvl w:ilvl="0">
      <w:start w:val="1"/>
      <w:numFmt w:val="decimal"/>
      <w:pStyle w:val="Listaconnmero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7"/>
  </w:num>
  <w:num w:numId="3">
    <w:abstractNumId w:val="3"/>
  </w:num>
  <w:num w:numId="4">
    <w:abstractNumId w:val="9"/>
  </w:num>
  <w:num w:numId="5">
    <w:abstractNumId w:val="5"/>
  </w:num>
  <w:num w:numId="6">
    <w:abstractNumId w:val="4"/>
  </w:num>
  <w:num w:numId="7">
    <w:abstractNumId w:val="15"/>
  </w:num>
  <w:num w:numId="8">
    <w:abstractNumId w:val="0"/>
  </w:num>
  <w:num w:numId="9">
    <w:abstractNumId w:val="13"/>
  </w:num>
  <w:num w:numId="10">
    <w:abstractNumId w:val="2"/>
  </w:num>
  <w:num w:numId="11">
    <w:abstractNumId w:val="1"/>
  </w:num>
  <w:num w:numId="12">
    <w:abstractNumId w:val="14"/>
  </w:num>
  <w:num w:numId="13">
    <w:abstractNumId w:val="10"/>
  </w:num>
  <w:num w:numId="14">
    <w:abstractNumId w:val="12"/>
  </w:num>
  <w:num w:numId="15">
    <w:abstractNumId w:val="8"/>
  </w:num>
  <w:num w:numId="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oemí Pereda">
    <w15:presenceInfo w15:providerId="AD" w15:userId="S::npereda@ub.edu::0cec7a3b-4018-4504-b36f-a1c663701633"/>
  </w15:person>
  <w15:person w15:author="Microsoft Office User">
    <w15:presenceInfo w15:providerId="None" w15:userId="Microsoft Office User"/>
  </w15:person>
  <w15:person w15:author="Oriol">
    <w15:presenceInfo w15:providerId="Windows Live" w15:userId="502d3f45ce4079f3"/>
  </w15:person>
  <w15:person w15:author="Ignasi">
    <w15:presenceInfo w15:providerId="Windows Live" w15:userId="254a92b5ea178a27"/>
  </w15:person>
  <w15:person w15:author="Marina Bartolome">
    <w15:presenceInfo w15:providerId="None" w15:userId="Marina Bartolo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s-ES" w:vendorID="64" w:dllVersion="6" w:nlCheck="1" w:checkStyle="0"/>
  <w:activeWritingStyle w:appName="MSWord" w:lang="es-ES" w:vendorID="64" w:dllVersion="0" w:nlCheck="1" w:checkStyle="0"/>
  <w:activeWritingStyle w:appName="MSWord" w:lang="en-US" w:vendorID="64" w:dllVersion="131078" w:nlCheck="1" w:checkStyle="1"/>
  <w:activeWritingStyle w:appName="MSWord" w:lang="es-ES" w:vendorID="64" w:dllVersion="131078" w:nlCheck="1" w:checkStyle="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465"/>
    <w:rsid w:val="00000AE6"/>
    <w:rsid w:val="00002AC5"/>
    <w:rsid w:val="000038A4"/>
    <w:rsid w:val="00016E22"/>
    <w:rsid w:val="000378A0"/>
    <w:rsid w:val="00046E8A"/>
    <w:rsid w:val="0005322C"/>
    <w:rsid w:val="0007126B"/>
    <w:rsid w:val="00080133"/>
    <w:rsid w:val="00084090"/>
    <w:rsid w:val="00084F00"/>
    <w:rsid w:val="00085468"/>
    <w:rsid w:val="00085647"/>
    <w:rsid w:val="000A04A9"/>
    <w:rsid w:val="000A1394"/>
    <w:rsid w:val="000A4659"/>
    <w:rsid w:val="000B128A"/>
    <w:rsid w:val="000B7166"/>
    <w:rsid w:val="000C207E"/>
    <w:rsid w:val="000C2CE6"/>
    <w:rsid w:val="000C52C4"/>
    <w:rsid w:val="000C699A"/>
    <w:rsid w:val="000D2CC3"/>
    <w:rsid w:val="00102217"/>
    <w:rsid w:val="00115EF4"/>
    <w:rsid w:val="00122619"/>
    <w:rsid w:val="00124D88"/>
    <w:rsid w:val="00132E89"/>
    <w:rsid w:val="0014168F"/>
    <w:rsid w:val="00151F9B"/>
    <w:rsid w:val="00161C75"/>
    <w:rsid w:val="00191D39"/>
    <w:rsid w:val="00193BA5"/>
    <w:rsid w:val="001A06B4"/>
    <w:rsid w:val="001B0961"/>
    <w:rsid w:val="001B4A04"/>
    <w:rsid w:val="001C3178"/>
    <w:rsid w:val="001C6E45"/>
    <w:rsid w:val="001C7D9F"/>
    <w:rsid w:val="001D7E5E"/>
    <w:rsid w:val="00217429"/>
    <w:rsid w:val="00221329"/>
    <w:rsid w:val="00231AC6"/>
    <w:rsid w:val="00232B1E"/>
    <w:rsid w:val="0023390D"/>
    <w:rsid w:val="00241E82"/>
    <w:rsid w:val="00242129"/>
    <w:rsid w:val="00242EA2"/>
    <w:rsid w:val="002619E3"/>
    <w:rsid w:val="00272FA0"/>
    <w:rsid w:val="00284A55"/>
    <w:rsid w:val="0028538F"/>
    <w:rsid w:val="002957C4"/>
    <w:rsid w:val="002C4DDD"/>
    <w:rsid w:val="002D4EA4"/>
    <w:rsid w:val="002D6A23"/>
    <w:rsid w:val="002E19D4"/>
    <w:rsid w:val="002E2E7D"/>
    <w:rsid w:val="002E3B54"/>
    <w:rsid w:val="002E4354"/>
    <w:rsid w:val="002F49EF"/>
    <w:rsid w:val="00301570"/>
    <w:rsid w:val="00302A91"/>
    <w:rsid w:val="00303EBE"/>
    <w:rsid w:val="00310534"/>
    <w:rsid w:val="00320153"/>
    <w:rsid w:val="003333C7"/>
    <w:rsid w:val="00334A95"/>
    <w:rsid w:val="0034056F"/>
    <w:rsid w:val="00347AD0"/>
    <w:rsid w:val="00353884"/>
    <w:rsid w:val="00354108"/>
    <w:rsid w:val="00354C61"/>
    <w:rsid w:val="0036221E"/>
    <w:rsid w:val="003676D9"/>
    <w:rsid w:val="003733A2"/>
    <w:rsid w:val="00376E6E"/>
    <w:rsid w:val="003A1639"/>
    <w:rsid w:val="003A513B"/>
    <w:rsid w:val="003B5877"/>
    <w:rsid w:val="003B7D71"/>
    <w:rsid w:val="003C4365"/>
    <w:rsid w:val="003C6FCC"/>
    <w:rsid w:val="003D02F7"/>
    <w:rsid w:val="003D0F2E"/>
    <w:rsid w:val="003D2663"/>
    <w:rsid w:val="003D3133"/>
    <w:rsid w:val="003D3A08"/>
    <w:rsid w:val="003E092A"/>
    <w:rsid w:val="00402465"/>
    <w:rsid w:val="00404BFA"/>
    <w:rsid w:val="00404C4D"/>
    <w:rsid w:val="00406989"/>
    <w:rsid w:val="00406A5A"/>
    <w:rsid w:val="00414B26"/>
    <w:rsid w:val="004255FD"/>
    <w:rsid w:val="00437EB1"/>
    <w:rsid w:val="00447D4C"/>
    <w:rsid w:val="00457106"/>
    <w:rsid w:val="00471FF2"/>
    <w:rsid w:val="0047420A"/>
    <w:rsid w:val="00476C19"/>
    <w:rsid w:val="00477381"/>
    <w:rsid w:val="00483AD9"/>
    <w:rsid w:val="00486734"/>
    <w:rsid w:val="00491E44"/>
    <w:rsid w:val="004A0882"/>
    <w:rsid w:val="004A0B5E"/>
    <w:rsid w:val="004A1A5A"/>
    <w:rsid w:val="004B7CD3"/>
    <w:rsid w:val="004C070C"/>
    <w:rsid w:val="004E22C6"/>
    <w:rsid w:val="004F097F"/>
    <w:rsid w:val="004F3851"/>
    <w:rsid w:val="005079CA"/>
    <w:rsid w:val="00516F24"/>
    <w:rsid w:val="0052169B"/>
    <w:rsid w:val="00521946"/>
    <w:rsid w:val="005222E1"/>
    <w:rsid w:val="00523A2D"/>
    <w:rsid w:val="00531F59"/>
    <w:rsid w:val="005417EF"/>
    <w:rsid w:val="00541CCD"/>
    <w:rsid w:val="005428B3"/>
    <w:rsid w:val="00543475"/>
    <w:rsid w:val="005442AE"/>
    <w:rsid w:val="00561CA1"/>
    <w:rsid w:val="00571773"/>
    <w:rsid w:val="005721BF"/>
    <w:rsid w:val="005740A5"/>
    <w:rsid w:val="005767F1"/>
    <w:rsid w:val="00576FD8"/>
    <w:rsid w:val="00587886"/>
    <w:rsid w:val="005A1ED9"/>
    <w:rsid w:val="005A351B"/>
    <w:rsid w:val="005B5B14"/>
    <w:rsid w:val="005C4684"/>
    <w:rsid w:val="005F1AA1"/>
    <w:rsid w:val="005F232D"/>
    <w:rsid w:val="005F522C"/>
    <w:rsid w:val="00603185"/>
    <w:rsid w:val="0060583B"/>
    <w:rsid w:val="00610378"/>
    <w:rsid w:val="006146EE"/>
    <w:rsid w:val="00616BF2"/>
    <w:rsid w:val="006242A6"/>
    <w:rsid w:val="006247F4"/>
    <w:rsid w:val="0062655E"/>
    <w:rsid w:val="00627B2D"/>
    <w:rsid w:val="00627E1E"/>
    <w:rsid w:val="00637407"/>
    <w:rsid w:val="00643C6E"/>
    <w:rsid w:val="0066597F"/>
    <w:rsid w:val="0066636A"/>
    <w:rsid w:val="006733CB"/>
    <w:rsid w:val="006909B6"/>
    <w:rsid w:val="00694151"/>
    <w:rsid w:val="006945DD"/>
    <w:rsid w:val="006A31FA"/>
    <w:rsid w:val="006A4A57"/>
    <w:rsid w:val="006B1201"/>
    <w:rsid w:val="006B332B"/>
    <w:rsid w:val="006C3C61"/>
    <w:rsid w:val="006C4438"/>
    <w:rsid w:val="006D3F36"/>
    <w:rsid w:val="006F16E7"/>
    <w:rsid w:val="006F2CA2"/>
    <w:rsid w:val="006F3004"/>
    <w:rsid w:val="00702D88"/>
    <w:rsid w:val="0070375B"/>
    <w:rsid w:val="007239AE"/>
    <w:rsid w:val="00745010"/>
    <w:rsid w:val="00750964"/>
    <w:rsid w:val="007555D2"/>
    <w:rsid w:val="007557D9"/>
    <w:rsid w:val="0077469E"/>
    <w:rsid w:val="00775101"/>
    <w:rsid w:val="00790CD1"/>
    <w:rsid w:val="00790CF3"/>
    <w:rsid w:val="007A424C"/>
    <w:rsid w:val="007A5D3A"/>
    <w:rsid w:val="007B2D03"/>
    <w:rsid w:val="007B3BD3"/>
    <w:rsid w:val="007D260C"/>
    <w:rsid w:val="007D665A"/>
    <w:rsid w:val="007E160F"/>
    <w:rsid w:val="007E2354"/>
    <w:rsid w:val="007E33C6"/>
    <w:rsid w:val="007F2DF4"/>
    <w:rsid w:val="00805A5E"/>
    <w:rsid w:val="00806E1C"/>
    <w:rsid w:val="00812DF4"/>
    <w:rsid w:val="0082128B"/>
    <w:rsid w:val="008239D5"/>
    <w:rsid w:val="00831CCB"/>
    <w:rsid w:val="008406B5"/>
    <w:rsid w:val="00841D6B"/>
    <w:rsid w:val="0085183C"/>
    <w:rsid w:val="00853BC0"/>
    <w:rsid w:val="008648C9"/>
    <w:rsid w:val="008A00C7"/>
    <w:rsid w:val="008A7754"/>
    <w:rsid w:val="008B4803"/>
    <w:rsid w:val="008B7345"/>
    <w:rsid w:val="008C4227"/>
    <w:rsid w:val="008C5722"/>
    <w:rsid w:val="008C61A8"/>
    <w:rsid w:val="008E0235"/>
    <w:rsid w:val="008E0BFD"/>
    <w:rsid w:val="008E52F0"/>
    <w:rsid w:val="008F5392"/>
    <w:rsid w:val="00902E3C"/>
    <w:rsid w:val="00920611"/>
    <w:rsid w:val="00924E07"/>
    <w:rsid w:val="0092514F"/>
    <w:rsid w:val="00931B5B"/>
    <w:rsid w:val="0094546F"/>
    <w:rsid w:val="00953E8F"/>
    <w:rsid w:val="00956B43"/>
    <w:rsid w:val="00971994"/>
    <w:rsid w:val="0097288A"/>
    <w:rsid w:val="00982864"/>
    <w:rsid w:val="009A5709"/>
    <w:rsid w:val="009A74A5"/>
    <w:rsid w:val="009B0709"/>
    <w:rsid w:val="009B5A65"/>
    <w:rsid w:val="009C7CA7"/>
    <w:rsid w:val="009D2564"/>
    <w:rsid w:val="009F4535"/>
    <w:rsid w:val="009F4F1F"/>
    <w:rsid w:val="00A022E2"/>
    <w:rsid w:val="00A16E7A"/>
    <w:rsid w:val="00A252E1"/>
    <w:rsid w:val="00A373AA"/>
    <w:rsid w:val="00A55DBE"/>
    <w:rsid w:val="00A606C8"/>
    <w:rsid w:val="00A646F3"/>
    <w:rsid w:val="00A77CD1"/>
    <w:rsid w:val="00A92A38"/>
    <w:rsid w:val="00A943EA"/>
    <w:rsid w:val="00A95343"/>
    <w:rsid w:val="00A95D2F"/>
    <w:rsid w:val="00AA7978"/>
    <w:rsid w:val="00AD1239"/>
    <w:rsid w:val="00AD4E7A"/>
    <w:rsid w:val="00AE1339"/>
    <w:rsid w:val="00AE2E5D"/>
    <w:rsid w:val="00AF4C3C"/>
    <w:rsid w:val="00AF6A43"/>
    <w:rsid w:val="00B125D6"/>
    <w:rsid w:val="00B16D35"/>
    <w:rsid w:val="00B260EC"/>
    <w:rsid w:val="00B322AE"/>
    <w:rsid w:val="00B3557B"/>
    <w:rsid w:val="00B4154B"/>
    <w:rsid w:val="00B46167"/>
    <w:rsid w:val="00B649F7"/>
    <w:rsid w:val="00B84C77"/>
    <w:rsid w:val="00B948D8"/>
    <w:rsid w:val="00BA1B7A"/>
    <w:rsid w:val="00BA5881"/>
    <w:rsid w:val="00BD056B"/>
    <w:rsid w:val="00BF3949"/>
    <w:rsid w:val="00BF5242"/>
    <w:rsid w:val="00C03DBE"/>
    <w:rsid w:val="00C12162"/>
    <w:rsid w:val="00C16881"/>
    <w:rsid w:val="00C216A5"/>
    <w:rsid w:val="00C30F45"/>
    <w:rsid w:val="00C3480C"/>
    <w:rsid w:val="00C52390"/>
    <w:rsid w:val="00C64F3C"/>
    <w:rsid w:val="00C73A29"/>
    <w:rsid w:val="00C82F5B"/>
    <w:rsid w:val="00CA2F85"/>
    <w:rsid w:val="00CA5025"/>
    <w:rsid w:val="00CB1ED6"/>
    <w:rsid w:val="00CC25CF"/>
    <w:rsid w:val="00CC6C97"/>
    <w:rsid w:val="00CE1E15"/>
    <w:rsid w:val="00D04F63"/>
    <w:rsid w:val="00D15745"/>
    <w:rsid w:val="00D52D3E"/>
    <w:rsid w:val="00D57DDE"/>
    <w:rsid w:val="00D63DB7"/>
    <w:rsid w:val="00D661BE"/>
    <w:rsid w:val="00D82553"/>
    <w:rsid w:val="00D86576"/>
    <w:rsid w:val="00D913B1"/>
    <w:rsid w:val="00DA5D87"/>
    <w:rsid w:val="00DB1319"/>
    <w:rsid w:val="00DD0A4A"/>
    <w:rsid w:val="00DD15EA"/>
    <w:rsid w:val="00DD5E6F"/>
    <w:rsid w:val="00DE1F4B"/>
    <w:rsid w:val="00DE2F07"/>
    <w:rsid w:val="00DF1E7F"/>
    <w:rsid w:val="00E049E3"/>
    <w:rsid w:val="00E07B98"/>
    <w:rsid w:val="00E16AA6"/>
    <w:rsid w:val="00E217AA"/>
    <w:rsid w:val="00E24B85"/>
    <w:rsid w:val="00E41C87"/>
    <w:rsid w:val="00E432CF"/>
    <w:rsid w:val="00E612C1"/>
    <w:rsid w:val="00E667D2"/>
    <w:rsid w:val="00E84BC2"/>
    <w:rsid w:val="00E87A77"/>
    <w:rsid w:val="00E95A35"/>
    <w:rsid w:val="00EA09F2"/>
    <w:rsid w:val="00EA123E"/>
    <w:rsid w:val="00EA1A9D"/>
    <w:rsid w:val="00EA31F3"/>
    <w:rsid w:val="00EA506D"/>
    <w:rsid w:val="00EB0ABF"/>
    <w:rsid w:val="00EB15F6"/>
    <w:rsid w:val="00EB5BCD"/>
    <w:rsid w:val="00EC6B95"/>
    <w:rsid w:val="00ED36DF"/>
    <w:rsid w:val="00ED4431"/>
    <w:rsid w:val="00EE0F51"/>
    <w:rsid w:val="00EE6D4B"/>
    <w:rsid w:val="00EE7F95"/>
    <w:rsid w:val="00EF0B01"/>
    <w:rsid w:val="00EF10B8"/>
    <w:rsid w:val="00EF49AC"/>
    <w:rsid w:val="00F11350"/>
    <w:rsid w:val="00F16166"/>
    <w:rsid w:val="00F20F5E"/>
    <w:rsid w:val="00F25B0C"/>
    <w:rsid w:val="00F269FD"/>
    <w:rsid w:val="00F315E6"/>
    <w:rsid w:val="00F42CB7"/>
    <w:rsid w:val="00F557B7"/>
    <w:rsid w:val="00F65603"/>
    <w:rsid w:val="00F74C3F"/>
    <w:rsid w:val="00F800C5"/>
    <w:rsid w:val="00F80465"/>
    <w:rsid w:val="00F95903"/>
    <w:rsid w:val="00FB38EC"/>
    <w:rsid w:val="00FD1437"/>
    <w:rsid w:val="00FD5050"/>
    <w:rsid w:val="00FE5B61"/>
    <w:rsid w:val="00FF4BF6"/>
    <w:rsid w:val="00FF79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6463"/>
  <w15:docId w15:val="{F8CDE63A-21F8-2542-853C-38CA6BF7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 w:eastAsia="es-ES_tradn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BFD"/>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D8580A"/>
    <w:rPr>
      <w:color w:val="808080"/>
    </w:rPr>
  </w:style>
  <w:style w:type="paragraph" w:styleId="NormalWeb">
    <w:name w:val="Normal (Web)"/>
    <w:basedOn w:val="Normal"/>
    <w:uiPriority w:val="99"/>
    <w:semiHidden/>
    <w:unhideWhenUsed/>
    <w:rsid w:val="00E8659A"/>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E8659A"/>
  </w:style>
  <w:style w:type="character" w:customStyle="1" w:styleId="mord">
    <w:name w:val="mord"/>
    <w:basedOn w:val="Fuentedeprrafopredeter"/>
    <w:rsid w:val="00E8659A"/>
  </w:style>
  <w:style w:type="character" w:customStyle="1" w:styleId="mrel">
    <w:name w:val="mrel"/>
    <w:basedOn w:val="Fuentedeprrafopredeter"/>
    <w:rsid w:val="00E8659A"/>
  </w:style>
  <w:style w:type="character" w:customStyle="1" w:styleId="delimsizing">
    <w:name w:val="delimsizing"/>
    <w:basedOn w:val="Fuentedeprrafopredeter"/>
    <w:rsid w:val="00E8659A"/>
  </w:style>
  <w:style w:type="character" w:customStyle="1" w:styleId="mbin">
    <w:name w:val="mbin"/>
    <w:basedOn w:val="Fuentedeprrafopredeter"/>
    <w:rsid w:val="00E8659A"/>
  </w:style>
  <w:style w:type="paragraph" w:styleId="Subttulo">
    <w:name w:val="Subtitle"/>
    <w:basedOn w:val="Normal"/>
    <w:next w:val="Normal"/>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pPr>
      <w:spacing w:after="0" w:line="240" w:lineRule="auto"/>
    </w:pPr>
    <w:tblPr>
      <w:tblStyleRowBandSize w:val="1"/>
      <w:tblStyleColBandSize w:val="1"/>
      <w:tblCellMar>
        <w:left w:w="108" w:type="dxa"/>
        <w:right w:w="108" w:type="dxa"/>
      </w:tblCellMar>
    </w:tblPr>
  </w:style>
  <w:style w:type="table" w:customStyle="1" w:styleId="af">
    <w:basedOn w:val="TableNormal"/>
    <w:pPr>
      <w:spacing w:after="0" w:line="240" w:lineRule="auto"/>
    </w:pPr>
    <w:tblPr>
      <w:tblStyleRowBandSize w:val="1"/>
      <w:tblStyleColBandSize w:val="1"/>
      <w:tblCellMar>
        <w:left w:w="108" w:type="dxa"/>
        <w:right w:w="108"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C82F5B"/>
    <w:rPr>
      <w:color w:val="0000FF" w:themeColor="hyperlink"/>
      <w:u w:val="single"/>
    </w:rPr>
  </w:style>
  <w:style w:type="character" w:styleId="Nmerodepgina">
    <w:name w:val="page number"/>
    <w:basedOn w:val="Fuentedeprrafopredeter"/>
    <w:uiPriority w:val="99"/>
    <w:semiHidden/>
    <w:unhideWhenUsed/>
    <w:rsid w:val="002957C4"/>
  </w:style>
  <w:style w:type="character" w:customStyle="1" w:styleId="Mencinsinresolver1">
    <w:name w:val="Mención sin resolver1"/>
    <w:basedOn w:val="Fuentedeprrafopredeter"/>
    <w:uiPriority w:val="99"/>
    <w:semiHidden/>
    <w:unhideWhenUsed/>
    <w:rsid w:val="002957C4"/>
    <w:rPr>
      <w:color w:val="605E5C"/>
      <w:shd w:val="clear" w:color="auto" w:fill="E1DFDD"/>
    </w:rPr>
  </w:style>
  <w:style w:type="character" w:styleId="Refdecomentario">
    <w:name w:val="annotation reference"/>
    <w:basedOn w:val="Fuentedeprrafopredeter"/>
    <w:uiPriority w:val="99"/>
    <w:semiHidden/>
    <w:unhideWhenUsed/>
    <w:rsid w:val="005A351B"/>
    <w:rPr>
      <w:sz w:val="16"/>
      <w:szCs w:val="16"/>
    </w:rPr>
  </w:style>
  <w:style w:type="paragraph" w:styleId="Textocomentario">
    <w:name w:val="annotation text"/>
    <w:basedOn w:val="Normal"/>
    <w:link w:val="TextocomentarioCar"/>
    <w:uiPriority w:val="99"/>
    <w:unhideWhenUsed/>
    <w:rsid w:val="005A351B"/>
    <w:pPr>
      <w:spacing w:line="240" w:lineRule="auto"/>
    </w:pPr>
    <w:rPr>
      <w:sz w:val="20"/>
      <w:szCs w:val="20"/>
    </w:rPr>
  </w:style>
  <w:style w:type="character" w:customStyle="1" w:styleId="TextocomentarioCar">
    <w:name w:val="Texto comentario Car"/>
    <w:basedOn w:val="Fuentedeprrafopredeter"/>
    <w:link w:val="Textocomentario"/>
    <w:uiPriority w:val="99"/>
    <w:rsid w:val="005A351B"/>
    <w:rPr>
      <w:sz w:val="20"/>
      <w:szCs w:val="20"/>
    </w:rPr>
  </w:style>
  <w:style w:type="paragraph" w:styleId="Asuntodelcomentario">
    <w:name w:val="annotation subject"/>
    <w:basedOn w:val="Textocomentario"/>
    <w:next w:val="Textocomentario"/>
    <w:link w:val="AsuntodelcomentarioCar"/>
    <w:uiPriority w:val="99"/>
    <w:semiHidden/>
    <w:unhideWhenUsed/>
    <w:rsid w:val="005A351B"/>
    <w:rPr>
      <w:b/>
      <w:bCs/>
    </w:rPr>
  </w:style>
  <w:style w:type="character" w:customStyle="1" w:styleId="AsuntodelcomentarioCar">
    <w:name w:val="Asunto del comentario Car"/>
    <w:basedOn w:val="TextocomentarioCar"/>
    <w:link w:val="Asuntodelcomentario"/>
    <w:uiPriority w:val="99"/>
    <w:semiHidden/>
    <w:rsid w:val="005A351B"/>
    <w:rPr>
      <w:b/>
      <w:bCs/>
      <w:sz w:val="20"/>
      <w:szCs w:val="20"/>
    </w:rPr>
  </w:style>
  <w:style w:type="character" w:customStyle="1" w:styleId="anchor-text">
    <w:name w:val="anchor-text"/>
    <w:basedOn w:val="Fuentedeprrafopredeter"/>
    <w:rsid w:val="000C699A"/>
  </w:style>
  <w:style w:type="paragraph" w:styleId="Revisin">
    <w:name w:val="Revision"/>
    <w:hidden/>
    <w:uiPriority w:val="99"/>
    <w:semiHidden/>
    <w:rsid w:val="00FF792A"/>
    <w:pPr>
      <w:spacing w:after="0" w:line="240" w:lineRule="auto"/>
    </w:pPr>
  </w:style>
  <w:style w:type="character" w:styleId="Hipervnculovisitado">
    <w:name w:val="FollowedHyperlink"/>
    <w:basedOn w:val="Fuentedeprrafopredeter"/>
    <w:uiPriority w:val="99"/>
    <w:semiHidden/>
    <w:unhideWhenUsed/>
    <w:rsid w:val="00902E3C"/>
    <w:rPr>
      <w:color w:val="800080" w:themeColor="followedHyperlink"/>
      <w:u w:val="single"/>
    </w:rPr>
  </w:style>
  <w:style w:type="character" w:customStyle="1" w:styleId="vlist-s">
    <w:name w:val="vlist-s"/>
    <w:basedOn w:val="Fuentedeprrafopredeter"/>
    <w:rsid w:val="0077469E"/>
  </w:style>
  <w:style w:type="table" w:styleId="Tablanormal2">
    <w:name w:val="Plain Table 2"/>
    <w:basedOn w:val="Tablanormal"/>
    <w:uiPriority w:val="42"/>
    <w:rsid w:val="007746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pen">
    <w:name w:val="mopen"/>
    <w:basedOn w:val="Fuentedeprrafopredeter"/>
    <w:rsid w:val="00DE2F07"/>
  </w:style>
  <w:style w:type="character" w:customStyle="1" w:styleId="mpunct">
    <w:name w:val="mpunct"/>
    <w:basedOn w:val="Fuentedeprrafopredeter"/>
    <w:rsid w:val="00DE2F07"/>
  </w:style>
  <w:style w:type="character" w:customStyle="1" w:styleId="mclose">
    <w:name w:val="mclose"/>
    <w:basedOn w:val="Fuentedeprrafopredeter"/>
    <w:rsid w:val="00DE2F07"/>
  </w:style>
  <w:style w:type="paragraph" w:styleId="Textodeglobo">
    <w:name w:val="Balloon Text"/>
    <w:basedOn w:val="Normal"/>
    <w:link w:val="TextodegloboCar"/>
    <w:uiPriority w:val="99"/>
    <w:semiHidden/>
    <w:unhideWhenUsed/>
    <w:rsid w:val="007B3BD3"/>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B3BD3"/>
    <w:rPr>
      <w:rFonts w:ascii="Times New Roman" w:hAnsi="Times New Roman" w:cs="Times New Roman"/>
      <w:sz w:val="18"/>
      <w:szCs w:val="18"/>
    </w:rPr>
  </w:style>
  <w:style w:type="character" w:customStyle="1" w:styleId="nowrap">
    <w:name w:val="nowrap"/>
    <w:basedOn w:val="Fuentedeprrafopredeter"/>
    <w:rsid w:val="00DD15EA"/>
  </w:style>
  <w:style w:type="character" w:customStyle="1" w:styleId="reference-accessdate">
    <w:name w:val="reference-accessdate"/>
    <w:basedOn w:val="Fuentedeprrafopredeter"/>
    <w:rsid w:val="00DD15EA"/>
  </w:style>
  <w:style w:type="character" w:customStyle="1" w:styleId="UnresolvedMention">
    <w:name w:val="Unresolved Mention"/>
    <w:basedOn w:val="Fuentedeprrafopredeter"/>
    <w:uiPriority w:val="99"/>
    <w:semiHidden/>
    <w:unhideWhenUsed/>
    <w:rsid w:val="00191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5018">
      <w:bodyDiv w:val="1"/>
      <w:marLeft w:val="0"/>
      <w:marRight w:val="0"/>
      <w:marTop w:val="0"/>
      <w:marBottom w:val="0"/>
      <w:divBdr>
        <w:top w:val="none" w:sz="0" w:space="0" w:color="auto"/>
        <w:left w:val="none" w:sz="0" w:space="0" w:color="auto"/>
        <w:bottom w:val="none" w:sz="0" w:space="0" w:color="auto"/>
        <w:right w:val="none" w:sz="0" w:space="0" w:color="auto"/>
      </w:divBdr>
    </w:div>
    <w:div w:id="71398326">
      <w:bodyDiv w:val="1"/>
      <w:marLeft w:val="0"/>
      <w:marRight w:val="0"/>
      <w:marTop w:val="0"/>
      <w:marBottom w:val="0"/>
      <w:divBdr>
        <w:top w:val="none" w:sz="0" w:space="0" w:color="auto"/>
        <w:left w:val="none" w:sz="0" w:space="0" w:color="auto"/>
        <w:bottom w:val="none" w:sz="0" w:space="0" w:color="auto"/>
        <w:right w:val="none" w:sz="0" w:space="0" w:color="auto"/>
      </w:divBdr>
    </w:div>
    <w:div w:id="128789232">
      <w:bodyDiv w:val="1"/>
      <w:marLeft w:val="0"/>
      <w:marRight w:val="0"/>
      <w:marTop w:val="0"/>
      <w:marBottom w:val="0"/>
      <w:divBdr>
        <w:top w:val="none" w:sz="0" w:space="0" w:color="auto"/>
        <w:left w:val="none" w:sz="0" w:space="0" w:color="auto"/>
        <w:bottom w:val="none" w:sz="0" w:space="0" w:color="auto"/>
        <w:right w:val="none" w:sz="0" w:space="0" w:color="auto"/>
      </w:divBdr>
    </w:div>
    <w:div w:id="159322258">
      <w:bodyDiv w:val="1"/>
      <w:marLeft w:val="0"/>
      <w:marRight w:val="0"/>
      <w:marTop w:val="0"/>
      <w:marBottom w:val="0"/>
      <w:divBdr>
        <w:top w:val="none" w:sz="0" w:space="0" w:color="auto"/>
        <w:left w:val="none" w:sz="0" w:space="0" w:color="auto"/>
        <w:bottom w:val="none" w:sz="0" w:space="0" w:color="auto"/>
        <w:right w:val="none" w:sz="0" w:space="0" w:color="auto"/>
      </w:divBdr>
    </w:div>
    <w:div w:id="308365422">
      <w:bodyDiv w:val="1"/>
      <w:marLeft w:val="0"/>
      <w:marRight w:val="0"/>
      <w:marTop w:val="0"/>
      <w:marBottom w:val="0"/>
      <w:divBdr>
        <w:top w:val="none" w:sz="0" w:space="0" w:color="auto"/>
        <w:left w:val="none" w:sz="0" w:space="0" w:color="auto"/>
        <w:bottom w:val="none" w:sz="0" w:space="0" w:color="auto"/>
        <w:right w:val="none" w:sz="0" w:space="0" w:color="auto"/>
      </w:divBdr>
    </w:div>
    <w:div w:id="377173008">
      <w:bodyDiv w:val="1"/>
      <w:marLeft w:val="0"/>
      <w:marRight w:val="0"/>
      <w:marTop w:val="0"/>
      <w:marBottom w:val="0"/>
      <w:divBdr>
        <w:top w:val="none" w:sz="0" w:space="0" w:color="auto"/>
        <w:left w:val="none" w:sz="0" w:space="0" w:color="auto"/>
        <w:bottom w:val="none" w:sz="0" w:space="0" w:color="auto"/>
        <w:right w:val="none" w:sz="0" w:space="0" w:color="auto"/>
      </w:divBdr>
    </w:div>
    <w:div w:id="514072804">
      <w:bodyDiv w:val="1"/>
      <w:marLeft w:val="0"/>
      <w:marRight w:val="0"/>
      <w:marTop w:val="0"/>
      <w:marBottom w:val="0"/>
      <w:divBdr>
        <w:top w:val="none" w:sz="0" w:space="0" w:color="auto"/>
        <w:left w:val="none" w:sz="0" w:space="0" w:color="auto"/>
        <w:bottom w:val="none" w:sz="0" w:space="0" w:color="auto"/>
        <w:right w:val="none" w:sz="0" w:space="0" w:color="auto"/>
      </w:divBdr>
    </w:div>
    <w:div w:id="532495981">
      <w:bodyDiv w:val="1"/>
      <w:marLeft w:val="0"/>
      <w:marRight w:val="0"/>
      <w:marTop w:val="0"/>
      <w:marBottom w:val="0"/>
      <w:divBdr>
        <w:top w:val="none" w:sz="0" w:space="0" w:color="auto"/>
        <w:left w:val="none" w:sz="0" w:space="0" w:color="auto"/>
        <w:bottom w:val="none" w:sz="0" w:space="0" w:color="auto"/>
        <w:right w:val="none" w:sz="0" w:space="0" w:color="auto"/>
      </w:divBdr>
    </w:div>
    <w:div w:id="558249398">
      <w:bodyDiv w:val="1"/>
      <w:marLeft w:val="0"/>
      <w:marRight w:val="0"/>
      <w:marTop w:val="0"/>
      <w:marBottom w:val="0"/>
      <w:divBdr>
        <w:top w:val="none" w:sz="0" w:space="0" w:color="auto"/>
        <w:left w:val="none" w:sz="0" w:space="0" w:color="auto"/>
        <w:bottom w:val="none" w:sz="0" w:space="0" w:color="auto"/>
        <w:right w:val="none" w:sz="0" w:space="0" w:color="auto"/>
      </w:divBdr>
    </w:div>
    <w:div w:id="585110382">
      <w:bodyDiv w:val="1"/>
      <w:marLeft w:val="0"/>
      <w:marRight w:val="0"/>
      <w:marTop w:val="0"/>
      <w:marBottom w:val="0"/>
      <w:divBdr>
        <w:top w:val="none" w:sz="0" w:space="0" w:color="auto"/>
        <w:left w:val="none" w:sz="0" w:space="0" w:color="auto"/>
        <w:bottom w:val="none" w:sz="0" w:space="0" w:color="auto"/>
        <w:right w:val="none" w:sz="0" w:space="0" w:color="auto"/>
      </w:divBdr>
    </w:div>
    <w:div w:id="592084651">
      <w:bodyDiv w:val="1"/>
      <w:marLeft w:val="0"/>
      <w:marRight w:val="0"/>
      <w:marTop w:val="0"/>
      <w:marBottom w:val="0"/>
      <w:divBdr>
        <w:top w:val="none" w:sz="0" w:space="0" w:color="auto"/>
        <w:left w:val="none" w:sz="0" w:space="0" w:color="auto"/>
        <w:bottom w:val="none" w:sz="0" w:space="0" w:color="auto"/>
        <w:right w:val="none" w:sz="0" w:space="0" w:color="auto"/>
      </w:divBdr>
    </w:div>
    <w:div w:id="603925061">
      <w:bodyDiv w:val="1"/>
      <w:marLeft w:val="0"/>
      <w:marRight w:val="0"/>
      <w:marTop w:val="0"/>
      <w:marBottom w:val="0"/>
      <w:divBdr>
        <w:top w:val="none" w:sz="0" w:space="0" w:color="auto"/>
        <w:left w:val="none" w:sz="0" w:space="0" w:color="auto"/>
        <w:bottom w:val="none" w:sz="0" w:space="0" w:color="auto"/>
        <w:right w:val="none" w:sz="0" w:space="0" w:color="auto"/>
      </w:divBdr>
    </w:div>
    <w:div w:id="702092161">
      <w:bodyDiv w:val="1"/>
      <w:marLeft w:val="0"/>
      <w:marRight w:val="0"/>
      <w:marTop w:val="0"/>
      <w:marBottom w:val="0"/>
      <w:divBdr>
        <w:top w:val="none" w:sz="0" w:space="0" w:color="auto"/>
        <w:left w:val="none" w:sz="0" w:space="0" w:color="auto"/>
        <w:bottom w:val="none" w:sz="0" w:space="0" w:color="auto"/>
        <w:right w:val="none" w:sz="0" w:space="0" w:color="auto"/>
      </w:divBdr>
    </w:div>
    <w:div w:id="848108433">
      <w:bodyDiv w:val="1"/>
      <w:marLeft w:val="0"/>
      <w:marRight w:val="0"/>
      <w:marTop w:val="0"/>
      <w:marBottom w:val="0"/>
      <w:divBdr>
        <w:top w:val="none" w:sz="0" w:space="0" w:color="auto"/>
        <w:left w:val="none" w:sz="0" w:space="0" w:color="auto"/>
        <w:bottom w:val="none" w:sz="0" w:space="0" w:color="auto"/>
        <w:right w:val="none" w:sz="0" w:space="0" w:color="auto"/>
      </w:divBdr>
      <w:divsChild>
        <w:div w:id="1306934641">
          <w:marLeft w:val="0"/>
          <w:marRight w:val="0"/>
          <w:marTop w:val="0"/>
          <w:marBottom w:val="0"/>
          <w:divBdr>
            <w:top w:val="none" w:sz="0" w:space="0" w:color="auto"/>
            <w:left w:val="none" w:sz="0" w:space="0" w:color="auto"/>
            <w:bottom w:val="none" w:sz="0" w:space="0" w:color="auto"/>
            <w:right w:val="none" w:sz="0" w:space="0" w:color="auto"/>
          </w:divBdr>
          <w:divsChild>
            <w:div w:id="15668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4379">
      <w:bodyDiv w:val="1"/>
      <w:marLeft w:val="0"/>
      <w:marRight w:val="0"/>
      <w:marTop w:val="0"/>
      <w:marBottom w:val="0"/>
      <w:divBdr>
        <w:top w:val="none" w:sz="0" w:space="0" w:color="auto"/>
        <w:left w:val="none" w:sz="0" w:space="0" w:color="auto"/>
        <w:bottom w:val="none" w:sz="0" w:space="0" w:color="auto"/>
        <w:right w:val="none" w:sz="0" w:space="0" w:color="auto"/>
      </w:divBdr>
    </w:div>
    <w:div w:id="984234676">
      <w:bodyDiv w:val="1"/>
      <w:marLeft w:val="0"/>
      <w:marRight w:val="0"/>
      <w:marTop w:val="0"/>
      <w:marBottom w:val="0"/>
      <w:divBdr>
        <w:top w:val="none" w:sz="0" w:space="0" w:color="auto"/>
        <w:left w:val="none" w:sz="0" w:space="0" w:color="auto"/>
        <w:bottom w:val="none" w:sz="0" w:space="0" w:color="auto"/>
        <w:right w:val="none" w:sz="0" w:space="0" w:color="auto"/>
      </w:divBdr>
    </w:div>
    <w:div w:id="1025863845">
      <w:bodyDiv w:val="1"/>
      <w:marLeft w:val="0"/>
      <w:marRight w:val="0"/>
      <w:marTop w:val="0"/>
      <w:marBottom w:val="0"/>
      <w:divBdr>
        <w:top w:val="none" w:sz="0" w:space="0" w:color="auto"/>
        <w:left w:val="none" w:sz="0" w:space="0" w:color="auto"/>
        <w:bottom w:val="none" w:sz="0" w:space="0" w:color="auto"/>
        <w:right w:val="none" w:sz="0" w:space="0" w:color="auto"/>
      </w:divBdr>
    </w:div>
    <w:div w:id="1198086971">
      <w:bodyDiv w:val="1"/>
      <w:marLeft w:val="0"/>
      <w:marRight w:val="0"/>
      <w:marTop w:val="0"/>
      <w:marBottom w:val="0"/>
      <w:divBdr>
        <w:top w:val="none" w:sz="0" w:space="0" w:color="auto"/>
        <w:left w:val="none" w:sz="0" w:space="0" w:color="auto"/>
        <w:bottom w:val="none" w:sz="0" w:space="0" w:color="auto"/>
        <w:right w:val="none" w:sz="0" w:space="0" w:color="auto"/>
      </w:divBdr>
      <w:divsChild>
        <w:div w:id="1192576357">
          <w:marLeft w:val="0"/>
          <w:marRight w:val="0"/>
          <w:marTop w:val="0"/>
          <w:marBottom w:val="0"/>
          <w:divBdr>
            <w:top w:val="none" w:sz="0" w:space="0" w:color="auto"/>
            <w:left w:val="none" w:sz="0" w:space="0" w:color="auto"/>
            <w:bottom w:val="none" w:sz="0" w:space="0" w:color="auto"/>
            <w:right w:val="none" w:sz="0" w:space="0" w:color="auto"/>
          </w:divBdr>
          <w:divsChild>
            <w:div w:id="502278726">
              <w:marLeft w:val="0"/>
              <w:marRight w:val="0"/>
              <w:marTop w:val="0"/>
              <w:marBottom w:val="0"/>
              <w:divBdr>
                <w:top w:val="none" w:sz="0" w:space="0" w:color="auto"/>
                <w:left w:val="none" w:sz="0" w:space="0" w:color="auto"/>
                <w:bottom w:val="none" w:sz="0" w:space="0" w:color="auto"/>
                <w:right w:val="none" w:sz="0" w:space="0" w:color="auto"/>
              </w:divBdr>
              <w:divsChild>
                <w:div w:id="16070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87313">
      <w:bodyDiv w:val="1"/>
      <w:marLeft w:val="0"/>
      <w:marRight w:val="0"/>
      <w:marTop w:val="0"/>
      <w:marBottom w:val="0"/>
      <w:divBdr>
        <w:top w:val="none" w:sz="0" w:space="0" w:color="auto"/>
        <w:left w:val="none" w:sz="0" w:space="0" w:color="auto"/>
        <w:bottom w:val="none" w:sz="0" w:space="0" w:color="auto"/>
        <w:right w:val="none" w:sz="0" w:space="0" w:color="auto"/>
      </w:divBdr>
    </w:div>
    <w:div w:id="1325818363">
      <w:bodyDiv w:val="1"/>
      <w:marLeft w:val="0"/>
      <w:marRight w:val="0"/>
      <w:marTop w:val="0"/>
      <w:marBottom w:val="0"/>
      <w:divBdr>
        <w:top w:val="none" w:sz="0" w:space="0" w:color="auto"/>
        <w:left w:val="none" w:sz="0" w:space="0" w:color="auto"/>
        <w:bottom w:val="none" w:sz="0" w:space="0" w:color="auto"/>
        <w:right w:val="none" w:sz="0" w:space="0" w:color="auto"/>
      </w:divBdr>
    </w:div>
    <w:div w:id="1677459897">
      <w:bodyDiv w:val="1"/>
      <w:marLeft w:val="0"/>
      <w:marRight w:val="0"/>
      <w:marTop w:val="0"/>
      <w:marBottom w:val="0"/>
      <w:divBdr>
        <w:top w:val="none" w:sz="0" w:space="0" w:color="auto"/>
        <w:left w:val="none" w:sz="0" w:space="0" w:color="auto"/>
        <w:bottom w:val="none" w:sz="0" w:space="0" w:color="auto"/>
        <w:right w:val="none" w:sz="0" w:space="0" w:color="auto"/>
      </w:divBdr>
    </w:div>
    <w:div w:id="1899899435">
      <w:bodyDiv w:val="1"/>
      <w:marLeft w:val="0"/>
      <w:marRight w:val="0"/>
      <w:marTop w:val="0"/>
      <w:marBottom w:val="0"/>
      <w:divBdr>
        <w:top w:val="none" w:sz="0" w:space="0" w:color="auto"/>
        <w:left w:val="none" w:sz="0" w:space="0" w:color="auto"/>
        <w:bottom w:val="none" w:sz="0" w:space="0" w:color="auto"/>
        <w:right w:val="none" w:sz="0" w:space="0" w:color="auto"/>
      </w:divBdr>
    </w:div>
    <w:div w:id="1921868676">
      <w:bodyDiv w:val="1"/>
      <w:marLeft w:val="0"/>
      <w:marRight w:val="0"/>
      <w:marTop w:val="0"/>
      <w:marBottom w:val="0"/>
      <w:divBdr>
        <w:top w:val="none" w:sz="0" w:space="0" w:color="auto"/>
        <w:left w:val="none" w:sz="0" w:space="0" w:color="auto"/>
        <w:bottom w:val="none" w:sz="0" w:space="0" w:color="auto"/>
        <w:right w:val="none" w:sz="0" w:space="0" w:color="auto"/>
      </w:divBdr>
    </w:div>
    <w:div w:id="1939873901">
      <w:bodyDiv w:val="1"/>
      <w:marLeft w:val="0"/>
      <w:marRight w:val="0"/>
      <w:marTop w:val="0"/>
      <w:marBottom w:val="0"/>
      <w:divBdr>
        <w:top w:val="none" w:sz="0" w:space="0" w:color="auto"/>
        <w:left w:val="none" w:sz="0" w:space="0" w:color="auto"/>
        <w:bottom w:val="none" w:sz="0" w:space="0" w:color="auto"/>
        <w:right w:val="none" w:sz="0" w:space="0" w:color="auto"/>
      </w:divBdr>
    </w:div>
    <w:div w:id="2066562227">
      <w:bodyDiv w:val="1"/>
      <w:marLeft w:val="0"/>
      <w:marRight w:val="0"/>
      <w:marTop w:val="0"/>
      <w:marBottom w:val="0"/>
      <w:divBdr>
        <w:top w:val="none" w:sz="0" w:space="0" w:color="auto"/>
        <w:left w:val="none" w:sz="0" w:space="0" w:color="auto"/>
        <w:bottom w:val="none" w:sz="0" w:space="0" w:color="auto"/>
        <w:right w:val="none" w:sz="0" w:space="0" w:color="auto"/>
      </w:divBdr>
    </w:div>
    <w:div w:id="2094665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1007/s00421-008-0955-8" TargetMode="External"/><Relationship Id="rId3" Type="http://schemas.openxmlformats.org/officeDocument/2006/relationships/hyperlink" Target="https://doi.org/10.1145%2F2020408.2020496" TargetMode="External"/><Relationship Id="rId7" Type="http://schemas.openxmlformats.org/officeDocument/2006/relationships/hyperlink" Target="https://api.semanticscholar.org/CorpusID:9168804" TargetMode="External"/><Relationship Id="rId2" Type="http://schemas.openxmlformats.org/officeDocument/2006/relationships/hyperlink" Target="https://en.wikipedia.org/wiki/Doi_(identifier)" TargetMode="External"/><Relationship Id="rId1" Type="http://schemas.openxmlformats.org/officeDocument/2006/relationships/hyperlink" Target="https://www.researchgate.net/publication/221653692" TargetMode="External"/><Relationship Id="rId6" Type="http://schemas.openxmlformats.org/officeDocument/2006/relationships/hyperlink" Target="https://en.wikipedia.org/wiki/S2CID_(identifier)" TargetMode="External"/><Relationship Id="rId5" Type="http://schemas.openxmlformats.org/officeDocument/2006/relationships/hyperlink" Target="https://en.wikipedia.org/wiki/Special:BookSources/9781450308137" TargetMode="External"/><Relationship Id="rId4" Type="http://schemas.openxmlformats.org/officeDocument/2006/relationships/hyperlink" Target="https://en.wikipedia.org/wiki/ISBN_(identifie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adolescence.2019.12.012" TargetMode="External"/><Relationship Id="rId21" Type="http://schemas.openxmlformats.org/officeDocument/2006/relationships/hyperlink" Target="https://doi.org/10.1146/annurev-criminol-030920-120724" TargetMode="External"/><Relationship Id="rId42" Type="http://schemas.openxmlformats.org/officeDocument/2006/relationships/hyperlink" Target="https://doi.org/10.1080/10538712.2013.743950" TargetMode="External"/><Relationship Id="rId47" Type="http://schemas.openxmlformats.org/officeDocument/2006/relationships/hyperlink" Target="https://doi.org/10.1016/j.avb.2019.03.002" TargetMode="External"/><Relationship Id="rId63" Type="http://schemas.openxmlformats.org/officeDocument/2006/relationships/hyperlink" Target="https://doi.org/10.1111/1745-9125.12030" TargetMode="External"/><Relationship Id="rId68" Type="http://schemas.openxmlformats.org/officeDocument/2006/relationships/hyperlink" Target="http://userpage.fu-berlin.de/health/engscal.htm" TargetMode="External"/><Relationship Id="rId84" Type="http://schemas.openxmlformats.org/officeDocument/2006/relationships/hyperlink" Target="https://doi.org/10.1207/s15327752jpa5201_2" TargetMode="External"/><Relationship Id="rId89" Type="http://schemas.openxmlformats.org/officeDocument/2006/relationships/fontTable" Target="fontTable.xml"/><Relationship Id="rId16" Type="http://schemas.openxmlformats.org/officeDocument/2006/relationships/hyperlink" Target="http://dx.doi.org/10.1891/0886-6708.VV-D-18-00167" TargetMode="External"/><Relationship Id="rId11" Type="http://schemas.openxmlformats.org/officeDocument/2006/relationships/hyperlink" Target="https://orcid.org/0000-0001-5329-9323" TargetMode="External"/><Relationship Id="rId32" Type="http://schemas.openxmlformats.org/officeDocument/2006/relationships/hyperlink" Target="https://doi.org/10.1037/vio0000106" TargetMode="External"/><Relationship Id="rId37" Type="http://schemas.openxmlformats.org/officeDocument/2006/relationships/hyperlink" Target="https://doi.org/10.1111/j.1745-9125.2008.00120.x" TargetMode="External"/><Relationship Id="rId53" Type="http://schemas.openxmlformats.org/officeDocument/2006/relationships/hyperlink" Target="https://doi.org/10.1016/j.ijchp.2015.07.002" TargetMode="External"/><Relationship Id="rId58" Type="http://schemas.openxmlformats.org/officeDocument/2006/relationships/hyperlink" Target="https://www.ub.edu/grevia/informe/Informe-comision-expertos-Mallorca-2020.pdf" TargetMode="External"/><Relationship Id="rId74" Type="http://schemas.openxmlformats.org/officeDocument/2006/relationships/hyperlink" Target="https://doi.org/10.1080/23744006.2019.1591693" TargetMode="External"/><Relationship Id="rId79" Type="http://schemas.openxmlformats.org/officeDocument/2006/relationships/hyperlink" Target="https://doi.org/10.1007/s43076-020-00022-6" TargetMode="External"/><Relationship Id="rId5" Type="http://schemas.openxmlformats.org/officeDocument/2006/relationships/settings" Target="settings.xml"/><Relationship Id="rId90" Type="http://schemas.microsoft.com/office/2011/relationships/people" Target="people.xml"/><Relationship Id="rId22" Type="http://schemas.openxmlformats.org/officeDocument/2006/relationships/hyperlink" Target="https://doi.org/10.1525/fsr.2015.27.4.222" TargetMode="External"/><Relationship Id="rId27" Type="http://schemas.openxmlformats.org/officeDocument/2006/relationships/hyperlink" Target="https://doi.org/10.1038/s41598-023-31846-8" TargetMode="External"/><Relationship Id="rId43" Type="http://schemas.openxmlformats.org/officeDocument/2006/relationships/hyperlink" Target="https://doi.org/10.1177/1057567711418500" TargetMode="External"/><Relationship Id="rId48" Type="http://schemas.openxmlformats.org/officeDocument/2006/relationships/hyperlink" Target="https://doi.org/10.1007/s10560-018-0561-5" TargetMode="External"/><Relationship Id="rId64" Type="http://schemas.openxmlformats.org/officeDocument/2006/relationships/hyperlink" Target="https://doi.org/10.1007/s10964-020-01321-y" TargetMode="External"/><Relationship Id="rId69" Type="http://schemas.openxmlformats.org/officeDocument/2006/relationships/hyperlink" Target="https://doi.org/10.1016/j.avb.2016.03.009" TargetMode="External"/><Relationship Id="rId8" Type="http://schemas.openxmlformats.org/officeDocument/2006/relationships/endnotes" Target="endnotes.xml"/><Relationship Id="rId51" Type="http://schemas.openxmlformats.org/officeDocument/2006/relationships/hyperlink" Target="https://doi.org/10.1177/0022427899036004001" TargetMode="External"/><Relationship Id="rId72" Type="http://schemas.openxmlformats.org/officeDocument/2006/relationships/hyperlink" Target="https://doi.org/10.1002/car.2353" TargetMode="External"/><Relationship Id="rId80" Type="http://schemas.openxmlformats.org/officeDocument/2006/relationships/hyperlink" Target="https://doi.org/10.1111/jcom.12201" TargetMode="External"/><Relationship Id="rId85" Type="http://schemas.openxmlformats.org/officeDocument/2006/relationships/hyperlink" Target="https://doi.org/10.1080/00223891.1990.9674095" TargetMode="External"/><Relationship Id="rId93" Type="http://schemas.microsoft.com/office/2018/08/relationships/commentsExtensible" Target="commentsExtensible.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hyperlink" Target="https://www.ansiedadyestres.es/es" TargetMode="External"/><Relationship Id="rId25" Type="http://schemas.openxmlformats.org/officeDocument/2006/relationships/hyperlink" Target="https://doi.org/10.1023/A:1005109522457" TargetMode="External"/><Relationship Id="rId33" Type="http://schemas.openxmlformats.org/officeDocument/2006/relationships/hyperlink" Target="https://doi.org/10.1177/1477370809358018" TargetMode="External"/><Relationship Id="rId38" Type="http://schemas.openxmlformats.org/officeDocument/2006/relationships/hyperlink" Target="https://doi.org/10.1177/1524838020942754" TargetMode="External"/><Relationship Id="rId46" Type="http://schemas.openxmlformats.org/officeDocument/2006/relationships/hyperlink" Target="https://doi.org/10.1007/s10802-023-01105-5" TargetMode="External"/><Relationship Id="rId59" Type="http://schemas.openxmlformats.org/officeDocument/2006/relationships/hyperlink" Target="https://doi.org/10.1037/vio0000075" TargetMode="External"/><Relationship Id="rId67" Type="http://schemas.openxmlformats.org/officeDocument/2006/relationships/hyperlink" Target="https://doi.org/10.1177/0011128715619736" TargetMode="External"/><Relationship Id="rId20" Type="http://schemas.openxmlformats.org/officeDocument/2006/relationships/hyperlink" Target="https://doi.org/10.1177/1524838017735925" TargetMode="External"/><Relationship Id="rId41" Type="http://schemas.openxmlformats.org/officeDocument/2006/relationships/hyperlink" Target="https://doi.org/10.1177/1524838018821956" TargetMode="External"/><Relationship Id="rId54" Type="http://schemas.openxmlformats.org/officeDocument/2006/relationships/hyperlink" Target="https://doi.org/10.1016/j.ijmedinf.2020.104137" TargetMode="External"/><Relationship Id="rId62" Type="http://schemas.openxmlformats.org/officeDocument/2006/relationships/hyperlink" Target="https://doi.org/10.1111/j.1745-9125.2000.tb00911.x" TargetMode="External"/><Relationship Id="rId70" Type="http://schemas.openxmlformats.org/officeDocument/2006/relationships/hyperlink" Target="https://doi.org/10.1146/annurev-criminol-111523-122451" TargetMode="External"/><Relationship Id="rId75" Type="http://schemas.openxmlformats.org/officeDocument/2006/relationships/hyperlink" Target="https://doi.org/10.1007/s10940-012-9188-4" TargetMode="External"/><Relationship Id="rId83" Type="http://schemas.openxmlformats.org/officeDocument/2006/relationships/hyperlink" Target="https://doi.org/10.1177/08862605251336348"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1007/s10508-019-01571-3" TargetMode="External"/><Relationship Id="rId23" Type="http://schemas.openxmlformats.org/officeDocument/2006/relationships/hyperlink" Target="https://doi.org/10.1111/j.1467-985X.2008.00556.x" TargetMode="External"/><Relationship Id="rId28" Type="http://schemas.openxmlformats.org/officeDocument/2006/relationships/hyperlink" Target="https://doi.org/10.2307/2094589" TargetMode="External"/><Relationship Id="rId36" Type="http://schemas.openxmlformats.org/officeDocument/2006/relationships/hyperlink" Target="https://doi.org/10.1016/j.avb.2016.11.004" TargetMode="External"/><Relationship Id="rId49" Type="http://schemas.openxmlformats.org/officeDocument/2006/relationships/hyperlink" Target="https://doi.org/10.1177/0886260509354888" TargetMode="External"/><Relationship Id="rId57" Type="http://schemas.openxmlformats.org/officeDocument/2006/relationships/hyperlink" Target="https://doi.org/10.1136/jech-2020-214188" TargetMode="External"/><Relationship Id="rId10" Type="http://schemas.microsoft.com/office/2011/relationships/commentsExtended" Target="commentsExtended.xml"/><Relationship Id="rId31" Type="http://schemas.openxmlformats.org/officeDocument/2006/relationships/hyperlink" Target="https://doi.org/10.1177/15248380211053617" TargetMode="External"/><Relationship Id="rId44" Type="http://schemas.openxmlformats.org/officeDocument/2006/relationships/hyperlink" Target="https://doi.org/10.1002/ab.21502" TargetMode="External"/><Relationship Id="rId52" Type="http://schemas.openxmlformats.org/officeDocument/2006/relationships/hyperlink" Target="https://doi.org/10.1016/j.jcrimjus.2009.02.008" TargetMode="External"/><Relationship Id="rId60" Type="http://schemas.openxmlformats.org/officeDocument/2006/relationships/hyperlink" Target="https://doi.org/10.1177/00111287221148656" TargetMode="External"/><Relationship Id="rId65" Type="http://schemas.openxmlformats.org/officeDocument/2006/relationships/hyperlink" Target="https://doi.org/10.1111/spc3.12579" TargetMode="External"/><Relationship Id="rId73" Type="http://schemas.openxmlformats.org/officeDocument/2006/relationships/hyperlink" Target="https://doi.org/10.1007/s00127-014-0937-6" TargetMode="External"/><Relationship Id="rId78" Type="http://schemas.openxmlformats.org/officeDocument/2006/relationships/hyperlink" Target="https://doi.org/10.1016/j.dr.2022.101026" TargetMode="External"/><Relationship Id="rId81" Type="http://schemas.openxmlformats.org/officeDocument/2006/relationships/hyperlink" Target="https://doi.org/10.1177/1745691617693393" TargetMode="External"/><Relationship Id="rId86" Type="http://schemas.openxmlformats.org/officeDocument/2006/relationships/hyperlink" Target="https://doi.org/10.5167/uzh253680" TargetMode="Externa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doi.org/10.1007/s40865-017-0068-3" TargetMode="External"/><Relationship Id="rId39" Type="http://schemas.openxmlformats.org/officeDocument/2006/relationships/hyperlink" Target="https://doi.org/10.1016/j.chiabu.2004.11.001" TargetMode="External"/><Relationship Id="rId34" Type="http://schemas.openxmlformats.org/officeDocument/2006/relationships/hyperlink" Target="https://doi.org/10.1177/0734016818761529" TargetMode="External"/><Relationship Id="rId50" Type="http://schemas.openxmlformats.org/officeDocument/2006/relationships/hyperlink" Target="https://doi.org/10.1016/j.avb.2011.09.003" TargetMode="External"/><Relationship Id="rId55" Type="http://schemas.openxmlformats.org/officeDocument/2006/relationships/hyperlink" Target="https://doi.org/10.1007/s10940-010-9099-1" TargetMode="External"/><Relationship Id="rId76" Type="http://schemas.openxmlformats.org/officeDocument/2006/relationships/hyperlink" Target="https://doi.org/10.1016/j.socscimed.2013.02.034" TargetMode="External"/><Relationship Id="rId7" Type="http://schemas.openxmlformats.org/officeDocument/2006/relationships/footnotes" Target="footnotes.xml"/><Relationship Id="rId71" Type="http://schemas.openxmlformats.org/officeDocument/2006/relationships/hyperlink" Target="https://doi.org/10.1037/a0030550" TargetMode="External"/><Relationship Id="rId92" Type="http://schemas.microsoft.com/office/2016/09/relationships/commentsIds" Target="commentsIds.xml"/><Relationship Id="rId2" Type="http://schemas.openxmlformats.org/officeDocument/2006/relationships/customXml" Target="../customXml/item2.xml"/><Relationship Id="rId29" Type="http://schemas.openxmlformats.org/officeDocument/2006/relationships/hyperlink" Target="https://doi.org/10.1177/0886260507306498" TargetMode="External"/><Relationship Id="rId24" Type="http://schemas.openxmlformats.org/officeDocument/2006/relationships/hyperlink" Target="https://doi.org/10.1001/archinte.158.16.1789" TargetMode="External"/><Relationship Id="rId40" Type="http://schemas.openxmlformats.org/officeDocument/2006/relationships/hyperlink" Target="https://doi.org/10.1177/1524838018795269" TargetMode="External"/><Relationship Id="rId45" Type="http://schemas.openxmlformats.org/officeDocument/2006/relationships/hyperlink" Target="https://doi.org/10.1007/s12119-023-10095-x" TargetMode="External"/><Relationship Id="rId66" Type="http://schemas.openxmlformats.org/officeDocument/2006/relationships/hyperlink" Target="https://doi.org/10.3390/bs6010001" TargetMode="External"/><Relationship Id="rId87" Type="http://schemas.openxmlformats.org/officeDocument/2006/relationships/header" Target="header1.xml"/><Relationship Id="rId61" Type="http://schemas.openxmlformats.org/officeDocument/2006/relationships/hyperlink" Target="https://doi.org/10.1111/j.1530-0277.2011.01641.x" TargetMode="External"/><Relationship Id="rId82" Type="http://schemas.openxmlformats.org/officeDocument/2006/relationships/hyperlink" Target="https://doi.org/10.1002/ab.20367" TargetMode="External"/><Relationship Id="rId19" Type="http://schemas.openxmlformats.org/officeDocument/2006/relationships/hyperlink" Target="https://doi.org/10.1007/s10940-019-09418-9" TargetMode="External"/><Relationship Id="rId14" Type="http://schemas.openxmlformats.org/officeDocument/2006/relationships/image" Target="media/image3.png"/><Relationship Id="rId30" Type="http://schemas.openxmlformats.org/officeDocument/2006/relationships/hyperlink" Target="https://doi.org/10.1080/07418829400092421" TargetMode="External"/><Relationship Id="rId35" Type="http://schemas.openxmlformats.org/officeDocument/2006/relationships/hyperlink" Target="https://doi.org/10.1177/0011128708321322" TargetMode="External"/><Relationship Id="rId56" Type="http://schemas.openxmlformats.org/officeDocument/2006/relationships/hyperlink" Target="https://doi.org/10.1177/1524838017730648" TargetMode="External"/><Relationship Id="rId77" Type="http://schemas.openxmlformats.org/officeDocument/2006/relationships/hyperlink" Target="https://doi.org/10.1007/s10940-014-9244-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1wVlBMTsWoXw5ig/DoUYt/Xsg==">CgMxLjA4AHIhMVRzVkdKSjROaXRFWGdtRWRaRTBScjBQM044a1FPWWJT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FDDC87-C1DD-465F-B944-1DE1B228A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Pages>
  <Words>17382</Words>
  <Characters>99079</Characters>
  <Application>Microsoft Office Word</Application>
  <DocSecurity>0</DocSecurity>
  <Lines>825</Lines>
  <Paragraphs>232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Ignasi</cp:lastModifiedBy>
  <cp:revision>61</cp:revision>
  <cp:lastPrinted>2026-03-30T15:34:00Z</cp:lastPrinted>
  <dcterms:created xsi:type="dcterms:W3CDTF">2025-09-23T11:27:00Z</dcterms:created>
  <dcterms:modified xsi:type="dcterms:W3CDTF">2026-03-30T15:34:00Z</dcterms:modified>
</cp:coreProperties>
</file>